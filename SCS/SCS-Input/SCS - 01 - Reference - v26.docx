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2" w:rightFromText="142" w:vertAnchor="page" w:tblpY="965"/>
        <w:tblOverlap w:val="never"/>
        <w:tblW w:w="0" w:type="auto"/>
        <w:tblBorders>
          <w:bottom w:val="single" w:sz="4" w:space="0" w:color="auto"/>
        </w:tblBorders>
        <w:tblCellMar>
          <w:left w:w="0" w:type="dxa"/>
          <w:bottom w:w="113" w:type="dxa"/>
          <w:right w:w="0" w:type="dxa"/>
        </w:tblCellMar>
        <w:tblLook w:val="04A0" w:firstRow="1" w:lastRow="0" w:firstColumn="1" w:lastColumn="0" w:noHBand="0" w:noVBand="1"/>
      </w:tblPr>
      <w:tblGrid>
        <w:gridCol w:w="9628"/>
      </w:tblGrid>
      <w:tr w:rsidR="006A263A" w:rsidRPr="00392A5A" w14:paraId="33E4A435" w14:textId="77777777" w:rsidTr="008D06DE">
        <w:tc>
          <w:tcPr>
            <w:tcW w:w="9628" w:type="dxa"/>
          </w:tcPr>
          <w:p w14:paraId="12391B9A" w14:textId="18A4A80E" w:rsidR="006A263A" w:rsidRPr="00392A5A" w:rsidRDefault="007140EC" w:rsidP="00D866D1">
            <w:pPr>
              <w:pStyle w:val="FolderName"/>
              <w:framePr w:hSpace="0" w:wrap="auto" w:vAnchor="margin" w:yAlign="inline"/>
              <w:suppressOverlap w:val="0"/>
              <w:rPr>
                <w:lang w:val="fr-BE"/>
              </w:rPr>
            </w:pPr>
            <w:r>
              <w:rPr>
                <w:lang w:val="fr-BE"/>
              </w:rPr>
              <w:t>SCS – Sopra Crypto Solution</w:t>
            </w:r>
            <w:r w:rsidR="00093DAB">
              <w:rPr>
                <w:lang w:val="fr-BE"/>
              </w:rPr>
              <w:t>s</w:t>
            </w:r>
          </w:p>
        </w:tc>
      </w:tr>
      <w:tr w:rsidR="00D10B1E" w:rsidRPr="00392A5A" w14:paraId="65B67BDD" w14:textId="77777777" w:rsidTr="008D06DE">
        <w:tc>
          <w:tcPr>
            <w:tcW w:w="9628" w:type="dxa"/>
          </w:tcPr>
          <w:p w14:paraId="1C7F9652" w14:textId="77777777" w:rsidR="00D10B1E" w:rsidRDefault="00D10B1E" w:rsidP="00D866D1">
            <w:pPr>
              <w:pStyle w:val="FolderName"/>
              <w:framePr w:hSpace="0" w:wrap="auto" w:vAnchor="margin" w:yAlign="inline"/>
              <w:suppressOverlap w:val="0"/>
              <w:rPr>
                <w:lang w:val="fr-BE"/>
              </w:rPr>
            </w:pPr>
          </w:p>
        </w:tc>
      </w:tr>
      <w:tr w:rsidR="000D6057" w:rsidRPr="00392A5A" w14:paraId="2D213209" w14:textId="77777777" w:rsidTr="008D06DE">
        <w:tc>
          <w:tcPr>
            <w:tcW w:w="9628" w:type="dxa"/>
          </w:tcPr>
          <w:p w14:paraId="1393EE14" w14:textId="77777777" w:rsidR="000D6057" w:rsidRDefault="000D6057" w:rsidP="00D866D1">
            <w:pPr>
              <w:pStyle w:val="FolderName"/>
              <w:framePr w:hSpace="0" w:wrap="auto" w:vAnchor="margin" w:yAlign="inline"/>
              <w:suppressOverlap w:val="0"/>
              <w:rPr>
                <w:lang w:val="fr-BE"/>
              </w:rPr>
            </w:pPr>
          </w:p>
        </w:tc>
      </w:tr>
    </w:tbl>
    <w:p w14:paraId="657C671C" w14:textId="52018896" w:rsidR="000023BD" w:rsidRPr="00CA1761" w:rsidRDefault="000023BD" w:rsidP="00901418">
      <w:pPr>
        <w:pStyle w:val="Documenttitle"/>
      </w:pPr>
      <w:r w:rsidRPr="00CA1761">
        <w:rPr>
          <w:noProof/>
        </w:rPr>
        <mc:AlternateContent>
          <mc:Choice Requires="wps">
            <w:drawing>
              <wp:anchor distT="0" distB="0" distL="114300" distR="114300" simplePos="1" relativeHeight="251658240" behindDoc="0" locked="0" layoutInCell="1" allowOverlap="1" wp14:anchorId="7D44850F" wp14:editId="48B192AD">
                <wp:simplePos x="12700" y="12700"/>
                <wp:positionH relativeFrom="column">
                  <wp:posOffset>-707390</wp:posOffset>
                </wp:positionH>
                <wp:positionV relativeFrom="paragraph">
                  <wp:posOffset>-1175385</wp:posOffset>
                </wp:positionV>
                <wp:extent cx="12700" cy="12700"/>
                <wp:effectExtent l="0" t="0" r="0" b="0"/>
                <wp:wrapNone/>
                <wp:docPr id="6" name="DocumentXML" descr="P2TB1#y1" hidden="1"/>
                <wp:cNvGraphicFramePr/>
                <a:graphic xmlns:a="http://schemas.openxmlformats.org/drawingml/2006/main">
                  <a:graphicData uri="http://schemas.microsoft.com/office/word/2010/wordprocessingShape">
                    <wps:wsp>
                      <wps:cNvSpPr txBox="1"/>
                      <wps:spPr>
                        <a:xfrm>
                          <a:off x="0" y="0"/>
                          <a:ext cx="12700" cy="12700"/>
                        </a:xfrm>
                        <a:prstGeom prst="rect">
                          <a:avLst/>
                        </a:prstGeom>
                        <a:noFill/>
                        <a:ln w="6350">
                          <a:solidFill>
                            <a:prstClr val="black"/>
                          </a:solidFill>
                        </a:ln>
                      </wps:spPr>
                      <wps:txbx>
                        <w:txbxContent>
                          <w:p w14:paraId="65A7947B" w14:textId="77777777" w:rsidR="000023BD" w:rsidRPr="00706622" w:rsidRDefault="000023BD" w:rsidP="000023BD">
                            <w:pPr>
                              <w:rPr>
                                <w:noProof/>
                              </w:rPr>
                            </w:pPr>
                            <w:r w:rsidRPr="00706622">
                              <w:rPr>
                                <w:noProof/>
                              </w:rPr>
                              <w:t>&lt;?xml version="1.0"?&gt;&lt;DocumentFile xmlns:xsi="http://www.w3.org/2001/XMLSchema-instance" xmlns:xsd="http://www.w3.org/2001/XMLSchema"&gt;  &lt;GraphicCharterDefinitionId&gt;0&lt;/GraphicCharterDefinitionId&gt;  &lt;TemplateBaseTypeId&gt;0&lt;/TemplateBaseTypeId&gt;  &lt;CompanyId&gt;1&lt;/CompanyId&gt;  &lt;ConfidentialId&gt;1&lt;/ConfidentialId&gt;  &lt;ConfidentialDescription&gt;Confidentiel&lt;/ConfidentialDescription&gt;  &lt;CountryId&gt;0&lt;/CountryId&gt;  &lt;PageSizeId&gt;1&lt;/PageSizeId&gt;  &lt;PageOrientationId&gt;1&lt;/PageOrientationId&gt;  &lt;PrePrintedStationary&gt;false&lt;/PrePrintedStationary&gt;  &lt;Project /&gt;  &lt;Reference&gt;20230419-160420-LM&lt;/Reference&gt;  &lt;TemplateType&gt;3&lt;/TemplateType&gt;  &lt;CultureId&gt;fr-FR&lt;/CultureId&gt;  &lt;LanguageId&gt;2&lt;/LanguageId&gt;  &lt;Customer /&gt;  &lt;DocumentDate&gt;2023-04-19T16:14:04.7209695+02:00&lt;/DocumentDate&gt;  &lt;Saved&gt;false&lt;/Saved&gt;  &lt;IsValid&gt;true&lt;/IsValid&gt;  &lt;FirstPageCover&gt;false&lt;/FirstPageCover&gt;  &lt;IsNew&gt;true&lt;/IsNew&gt;  &lt;CurrentVersion&gt;1.00&lt;/CurrentVersion&gt;  &lt;DocumentType&gt;Dossier&lt;/DocumentType&gt;  &lt;DocumentTypeId&gt;1&lt;/DocumentTypeId&gt;  &lt;Entity /&gt;  &lt;HasDistributionList&gt;true&lt;/HasDistributionList&gt;  &lt;HasForeword&gt;false&lt;/HasForeword&gt;  &lt;Recipient&gt;XXXX</w:t>
                            </w:r>
                          </w:p>
                          <w:p w14:paraId="68F82698" w14:textId="77777777" w:rsidR="000023BD" w:rsidRDefault="000023BD" w:rsidP="000023BD">
                            <w:pPr>
                              <w:rPr>
                                <w:noProof/>
                              </w:rPr>
                            </w:pPr>
                            <w:r>
                              <w:rPr>
                                <w:noProof/>
                              </w:rPr>
                              <w:t>XXXX</w:t>
                            </w:r>
                          </w:p>
                          <w:p w14:paraId="12ED9559" w14:textId="77777777" w:rsidR="000023BD" w:rsidRDefault="000023BD" w:rsidP="000023BD">
                            <w:pPr>
                              <w:rPr>
                                <w:noProof/>
                              </w:rPr>
                            </w:pPr>
                            <w:r>
                              <w:rPr>
                                <w:noProof/>
                              </w:rPr>
                              <w:t>XXXX&lt;/Recipient&gt;  &lt;Title&gt;DOSSIER&lt;/Title&gt;  &lt;Status&gt;1&lt;/Status&gt;  &lt;StatusDescription&gt;Travail&lt;/StatusDescription&gt;  &lt;SetEdition&gt;false&lt;/SetEdition&gt;  &lt;SetVersion&gt;false&lt;/SetVersion&gt;&lt;/DocumentFile&gt;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44850F" id="_x0000_t202" coordsize="21600,21600" o:spt="202" path="m,l,21600r21600,l21600,xe">
                <v:stroke joinstyle="miter"/>
                <v:path gradientshapeok="t" o:connecttype="rect"/>
              </v:shapetype>
              <v:shape id="DocumentXML" o:spid="_x0000_s1026" type="#_x0000_t202" alt="P2TB1#y1" style="position:absolute;margin-left:-55.7pt;margin-top:-92.55pt;width:1pt;height:1pt;z-index:251658240;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" filled="f" strokeweight=".5pt">
                <v:textbox>
                  <w:txbxContent>
                    <w:p w14:paraId="65A7947B" w14:textId="77777777" w:rsidR="000023BD" w:rsidRPr="00706622" w:rsidRDefault="000023BD" w:rsidP="000023BD">
                      <w:pPr>
                        <w:rPr>
                          <w:noProof/>
                        </w:rPr>
                      </w:pPr>
                      <w:r w:rsidRPr="00706622">
                        <w:rPr>
                          <w:noProof/>
                        </w:rPr>
                        <w:t>&lt;?xml version="1.0"?&gt;&lt;DocumentFile xmlns:xsi="http://www.w3.org/2001/XMLSchema-instance" xmlns:xsd="http://www.w3.org/2001/XMLSchema"&gt;  &lt;GraphicCharterDefinitionId&gt;0&lt;/GraphicCharterDefinitionId&gt;  &lt;TemplateBaseTypeId&gt;0&lt;/TemplateBaseTypeId&gt;  &lt;CompanyId&gt;1&lt;/CompanyId&gt;  &lt;ConfidentialId&gt;1&lt;/ConfidentialId&gt;  &lt;ConfidentialDescription&gt;Confidentiel&lt;/ConfidentialDescription&gt;  &lt;CountryId&gt;0&lt;/CountryId&gt;  &lt;PageSizeId&gt;1&lt;/PageSizeId&gt;  &lt;PageOrientationId&gt;1&lt;/PageOrientationId&gt;  &lt;PrePrintedStationary&gt;false&lt;/PrePrintedStationary&gt;  &lt;Project /&gt;  &lt;Reference&gt;20230419-160420-LM&lt;/Reference&gt;  &lt;TemplateType&gt;3&lt;/TemplateType&gt;  &lt;CultureId&gt;fr-FR&lt;/CultureId&gt;  &lt;LanguageId&gt;2&lt;/LanguageId&gt;  &lt;Customer /&gt;  &lt;DocumentDate&gt;2023-04-19T16:14:04.7209695+02:00&lt;/DocumentDate&gt;  &lt;Saved&gt;false&lt;/Saved&gt;  &lt;IsValid&gt;true&lt;/IsValid&gt;  &lt;FirstPageCover&gt;false&lt;/FirstPageCover&gt;  &lt;IsNew&gt;true&lt;/IsNew&gt;  &lt;CurrentVersion&gt;1.00&lt;/CurrentVersion&gt;  &lt;DocumentType&gt;Dossier&lt;/DocumentType&gt;  &lt;DocumentTypeId&gt;1&lt;/DocumentTypeId&gt;  &lt;Entity /&gt;  &lt;HasDistributionList&gt;true&lt;/HasDistributionList&gt;  &lt;HasForeword&gt;false&lt;/HasForeword&gt;  &lt;Recipient&gt;XXXX</w:t>
                      </w:r>
                    </w:p>
                    <w:p w14:paraId="68F82698" w14:textId="77777777" w:rsidR="000023BD" w:rsidRDefault="000023BD" w:rsidP="000023BD">
                      <w:pPr>
                        <w:rPr>
                          <w:noProof/>
                        </w:rPr>
                      </w:pPr>
                      <w:r>
                        <w:rPr>
                          <w:noProof/>
                        </w:rPr>
                        <w:t>XXXX</w:t>
                      </w:r>
                    </w:p>
                    <w:p w14:paraId="12ED9559" w14:textId="77777777" w:rsidR="000023BD" w:rsidRDefault="000023BD" w:rsidP="000023BD">
                      <w:pPr>
                        <w:rPr>
                          <w:noProof/>
                        </w:rPr>
                      </w:pPr>
                      <w:r>
                        <w:rPr>
                          <w:noProof/>
                        </w:rPr>
                        <w:t>XXXX&lt;/Recipient&gt;  &lt;Title&gt;DOSSIER&lt;/Title&gt;  &lt;Status&gt;1&lt;/Status&gt;  &lt;StatusDescription&gt;Travail&lt;/StatusDescription&gt;  &lt;SetEdition&gt;false&lt;/SetEdition&gt;  &lt;SetVersion&gt;false&lt;/SetVersion&gt;&lt;/DocumentFile&gt;</w:t>
                      </w:r>
                    </w:p>
                  </w:txbxContent>
                </v:textbox>
              </v:shape>
            </w:pict>
          </mc:Fallback>
        </mc:AlternateContent>
      </w:r>
      <w:r w:rsidR="00392A5A">
        <w:rPr>
          <w:noProof/>
        </w:rPr>
        <w:t xml:space="preserve">Reference </w:t>
      </w:r>
      <w:r w:rsidR="00BD320E">
        <w:rPr>
          <w:noProof/>
        </w:rPr>
        <w:t>guide</w:t>
      </w:r>
    </w:p>
    <w:p w14:paraId="708C7F8D" w14:textId="77777777" w:rsidR="000B4D58" w:rsidRPr="00CA1761" w:rsidRDefault="000023BD">
      <w:r w:rsidRPr="00CA1761">
        <w:rPr>
          <w:noProof/>
        </w:rPr>
        <mc:AlternateContent>
          <mc:Choice Requires="wps">
            <w:drawing>
              <wp:inline distT="0" distB="0" distL="0" distR="0" wp14:anchorId="5F54C4FF" wp14:editId="521655C9">
                <wp:extent cx="6111360" cy="0"/>
                <wp:effectExtent l="0" t="12700" r="22860" b="12700"/>
                <wp:docPr id="2068787528" name="Connecteur droit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11360" cy="0"/>
                        </a:xfrm>
                        <a:prstGeom prst="line">
                          <a:avLst/>
                        </a:prstGeom>
                        <a:ln w="25400">
                          <a:gradFill flip="none" rotWithShape="1">
                            <a:gsLst>
                              <a:gs pos="0">
                                <a:schemeClr val="tx2"/>
                              </a:gs>
                              <a:gs pos="15000">
                                <a:schemeClr val="bg2"/>
                              </a:gs>
                              <a:gs pos="60000">
                                <a:schemeClr val="accent1"/>
                              </a:gs>
                              <a:gs pos="100000">
                                <a:schemeClr val="accent2"/>
                              </a:gs>
                            </a:gsLst>
                            <a:lin ang="2700000" scaled="0"/>
                            <a:tileRect/>
                          </a:gra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559C5BA">
              <v:line id="Connecteur droit 1" style="visibility:visible;mso-wrap-style:square;mso-left-percent:-10001;mso-top-percent:-10001;mso-position-horizontal:absolute;mso-position-horizontal-relative:char;mso-position-vertical:absolute;mso-position-vertical-relative:line;mso-left-percent:-10001;mso-top-percent:-10001" alt="&quot;&quot;" o:spid="_x0000_s1026" strokeweight="2pt" from="0,0" to="481.2pt,0" w14:anchorId="64BB9F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">
                <v:stroke joinstyle="miter"/>
                <w10:anchorlock/>
              </v:line>
            </w:pict>
          </mc:Fallback>
        </mc:AlternateContent>
      </w:r>
    </w:p>
    <w:p w14:paraId="59063104" w14:textId="3C1EE96F" w:rsidR="00357FE4" w:rsidRPr="00CA1761" w:rsidRDefault="00357FE4" w:rsidP="00901418"/>
    <w:p w14:paraId="5D935CC3" w14:textId="77777777" w:rsidR="00B37C84" w:rsidRPr="00CA1761" w:rsidRDefault="00B37C84" w:rsidP="00B37C84">
      <w:pPr>
        <w:pStyle w:val="Version"/>
      </w:pPr>
      <w:r w:rsidRPr="00CA1761">
        <w:t>Version 1.00</w:t>
      </w:r>
    </w:p>
    <w:p w14:paraId="795A9DC5" w14:textId="62F2D9E9" w:rsidR="00B37C84" w:rsidRPr="00CA1761" w:rsidRDefault="00CA1761" w:rsidP="00B37C84">
      <w:pPr>
        <w:pStyle w:val="Date"/>
      </w:pPr>
      <w:r>
        <w:fldChar w:fldCharType="begin"/>
      </w:r>
      <w:r>
        <w:instrText xml:space="preserve"> DATE \@ "MMMM d, yyyy" \* MERGEFORMAT </w:instrText>
      </w:r>
      <w:r>
        <w:fldChar w:fldCharType="separate"/>
      </w:r>
      <w:ins w:id="0" w:author="ORBAN Olivier" w:date="2026-05-19T13:36:00Z" w16du:dateUtc="2026-05-19T11:36:00Z">
        <w:r w:rsidR="006B5E9A">
          <w:rPr>
            <w:noProof/>
          </w:rPr>
          <w:t>May 19, 2026</w:t>
        </w:r>
      </w:ins>
      <w:del w:id="1" w:author="ORBAN Olivier" w:date="2026-05-11T15:09:00Z" w16du:dateUtc="2026-05-11T13:09:00Z">
        <w:r w:rsidR="00EE3775" w:rsidDel="00DA61F5">
          <w:rPr>
            <w:noProof/>
          </w:rPr>
          <w:delText>April 24, 2026</w:delText>
        </w:r>
      </w:del>
      <w:r>
        <w:fldChar w:fldCharType="end"/>
      </w:r>
    </w:p>
    <w:p w14:paraId="24639537" w14:textId="77777777" w:rsidR="00B37C84" w:rsidRPr="00CA1761" w:rsidRDefault="00B37C84" w:rsidP="007776ED">
      <w:pPr>
        <w:pStyle w:val="Reference"/>
        <w:rPr>
          <w:lang w:val="en-GB"/>
        </w:rPr>
      </w:pPr>
      <w:r w:rsidRPr="00CA1761">
        <w:rPr>
          <w:lang w:val="en-GB"/>
        </w:rPr>
        <w:t>Ref.: 20230419-160420-LM</w:t>
      </w:r>
    </w:p>
    <w:p w14:paraId="1B602232" w14:textId="77777777" w:rsidR="00B37C84" w:rsidRPr="00CA1761" w:rsidRDefault="00CA1761" w:rsidP="007776ED">
      <w:pPr>
        <w:pStyle w:val="DocumentStatus"/>
        <w:rPr>
          <w:lang w:val="en-GB"/>
        </w:rPr>
      </w:pPr>
      <w:r w:rsidRPr="00CA1761">
        <w:rPr>
          <w:lang w:val="en-GB"/>
        </w:rPr>
        <w:t>Status</w:t>
      </w:r>
      <w:r w:rsidR="00B37C84" w:rsidRPr="00CA1761">
        <w:rPr>
          <w:lang w:val="en-GB"/>
        </w:rPr>
        <w:t xml:space="preserve">: </w:t>
      </w:r>
      <w:r w:rsidRPr="00CA1761">
        <w:rPr>
          <w:lang w:val="en-GB"/>
        </w:rPr>
        <w:t>In progress</w:t>
      </w:r>
    </w:p>
    <w:p w14:paraId="520C8904" w14:textId="77777777" w:rsidR="00357FE4" w:rsidRPr="00CA1761" w:rsidRDefault="00357FE4"/>
    <w:p w14:paraId="45F148C7" w14:textId="77777777" w:rsidR="00901418" w:rsidRPr="00CA1761" w:rsidRDefault="00901418"/>
    <w:p w14:paraId="5481CA77" w14:textId="77777777" w:rsidR="00901418" w:rsidRPr="00CA1761" w:rsidRDefault="00901418">
      <w:pPr>
        <w:sectPr w:rsidR="00901418" w:rsidRPr="00CA1761" w:rsidSect="00B42198">
          <w:headerReference w:type="even" r:id="rId11"/>
          <w:headerReference w:type="default" r:id="rId12"/>
          <w:footerReference w:type="default" r:id="rId13"/>
          <w:headerReference w:type="first" r:id="rId14"/>
          <w:footerReference w:type="first" r:id="rId15"/>
          <w:pgSz w:w="11906" w:h="16838"/>
          <w:pgMar w:top="992" w:right="1134" w:bottom="1814" w:left="1134" w:header="340" w:footer="709" w:gutter="0"/>
          <w:cols w:space="708"/>
          <w:titlePg/>
          <w:docGrid w:linePitch="360"/>
        </w:sectPr>
      </w:pPr>
    </w:p>
    <w:p w14:paraId="12411EB6" w14:textId="77777777" w:rsidR="00357FE4" w:rsidRPr="00CA1761" w:rsidRDefault="00CA1761" w:rsidP="00A91F1A">
      <w:pPr>
        <w:pStyle w:val="TitleIntro"/>
      </w:pPr>
      <w:r w:rsidRPr="00CA1761">
        <w:lastRenderedPageBreak/>
        <w:t>Recipient (s)</w:t>
      </w:r>
    </w:p>
    <w:tbl>
      <w:tblPr>
        <w:tblStyle w:val="Tableau"/>
        <w:tblW w:w="0" w:type="auto"/>
        <w:tblLook w:val="0480" w:firstRow="0" w:lastRow="0" w:firstColumn="1" w:lastColumn="0" w:noHBand="0" w:noVBand="1"/>
      </w:tblPr>
      <w:tblGrid>
        <w:gridCol w:w="4814"/>
        <w:gridCol w:w="4814"/>
      </w:tblGrid>
      <w:tr w:rsidR="00520E68" w:rsidRPr="00CA1761" w14:paraId="46EA998D" w14:textId="77777777" w:rsidTr="008D06DE">
        <w:tc>
          <w:tcPr>
            <w:tcW w:w="4814" w:type="dxa"/>
          </w:tcPr>
          <w:p w14:paraId="6743D9AC" w14:textId="77777777" w:rsidR="00520E68" w:rsidRPr="00CA1761" w:rsidRDefault="00520E68">
            <w:pPr>
              <w:rPr>
                <w:b/>
                <w:bCs/>
                <w:color w:val="CF022B" w:themeColor="accent1"/>
              </w:rPr>
            </w:pPr>
            <w:r w:rsidRPr="00CA1761">
              <w:rPr>
                <w:b/>
                <w:bCs/>
                <w:color w:val="CF022B" w:themeColor="accent1"/>
              </w:rPr>
              <w:t>XXXX</w:t>
            </w:r>
          </w:p>
          <w:p w14:paraId="3102861C" w14:textId="77777777" w:rsidR="00520E68" w:rsidRPr="00CA1761" w:rsidRDefault="00520E68">
            <w:pPr>
              <w:rPr>
                <w:b/>
                <w:bCs/>
                <w:color w:val="CF022B" w:themeColor="accent1"/>
              </w:rPr>
            </w:pPr>
            <w:r w:rsidRPr="00CA1761">
              <w:rPr>
                <w:b/>
                <w:bCs/>
                <w:color w:val="CF022B" w:themeColor="accent1"/>
              </w:rPr>
              <w:t>XXXX</w:t>
            </w:r>
          </w:p>
        </w:tc>
        <w:tc>
          <w:tcPr>
            <w:tcW w:w="4814" w:type="dxa"/>
          </w:tcPr>
          <w:p w14:paraId="48DFA5DB" w14:textId="77777777" w:rsidR="00520E68" w:rsidRPr="00CA1761" w:rsidRDefault="00520E68">
            <w:pPr>
              <w:rPr>
                <w:b/>
                <w:bCs/>
                <w:color w:val="CF022B" w:themeColor="accent1"/>
              </w:rPr>
            </w:pPr>
            <w:r w:rsidRPr="00CA1761">
              <w:rPr>
                <w:b/>
                <w:bCs/>
                <w:color w:val="CF022B" w:themeColor="accent1"/>
              </w:rPr>
              <w:t>XXXX</w:t>
            </w:r>
          </w:p>
        </w:tc>
      </w:tr>
    </w:tbl>
    <w:p w14:paraId="31118BA4" w14:textId="77777777" w:rsidR="00F1727E" w:rsidRPr="00CA1761" w:rsidRDefault="00F1727E"/>
    <w:p w14:paraId="0926EF1E" w14:textId="77777777" w:rsidR="00F1727E" w:rsidRPr="00CA1761" w:rsidRDefault="00F1727E" w:rsidP="00A91F1A">
      <w:pPr>
        <w:pStyle w:val="TitleIntro"/>
      </w:pPr>
      <w:r w:rsidRPr="00CA1761">
        <w:t>Histor</w:t>
      </w:r>
      <w:r w:rsidR="00CA1761">
        <w:t>y</w:t>
      </w:r>
    </w:p>
    <w:tbl>
      <w:tblPr>
        <w:tblStyle w:val="Tableau"/>
        <w:tblW w:w="0" w:type="auto"/>
        <w:tblLook w:val="04A0" w:firstRow="1" w:lastRow="0" w:firstColumn="1" w:lastColumn="0" w:noHBand="0" w:noVBand="1"/>
      </w:tblPr>
      <w:tblGrid>
        <w:gridCol w:w="1134"/>
        <w:gridCol w:w="1417"/>
        <w:gridCol w:w="3061"/>
        <w:gridCol w:w="1926"/>
        <w:gridCol w:w="1926"/>
      </w:tblGrid>
      <w:tr w:rsidR="00520E68" w:rsidRPr="00CA1761" w14:paraId="17391468" w14:textId="77777777" w:rsidTr="008D06DE">
        <w:trPr>
          <w:cnfStyle w:val="100000000000" w:firstRow="1" w:lastRow="0" w:firstColumn="0" w:lastColumn="0" w:oddVBand="0" w:evenVBand="0" w:oddHBand="0" w:evenHBand="0" w:firstRowFirstColumn="0" w:firstRowLastColumn="0" w:lastRowFirstColumn="0" w:lastRowLastColumn="0"/>
        </w:trPr>
        <w:tc>
          <w:tcPr>
            <w:tcW w:w="1134" w:type="dxa"/>
          </w:tcPr>
          <w:p w14:paraId="35B011E3" w14:textId="77777777" w:rsidR="00520E68" w:rsidRPr="00CA1761" w:rsidRDefault="00520E68">
            <w:pPr>
              <w:rPr>
                <w:b/>
                <w:bCs/>
              </w:rPr>
            </w:pPr>
            <w:r w:rsidRPr="00CA1761">
              <w:rPr>
                <w:b/>
                <w:bCs/>
              </w:rPr>
              <w:t>Version</w:t>
            </w:r>
          </w:p>
        </w:tc>
        <w:tc>
          <w:tcPr>
            <w:tcW w:w="1417" w:type="dxa"/>
          </w:tcPr>
          <w:p w14:paraId="3EAB0FF3" w14:textId="77777777" w:rsidR="00520E68" w:rsidRPr="00CA1761" w:rsidRDefault="00520E68">
            <w:pPr>
              <w:rPr>
                <w:b/>
                <w:bCs/>
              </w:rPr>
            </w:pPr>
            <w:r w:rsidRPr="00CA1761">
              <w:rPr>
                <w:b/>
                <w:bCs/>
              </w:rPr>
              <w:t>Date</w:t>
            </w:r>
          </w:p>
        </w:tc>
        <w:tc>
          <w:tcPr>
            <w:tcW w:w="3061" w:type="dxa"/>
          </w:tcPr>
          <w:p w14:paraId="438FB8FD" w14:textId="77777777" w:rsidR="00520E68" w:rsidRPr="00CA1761" w:rsidRDefault="00CA1761">
            <w:pPr>
              <w:rPr>
                <w:b/>
                <w:bCs/>
              </w:rPr>
            </w:pPr>
            <w:r w:rsidRPr="00CA1761">
              <w:rPr>
                <w:b/>
                <w:bCs/>
              </w:rPr>
              <w:t>Origin of the update</w:t>
            </w:r>
          </w:p>
        </w:tc>
        <w:tc>
          <w:tcPr>
            <w:tcW w:w="1926" w:type="dxa"/>
          </w:tcPr>
          <w:p w14:paraId="7BB8A855" w14:textId="77777777" w:rsidR="00520E68" w:rsidRPr="00CA1761" w:rsidRDefault="00CA1761">
            <w:pPr>
              <w:rPr>
                <w:b/>
                <w:bCs/>
              </w:rPr>
            </w:pPr>
            <w:r>
              <w:rPr>
                <w:b/>
                <w:bCs/>
              </w:rPr>
              <w:t>Written</w:t>
            </w:r>
            <w:r w:rsidR="00520E68" w:rsidRPr="00CA1761">
              <w:rPr>
                <w:b/>
                <w:bCs/>
              </w:rPr>
              <w:t xml:space="preserve"> </w:t>
            </w:r>
            <w:r>
              <w:rPr>
                <w:b/>
                <w:bCs/>
              </w:rPr>
              <w:t>by</w:t>
            </w:r>
          </w:p>
        </w:tc>
        <w:tc>
          <w:tcPr>
            <w:tcW w:w="1926" w:type="dxa"/>
          </w:tcPr>
          <w:p w14:paraId="761ED0B1" w14:textId="77777777" w:rsidR="00520E68" w:rsidRPr="00CA1761" w:rsidRDefault="00CA1761">
            <w:pPr>
              <w:rPr>
                <w:b/>
                <w:bCs/>
              </w:rPr>
            </w:pPr>
            <w:r w:rsidRPr="00CA1761">
              <w:rPr>
                <w:b/>
                <w:bCs/>
              </w:rPr>
              <w:t>Validated by</w:t>
            </w:r>
          </w:p>
        </w:tc>
      </w:tr>
      <w:tr w:rsidR="00520E68" w:rsidRPr="00CA1761" w14:paraId="101BB352" w14:textId="77777777" w:rsidTr="008D06DE">
        <w:tc>
          <w:tcPr>
            <w:tcW w:w="1134" w:type="dxa"/>
          </w:tcPr>
          <w:p w14:paraId="03D0A83C" w14:textId="20FB080E" w:rsidR="00520E68" w:rsidRPr="009D70CB" w:rsidRDefault="005B5AD7">
            <w:r w:rsidRPr="009D70CB">
              <w:t>V0</w:t>
            </w:r>
            <w:r w:rsidR="00B80F28">
              <w:t>1</w:t>
            </w:r>
          </w:p>
        </w:tc>
        <w:tc>
          <w:tcPr>
            <w:tcW w:w="1417" w:type="dxa"/>
          </w:tcPr>
          <w:p w14:paraId="76D2C017" w14:textId="68B9100F" w:rsidR="00520E68" w:rsidRPr="009D70CB" w:rsidRDefault="00B80F28">
            <w:r>
              <w:t>13/05/25</w:t>
            </w:r>
          </w:p>
        </w:tc>
        <w:tc>
          <w:tcPr>
            <w:tcW w:w="3061" w:type="dxa"/>
          </w:tcPr>
          <w:p w14:paraId="0E201856" w14:textId="0173EADC" w:rsidR="00520E68" w:rsidRPr="009D70CB" w:rsidRDefault="009A79C3">
            <w:r>
              <w:t xml:space="preserve">Ch 2 update (diagrams, HL </w:t>
            </w:r>
            <w:proofErr w:type="spellStart"/>
            <w:r>
              <w:t>archi</w:t>
            </w:r>
            <w:proofErr w:type="spellEnd"/>
            <w:r>
              <w:t>)</w:t>
            </w:r>
            <w:r w:rsidR="00AD43B7">
              <w:t xml:space="preserve">, </w:t>
            </w:r>
            <w:proofErr w:type="spellStart"/>
            <w:r w:rsidR="00AD43B7">
              <w:t>Avg</w:t>
            </w:r>
            <w:proofErr w:type="spellEnd"/>
            <w:r w:rsidR="00AD43B7">
              <w:t xml:space="preserve"> price</w:t>
            </w:r>
            <w:r w:rsidR="00D96368">
              <w:t xml:space="preserve">, API </w:t>
            </w:r>
            <w:r w:rsidR="00413CE3">
              <w:t>consumption</w:t>
            </w:r>
          </w:p>
        </w:tc>
        <w:tc>
          <w:tcPr>
            <w:tcW w:w="1926" w:type="dxa"/>
          </w:tcPr>
          <w:p w14:paraId="005256F7" w14:textId="0CF5DE44" w:rsidR="00520E68" w:rsidRPr="009D70CB" w:rsidRDefault="005B5AD7">
            <w:r w:rsidRPr="009D70CB">
              <w:t>O Orban</w:t>
            </w:r>
          </w:p>
        </w:tc>
        <w:tc>
          <w:tcPr>
            <w:tcW w:w="1926" w:type="dxa"/>
          </w:tcPr>
          <w:p w14:paraId="71DEEC49" w14:textId="77777777" w:rsidR="00520E68" w:rsidRPr="00CA1761" w:rsidRDefault="00520E68">
            <w:pPr>
              <w:rPr>
                <w:b/>
                <w:bCs/>
              </w:rPr>
            </w:pPr>
          </w:p>
        </w:tc>
      </w:tr>
      <w:tr w:rsidR="001D1CD1" w:rsidRPr="00CA1761" w14:paraId="4734B4EC" w14:textId="77777777" w:rsidTr="008D06DE">
        <w:tc>
          <w:tcPr>
            <w:tcW w:w="1134" w:type="dxa"/>
          </w:tcPr>
          <w:p w14:paraId="11BB09F6" w14:textId="77AA898A" w:rsidR="001D1CD1" w:rsidRPr="009D70CB" w:rsidRDefault="001D1CD1" w:rsidP="001D1CD1">
            <w:r w:rsidRPr="009D70CB">
              <w:t>V02</w:t>
            </w:r>
          </w:p>
        </w:tc>
        <w:tc>
          <w:tcPr>
            <w:tcW w:w="1417" w:type="dxa"/>
          </w:tcPr>
          <w:p w14:paraId="4F79EC8C" w14:textId="2B5756CB" w:rsidR="001D1CD1" w:rsidRPr="009D70CB" w:rsidRDefault="001D1CD1" w:rsidP="001D1CD1">
            <w:r w:rsidRPr="009D70CB">
              <w:t>19/05/25</w:t>
            </w:r>
          </w:p>
        </w:tc>
        <w:tc>
          <w:tcPr>
            <w:tcW w:w="3061" w:type="dxa"/>
          </w:tcPr>
          <w:p w14:paraId="137489F5" w14:textId="7E09EE8D" w:rsidR="001D1CD1" w:rsidRPr="009D70CB" w:rsidRDefault="007D2426" w:rsidP="001D1CD1">
            <w:r>
              <w:t>Status evolution + Customer PL evaluation</w:t>
            </w:r>
          </w:p>
        </w:tc>
        <w:tc>
          <w:tcPr>
            <w:tcW w:w="1926" w:type="dxa"/>
          </w:tcPr>
          <w:p w14:paraId="78DD4056" w14:textId="5446F51F" w:rsidR="001D1CD1" w:rsidRPr="009D70CB" w:rsidRDefault="001D1CD1" w:rsidP="001D1CD1">
            <w:r w:rsidRPr="009D70CB">
              <w:t>O Orban</w:t>
            </w:r>
          </w:p>
        </w:tc>
        <w:tc>
          <w:tcPr>
            <w:tcW w:w="1926" w:type="dxa"/>
          </w:tcPr>
          <w:p w14:paraId="5AFA1641" w14:textId="77777777" w:rsidR="001D1CD1" w:rsidRPr="00CA1761" w:rsidRDefault="001D1CD1" w:rsidP="001D1CD1">
            <w:pPr>
              <w:rPr>
                <w:b/>
                <w:bCs/>
              </w:rPr>
            </w:pPr>
          </w:p>
        </w:tc>
      </w:tr>
      <w:tr w:rsidR="001D1CD1" w:rsidRPr="00CA1761" w14:paraId="5CB32172" w14:textId="77777777" w:rsidTr="008D06DE">
        <w:tc>
          <w:tcPr>
            <w:tcW w:w="1134" w:type="dxa"/>
          </w:tcPr>
          <w:p w14:paraId="4C0D9E7F" w14:textId="2D981CE6" w:rsidR="001D1CD1" w:rsidRPr="009D70CB" w:rsidRDefault="001D1CD1" w:rsidP="001D1CD1">
            <w:r w:rsidRPr="009D70CB">
              <w:t>V03</w:t>
            </w:r>
          </w:p>
        </w:tc>
        <w:tc>
          <w:tcPr>
            <w:tcW w:w="1417" w:type="dxa"/>
          </w:tcPr>
          <w:p w14:paraId="41864308" w14:textId="3F997F44" w:rsidR="001D1CD1" w:rsidRPr="009D70CB" w:rsidRDefault="001D1CD1" w:rsidP="001D1CD1">
            <w:r w:rsidRPr="009D70CB">
              <w:t>26/05/25</w:t>
            </w:r>
          </w:p>
        </w:tc>
        <w:tc>
          <w:tcPr>
            <w:tcW w:w="3061" w:type="dxa"/>
          </w:tcPr>
          <w:p w14:paraId="56C65C07" w14:textId="7EB43A20" w:rsidR="001D1CD1" w:rsidRPr="009D70CB" w:rsidRDefault="001D1CD1" w:rsidP="001D1CD1">
            <w:r w:rsidRPr="009D70CB">
              <w:t xml:space="preserve">Limit checks in operation </w:t>
            </w:r>
            <w:proofErr w:type="spellStart"/>
            <w:r w:rsidRPr="009D70CB">
              <w:t>mgt</w:t>
            </w:r>
            <w:proofErr w:type="spellEnd"/>
          </w:p>
        </w:tc>
        <w:tc>
          <w:tcPr>
            <w:tcW w:w="1926" w:type="dxa"/>
          </w:tcPr>
          <w:p w14:paraId="12C55562" w14:textId="6326E970" w:rsidR="001D1CD1" w:rsidRPr="009D70CB" w:rsidRDefault="001D1CD1" w:rsidP="001D1CD1">
            <w:r w:rsidRPr="009D70CB">
              <w:t>O Orban</w:t>
            </w:r>
          </w:p>
        </w:tc>
        <w:tc>
          <w:tcPr>
            <w:tcW w:w="1926" w:type="dxa"/>
          </w:tcPr>
          <w:p w14:paraId="3769461A" w14:textId="77777777" w:rsidR="001D1CD1" w:rsidRPr="00CA1761" w:rsidRDefault="001D1CD1" w:rsidP="001D1CD1">
            <w:pPr>
              <w:rPr>
                <w:b/>
                <w:bCs/>
              </w:rPr>
            </w:pPr>
          </w:p>
        </w:tc>
      </w:tr>
      <w:tr w:rsidR="009458C4" w:rsidRPr="00CA1761" w14:paraId="70204DA5" w14:textId="77777777" w:rsidTr="008D06DE">
        <w:tc>
          <w:tcPr>
            <w:tcW w:w="1134" w:type="dxa"/>
          </w:tcPr>
          <w:p w14:paraId="140F6F45" w14:textId="7C633473" w:rsidR="009458C4" w:rsidRPr="009D70CB" w:rsidRDefault="009458C4" w:rsidP="001D1CD1">
            <w:r>
              <w:t>V04</w:t>
            </w:r>
          </w:p>
        </w:tc>
        <w:tc>
          <w:tcPr>
            <w:tcW w:w="1417" w:type="dxa"/>
          </w:tcPr>
          <w:p w14:paraId="2F2C6A6E" w14:textId="3D363A8B" w:rsidR="009458C4" w:rsidRPr="009D70CB" w:rsidRDefault="00241841" w:rsidP="001D1CD1">
            <w:r>
              <w:t>16/06/25</w:t>
            </w:r>
          </w:p>
        </w:tc>
        <w:tc>
          <w:tcPr>
            <w:tcW w:w="3061" w:type="dxa"/>
          </w:tcPr>
          <w:p w14:paraId="55FBD8EC" w14:textId="1D49085C" w:rsidR="009458C4" w:rsidRPr="009D70CB" w:rsidRDefault="009458C4" w:rsidP="001D1CD1">
            <w:r>
              <w:t xml:space="preserve">Travel Rule </w:t>
            </w:r>
            <w:proofErr w:type="spellStart"/>
            <w:r>
              <w:t>mgt</w:t>
            </w:r>
            <w:proofErr w:type="spellEnd"/>
          </w:p>
        </w:tc>
        <w:tc>
          <w:tcPr>
            <w:tcW w:w="1926" w:type="dxa"/>
          </w:tcPr>
          <w:p w14:paraId="39BDC335" w14:textId="705F7099" w:rsidR="009458C4" w:rsidRPr="009D70CB" w:rsidRDefault="009458C4" w:rsidP="001D1CD1">
            <w:r>
              <w:t>O Orban</w:t>
            </w:r>
          </w:p>
        </w:tc>
        <w:tc>
          <w:tcPr>
            <w:tcW w:w="1926" w:type="dxa"/>
          </w:tcPr>
          <w:p w14:paraId="3FF68A31" w14:textId="77777777" w:rsidR="009458C4" w:rsidRPr="00CA1761" w:rsidRDefault="009458C4" w:rsidP="001D1CD1">
            <w:pPr>
              <w:rPr>
                <w:b/>
                <w:bCs/>
              </w:rPr>
            </w:pPr>
          </w:p>
        </w:tc>
      </w:tr>
      <w:tr w:rsidR="00940188" w:rsidRPr="00CA1761" w14:paraId="1A3C1932" w14:textId="77777777" w:rsidTr="008D06DE">
        <w:tc>
          <w:tcPr>
            <w:tcW w:w="1134" w:type="dxa"/>
          </w:tcPr>
          <w:p w14:paraId="76BBFFA3" w14:textId="0CBA25AC" w:rsidR="00940188" w:rsidRDefault="00940188" w:rsidP="001D1CD1">
            <w:r>
              <w:t>V05</w:t>
            </w:r>
          </w:p>
        </w:tc>
        <w:tc>
          <w:tcPr>
            <w:tcW w:w="1417" w:type="dxa"/>
          </w:tcPr>
          <w:p w14:paraId="254B022F" w14:textId="549CECB4" w:rsidR="00940188" w:rsidRDefault="00291067" w:rsidP="001D1CD1">
            <w:r>
              <w:t>25/06/25</w:t>
            </w:r>
          </w:p>
        </w:tc>
        <w:tc>
          <w:tcPr>
            <w:tcW w:w="3061" w:type="dxa"/>
          </w:tcPr>
          <w:p w14:paraId="499F9A1E" w14:textId="14379E48" w:rsidR="00940188" w:rsidRDefault="00940188" w:rsidP="001D1CD1">
            <w:r>
              <w:t>Digital asset config (increments)</w:t>
            </w:r>
            <w:r w:rsidR="00BE2DB9">
              <w:t xml:space="preserve"> + Wyden exec reports</w:t>
            </w:r>
            <w:r w:rsidR="00C01CD7">
              <w:t xml:space="preserve"> + Regulation impacts</w:t>
            </w:r>
            <w:r w:rsidR="00C66801">
              <w:t xml:space="preserve"> and</w:t>
            </w:r>
            <w:r w:rsidR="00291067">
              <w:t xml:space="preserve"> </w:t>
            </w:r>
            <w:proofErr w:type="spellStart"/>
            <w:r w:rsidR="00291067">
              <w:t>mgt</w:t>
            </w:r>
            <w:proofErr w:type="spellEnd"/>
            <w:r w:rsidR="00291067">
              <w:t xml:space="preserve"> of ‘agreed price’ in case of market order</w:t>
            </w:r>
          </w:p>
        </w:tc>
        <w:tc>
          <w:tcPr>
            <w:tcW w:w="1926" w:type="dxa"/>
          </w:tcPr>
          <w:p w14:paraId="0AE850F6" w14:textId="5875CA6E" w:rsidR="00940188" w:rsidRDefault="00BE2DB9" w:rsidP="001D1CD1">
            <w:r>
              <w:t>O Orban</w:t>
            </w:r>
          </w:p>
        </w:tc>
        <w:tc>
          <w:tcPr>
            <w:tcW w:w="1926" w:type="dxa"/>
          </w:tcPr>
          <w:p w14:paraId="0D769B9A" w14:textId="77777777" w:rsidR="00940188" w:rsidRPr="00CA1761" w:rsidRDefault="00940188" w:rsidP="001D1CD1">
            <w:pPr>
              <w:rPr>
                <w:b/>
                <w:bCs/>
              </w:rPr>
            </w:pPr>
          </w:p>
        </w:tc>
      </w:tr>
      <w:tr w:rsidR="00AB6E13" w:rsidRPr="00CA1761" w14:paraId="08F23F0A" w14:textId="77777777" w:rsidTr="008D06DE">
        <w:tc>
          <w:tcPr>
            <w:tcW w:w="1134" w:type="dxa"/>
          </w:tcPr>
          <w:p w14:paraId="6D4E315B" w14:textId="7F41F954" w:rsidR="00AB6E13" w:rsidRDefault="00AB6E13" w:rsidP="001D1CD1">
            <w:r>
              <w:t>V06</w:t>
            </w:r>
          </w:p>
        </w:tc>
        <w:tc>
          <w:tcPr>
            <w:tcW w:w="1417" w:type="dxa"/>
          </w:tcPr>
          <w:p w14:paraId="6BC872CE" w14:textId="3BA0D194" w:rsidR="00AB6E13" w:rsidRDefault="00C4250F" w:rsidP="001D1CD1">
            <w:r>
              <w:t>11/07/25</w:t>
            </w:r>
          </w:p>
        </w:tc>
        <w:tc>
          <w:tcPr>
            <w:tcW w:w="3061" w:type="dxa"/>
          </w:tcPr>
          <w:p w14:paraId="03E947B2" w14:textId="0A75E10E" w:rsidR="00AB6E13" w:rsidRDefault="00AB6E13" w:rsidP="001D1CD1">
            <w:r>
              <w:t>Direct interaction with Chainalysis</w:t>
            </w:r>
          </w:p>
        </w:tc>
        <w:tc>
          <w:tcPr>
            <w:tcW w:w="1926" w:type="dxa"/>
          </w:tcPr>
          <w:p w14:paraId="277018B6" w14:textId="782B37D4" w:rsidR="00AB6E13" w:rsidRDefault="00AB6E13" w:rsidP="001D1CD1">
            <w:r>
              <w:t>O Orban</w:t>
            </w:r>
          </w:p>
        </w:tc>
        <w:tc>
          <w:tcPr>
            <w:tcW w:w="1926" w:type="dxa"/>
          </w:tcPr>
          <w:p w14:paraId="1270B591" w14:textId="77777777" w:rsidR="00AB6E13" w:rsidRPr="00CA1761" w:rsidRDefault="00AB6E13" w:rsidP="001D1CD1">
            <w:pPr>
              <w:rPr>
                <w:b/>
                <w:bCs/>
              </w:rPr>
            </w:pPr>
          </w:p>
        </w:tc>
      </w:tr>
      <w:tr w:rsidR="000F5EEC" w:rsidRPr="00CA1761" w14:paraId="5492C2C0" w14:textId="77777777" w:rsidTr="008D06DE">
        <w:tc>
          <w:tcPr>
            <w:tcW w:w="1134" w:type="dxa"/>
          </w:tcPr>
          <w:p w14:paraId="3B54DB6B" w14:textId="17FD959E" w:rsidR="000F5EEC" w:rsidRDefault="000F5EEC" w:rsidP="001D1CD1">
            <w:r>
              <w:t>V07</w:t>
            </w:r>
          </w:p>
        </w:tc>
        <w:tc>
          <w:tcPr>
            <w:tcW w:w="1417" w:type="dxa"/>
          </w:tcPr>
          <w:p w14:paraId="41725C48" w14:textId="509821CD" w:rsidR="000F5EEC" w:rsidRDefault="000F5EEC" w:rsidP="001D1CD1">
            <w:r>
              <w:t>14/07/25</w:t>
            </w:r>
          </w:p>
        </w:tc>
        <w:tc>
          <w:tcPr>
            <w:tcW w:w="3061" w:type="dxa"/>
          </w:tcPr>
          <w:p w14:paraId="5B4B09C6" w14:textId="219A7A1F" w:rsidR="000F5EEC" w:rsidRDefault="000F5EEC" w:rsidP="001D1CD1">
            <w:r>
              <w:t>Technical architecture</w:t>
            </w:r>
          </w:p>
        </w:tc>
        <w:tc>
          <w:tcPr>
            <w:tcW w:w="1926" w:type="dxa"/>
          </w:tcPr>
          <w:p w14:paraId="68C2E60A" w14:textId="249B7EB2" w:rsidR="000F5EEC" w:rsidRDefault="000F5EEC" w:rsidP="001D1CD1">
            <w:r>
              <w:t>S Verma</w:t>
            </w:r>
          </w:p>
        </w:tc>
        <w:tc>
          <w:tcPr>
            <w:tcW w:w="1926" w:type="dxa"/>
          </w:tcPr>
          <w:p w14:paraId="18000A2B" w14:textId="45EF7A3A" w:rsidR="000F5EEC" w:rsidRPr="00140A32" w:rsidRDefault="000F5EEC" w:rsidP="001D1CD1">
            <w:r w:rsidRPr="00140A32">
              <w:t>O Orban</w:t>
            </w:r>
          </w:p>
        </w:tc>
      </w:tr>
      <w:tr w:rsidR="00D176F5" w:rsidRPr="00CA1761" w14:paraId="27937D65" w14:textId="77777777" w:rsidTr="008D06DE">
        <w:tc>
          <w:tcPr>
            <w:tcW w:w="1134" w:type="dxa"/>
          </w:tcPr>
          <w:p w14:paraId="41084AA1" w14:textId="7921817E" w:rsidR="00D176F5" w:rsidRDefault="00D176F5" w:rsidP="00D176F5">
            <w:r>
              <w:t>V08</w:t>
            </w:r>
          </w:p>
        </w:tc>
        <w:tc>
          <w:tcPr>
            <w:tcW w:w="1417" w:type="dxa"/>
          </w:tcPr>
          <w:p w14:paraId="7623DDF9" w14:textId="15F984E9" w:rsidR="00D176F5" w:rsidRDefault="00D176F5" w:rsidP="00D176F5">
            <w:r>
              <w:t>23/07/25</w:t>
            </w:r>
          </w:p>
        </w:tc>
        <w:tc>
          <w:tcPr>
            <w:tcW w:w="3061" w:type="dxa"/>
          </w:tcPr>
          <w:p w14:paraId="63EF025A" w14:textId="72805B20" w:rsidR="00D176F5" w:rsidRDefault="00D176F5" w:rsidP="00D176F5">
            <w:r>
              <w:t>Minor updates in fee management related to liquidity management study.</w:t>
            </w:r>
          </w:p>
          <w:p w14:paraId="7DA21423" w14:textId="77777777" w:rsidR="00D176F5" w:rsidRDefault="00D176F5" w:rsidP="00D176F5">
            <w:r>
              <w:t xml:space="preserve">Added </w:t>
            </w:r>
            <w:proofErr w:type="spellStart"/>
            <w:r>
              <w:t>GuardDuty</w:t>
            </w:r>
            <w:proofErr w:type="spellEnd"/>
            <w:r>
              <w:t xml:space="preserve"> in Target Architecture &amp; Infrastructure Security.</w:t>
            </w:r>
          </w:p>
          <w:p w14:paraId="458C7EDF" w14:textId="77777777" w:rsidR="00D176F5" w:rsidRDefault="00D176F5" w:rsidP="00D176F5">
            <w:r>
              <w:t>Precision Realized PL in case of convert</w:t>
            </w:r>
          </w:p>
          <w:p w14:paraId="39EC12A5" w14:textId="77777777" w:rsidR="00D176F5" w:rsidRDefault="00D176F5" w:rsidP="00D176F5">
            <w:r>
              <w:t xml:space="preserve">Updated Security, added Observability &amp; Monitoring </w:t>
            </w:r>
          </w:p>
          <w:p w14:paraId="59079157" w14:textId="3094116B" w:rsidR="00D176F5" w:rsidRDefault="00D176F5" w:rsidP="00D176F5">
            <w:r>
              <w:t>Updated Regulatory Compliance</w:t>
            </w:r>
          </w:p>
        </w:tc>
        <w:tc>
          <w:tcPr>
            <w:tcW w:w="1926" w:type="dxa"/>
          </w:tcPr>
          <w:p w14:paraId="125FA86D" w14:textId="6C56BA15" w:rsidR="00D176F5" w:rsidRDefault="00D176F5" w:rsidP="00D176F5">
            <w:r>
              <w:t>O Orban &amp; S Verma</w:t>
            </w:r>
          </w:p>
        </w:tc>
        <w:tc>
          <w:tcPr>
            <w:tcW w:w="1926" w:type="dxa"/>
          </w:tcPr>
          <w:p w14:paraId="7ACD0DB3" w14:textId="77777777" w:rsidR="00D176F5" w:rsidRPr="00140A32" w:rsidRDefault="00D176F5" w:rsidP="00D176F5"/>
        </w:tc>
      </w:tr>
      <w:tr w:rsidR="00D71475" w:rsidRPr="00CA1761" w14:paraId="0FD442CE" w14:textId="77777777" w:rsidTr="008D06DE">
        <w:tc>
          <w:tcPr>
            <w:tcW w:w="1134" w:type="dxa"/>
          </w:tcPr>
          <w:p w14:paraId="5C3FB920" w14:textId="3197AAEF" w:rsidR="00D71475" w:rsidRDefault="00D71475" w:rsidP="00D176F5">
            <w:r>
              <w:t>V09</w:t>
            </w:r>
          </w:p>
        </w:tc>
        <w:tc>
          <w:tcPr>
            <w:tcW w:w="1417" w:type="dxa"/>
          </w:tcPr>
          <w:p w14:paraId="13ADEF5F" w14:textId="71C584A9" w:rsidR="00D71475" w:rsidRDefault="00D71475" w:rsidP="00D176F5">
            <w:r>
              <w:t>23/07/25</w:t>
            </w:r>
          </w:p>
        </w:tc>
        <w:tc>
          <w:tcPr>
            <w:tcW w:w="3061" w:type="dxa"/>
          </w:tcPr>
          <w:p w14:paraId="12C4D4D3" w14:textId="052371D5" w:rsidR="00D71475" w:rsidRDefault="00D71475" w:rsidP="00D176F5">
            <w:r>
              <w:t>Intr</w:t>
            </w:r>
            <w:r w:rsidR="00CA5528">
              <w:t>o</w:t>
            </w:r>
            <w:r w:rsidR="00995687">
              <w:t>du</w:t>
            </w:r>
            <w:r w:rsidR="00CA5528">
              <w:t>c</w:t>
            </w:r>
            <w:r w:rsidR="00995687">
              <w:t xml:space="preserve">tion of the “integration module” for order and price management, </w:t>
            </w:r>
            <w:proofErr w:type="gramStart"/>
            <w:r w:rsidR="00995687">
              <w:t>in order to</w:t>
            </w:r>
            <w:proofErr w:type="gramEnd"/>
            <w:r w:rsidR="00995687">
              <w:t xml:space="preserve"> </w:t>
            </w:r>
            <w:r w:rsidR="00A4258B">
              <w:t xml:space="preserve">work with Wyden and </w:t>
            </w:r>
            <w:proofErr w:type="spellStart"/>
            <w:r w:rsidR="00A4258B">
              <w:t>Aplo</w:t>
            </w:r>
            <w:proofErr w:type="spellEnd"/>
          </w:p>
        </w:tc>
        <w:tc>
          <w:tcPr>
            <w:tcW w:w="1926" w:type="dxa"/>
          </w:tcPr>
          <w:p w14:paraId="242556CE" w14:textId="3B47EB7D" w:rsidR="00D71475" w:rsidRDefault="00A4258B" w:rsidP="00D176F5">
            <w:r>
              <w:t>O Orban</w:t>
            </w:r>
          </w:p>
        </w:tc>
        <w:tc>
          <w:tcPr>
            <w:tcW w:w="1926" w:type="dxa"/>
          </w:tcPr>
          <w:p w14:paraId="477FE07F" w14:textId="77777777" w:rsidR="00D71475" w:rsidRPr="00140A32" w:rsidRDefault="00D71475" w:rsidP="00D176F5"/>
        </w:tc>
      </w:tr>
      <w:tr w:rsidR="00320515" w:rsidRPr="00CA1761" w14:paraId="4D705E00" w14:textId="77777777" w:rsidTr="008D06DE">
        <w:tc>
          <w:tcPr>
            <w:tcW w:w="1134" w:type="dxa"/>
          </w:tcPr>
          <w:p w14:paraId="7C4381DB" w14:textId="3C76C888" w:rsidR="00320515" w:rsidRDefault="00320515" w:rsidP="00D176F5">
            <w:r>
              <w:t>V10</w:t>
            </w:r>
          </w:p>
        </w:tc>
        <w:tc>
          <w:tcPr>
            <w:tcW w:w="1417" w:type="dxa"/>
          </w:tcPr>
          <w:p w14:paraId="44D9BB6C" w14:textId="789E9563" w:rsidR="00320515" w:rsidRDefault="00DA759F" w:rsidP="00D176F5">
            <w:r>
              <w:t>28/07/25</w:t>
            </w:r>
          </w:p>
        </w:tc>
        <w:tc>
          <w:tcPr>
            <w:tcW w:w="3061" w:type="dxa"/>
          </w:tcPr>
          <w:p w14:paraId="6FF80AA7" w14:textId="53A1BECF" w:rsidR="00320515" w:rsidRDefault="00320515" w:rsidP="00D176F5">
            <w:r>
              <w:t>Adding Business map</w:t>
            </w:r>
            <w:r w:rsidR="00D155D4">
              <w:t>, simplification of the chapter 2</w:t>
            </w:r>
            <w:r w:rsidR="007A4488">
              <w:t>, introduction of sequence diagrams</w:t>
            </w:r>
          </w:p>
        </w:tc>
        <w:tc>
          <w:tcPr>
            <w:tcW w:w="1926" w:type="dxa"/>
          </w:tcPr>
          <w:p w14:paraId="19BDA281" w14:textId="1B433D11" w:rsidR="00320515" w:rsidRDefault="00320515" w:rsidP="00D176F5">
            <w:r>
              <w:t>O Orban</w:t>
            </w:r>
          </w:p>
        </w:tc>
        <w:tc>
          <w:tcPr>
            <w:tcW w:w="1926" w:type="dxa"/>
          </w:tcPr>
          <w:p w14:paraId="1B0FEFD4" w14:textId="77777777" w:rsidR="00320515" w:rsidRPr="00140A32" w:rsidRDefault="00320515" w:rsidP="00D176F5"/>
        </w:tc>
      </w:tr>
      <w:tr w:rsidR="00A80DCB" w:rsidRPr="00CA1761" w14:paraId="1855999B" w14:textId="77777777" w:rsidTr="008D06DE">
        <w:tc>
          <w:tcPr>
            <w:tcW w:w="1134" w:type="dxa"/>
          </w:tcPr>
          <w:p w14:paraId="20F54B35" w14:textId="6ABB0355" w:rsidR="00A80DCB" w:rsidRDefault="00A80DCB" w:rsidP="00D176F5">
            <w:r>
              <w:t>V11</w:t>
            </w:r>
          </w:p>
        </w:tc>
        <w:tc>
          <w:tcPr>
            <w:tcW w:w="1417" w:type="dxa"/>
          </w:tcPr>
          <w:p w14:paraId="7D52FC27" w14:textId="2B980495" w:rsidR="00A80DCB" w:rsidRDefault="00096F16" w:rsidP="00D176F5">
            <w:r>
              <w:t>28/07/25</w:t>
            </w:r>
          </w:p>
        </w:tc>
        <w:tc>
          <w:tcPr>
            <w:tcW w:w="3061" w:type="dxa"/>
          </w:tcPr>
          <w:p w14:paraId="73A06471" w14:textId="52CBB955" w:rsidR="00A80DCB" w:rsidRDefault="00A80DCB" w:rsidP="00D176F5">
            <w:r>
              <w:t>Management of limit update request</w:t>
            </w:r>
            <w:r w:rsidR="00096F16">
              <w:t xml:space="preserve"> + split trade limit &lt;&gt; withdrawal limit</w:t>
            </w:r>
          </w:p>
        </w:tc>
        <w:tc>
          <w:tcPr>
            <w:tcW w:w="1926" w:type="dxa"/>
          </w:tcPr>
          <w:p w14:paraId="6B3A420D" w14:textId="224EE8CB" w:rsidR="00A80DCB" w:rsidRDefault="00096F16" w:rsidP="00D176F5">
            <w:r>
              <w:t>O Orban</w:t>
            </w:r>
          </w:p>
        </w:tc>
        <w:tc>
          <w:tcPr>
            <w:tcW w:w="1926" w:type="dxa"/>
          </w:tcPr>
          <w:p w14:paraId="3504E86E" w14:textId="77777777" w:rsidR="00A80DCB" w:rsidRPr="00140A32" w:rsidRDefault="00A80DCB" w:rsidP="00D176F5"/>
        </w:tc>
      </w:tr>
      <w:tr w:rsidR="00F84E30" w:rsidRPr="00CA1761" w14:paraId="24B8C3A0" w14:textId="77777777" w:rsidTr="008D06DE">
        <w:tc>
          <w:tcPr>
            <w:tcW w:w="1134" w:type="dxa"/>
          </w:tcPr>
          <w:p w14:paraId="5403215D" w14:textId="268EA945" w:rsidR="00F84E30" w:rsidRDefault="00F84E30" w:rsidP="00D176F5">
            <w:r>
              <w:t>V12</w:t>
            </w:r>
          </w:p>
        </w:tc>
        <w:tc>
          <w:tcPr>
            <w:tcW w:w="1417" w:type="dxa"/>
          </w:tcPr>
          <w:p w14:paraId="1723D277" w14:textId="3DF4CCDC" w:rsidR="00F84E30" w:rsidRDefault="0013474B" w:rsidP="00D176F5">
            <w:r>
              <w:t>01/09/25</w:t>
            </w:r>
          </w:p>
        </w:tc>
        <w:tc>
          <w:tcPr>
            <w:tcW w:w="3061" w:type="dxa"/>
          </w:tcPr>
          <w:p w14:paraId="544DE55D" w14:textId="6F628A3D" w:rsidR="00F84E30" w:rsidRDefault="00F84E30" w:rsidP="00D176F5">
            <w:r>
              <w:t xml:space="preserve">Update of </w:t>
            </w:r>
            <w:proofErr w:type="spellStart"/>
            <w:r>
              <w:t>aplo</w:t>
            </w:r>
            <w:proofErr w:type="spellEnd"/>
            <w:r>
              <w:t xml:space="preserve"> integration</w:t>
            </w:r>
          </w:p>
        </w:tc>
        <w:tc>
          <w:tcPr>
            <w:tcW w:w="1926" w:type="dxa"/>
          </w:tcPr>
          <w:p w14:paraId="4B64FB39" w14:textId="6506BD8A" w:rsidR="00F84E30" w:rsidRDefault="00021D30" w:rsidP="00D176F5">
            <w:r>
              <w:t>O Orban</w:t>
            </w:r>
          </w:p>
        </w:tc>
        <w:tc>
          <w:tcPr>
            <w:tcW w:w="1926" w:type="dxa"/>
          </w:tcPr>
          <w:p w14:paraId="7C069CC2" w14:textId="77777777" w:rsidR="00F84E30" w:rsidRPr="00140A32" w:rsidRDefault="00F84E30" w:rsidP="00D176F5"/>
        </w:tc>
      </w:tr>
      <w:tr w:rsidR="006076DC" w:rsidRPr="00CA1761" w14:paraId="6E9DCF34" w14:textId="77777777" w:rsidTr="008D06DE">
        <w:tc>
          <w:tcPr>
            <w:tcW w:w="1134" w:type="dxa"/>
          </w:tcPr>
          <w:p w14:paraId="6E867BFD" w14:textId="2432167D" w:rsidR="006076DC" w:rsidRDefault="006076DC" w:rsidP="00D176F5">
            <w:r>
              <w:lastRenderedPageBreak/>
              <w:t>V13</w:t>
            </w:r>
          </w:p>
        </w:tc>
        <w:tc>
          <w:tcPr>
            <w:tcW w:w="1417" w:type="dxa"/>
          </w:tcPr>
          <w:p w14:paraId="384F900C" w14:textId="49D34077" w:rsidR="006076DC" w:rsidRDefault="00451A5F" w:rsidP="00D176F5">
            <w:r>
              <w:t>15/09/25</w:t>
            </w:r>
          </w:p>
        </w:tc>
        <w:tc>
          <w:tcPr>
            <w:tcW w:w="3061" w:type="dxa"/>
          </w:tcPr>
          <w:p w14:paraId="5F55EF01" w14:textId="3751B631" w:rsidR="006076DC" w:rsidRDefault="006076DC" w:rsidP="00D176F5">
            <w:r>
              <w:t>Update of capability map</w:t>
            </w:r>
            <w:r w:rsidR="00C8051C">
              <w:t xml:space="preserve">, </w:t>
            </w:r>
            <w:r w:rsidR="002D4D03">
              <w:t>profitability computation, API design, limit management,</w:t>
            </w:r>
            <w:r w:rsidR="00735125">
              <w:t xml:space="preserve"> and various minor changes</w:t>
            </w:r>
          </w:p>
        </w:tc>
        <w:tc>
          <w:tcPr>
            <w:tcW w:w="1926" w:type="dxa"/>
          </w:tcPr>
          <w:p w14:paraId="7EBEE09C" w14:textId="2E5F45E8" w:rsidR="006076DC" w:rsidRDefault="006076DC" w:rsidP="00D176F5">
            <w:r>
              <w:t>O Orban</w:t>
            </w:r>
          </w:p>
        </w:tc>
        <w:tc>
          <w:tcPr>
            <w:tcW w:w="1926" w:type="dxa"/>
          </w:tcPr>
          <w:p w14:paraId="7BBBCC69" w14:textId="77777777" w:rsidR="006076DC" w:rsidRPr="00140A32" w:rsidRDefault="006076DC" w:rsidP="00D176F5"/>
        </w:tc>
      </w:tr>
      <w:tr w:rsidR="0031149C" w:rsidRPr="00CA1761" w14:paraId="7147D858" w14:textId="77777777" w:rsidTr="008D06DE">
        <w:tc>
          <w:tcPr>
            <w:tcW w:w="1134" w:type="dxa"/>
          </w:tcPr>
          <w:p w14:paraId="2B276084" w14:textId="57412139" w:rsidR="0031149C" w:rsidRDefault="0031149C" w:rsidP="00D176F5">
            <w:r>
              <w:t>V14</w:t>
            </w:r>
          </w:p>
        </w:tc>
        <w:tc>
          <w:tcPr>
            <w:tcW w:w="1417" w:type="dxa"/>
          </w:tcPr>
          <w:p w14:paraId="20AE5FDA" w14:textId="14F69737" w:rsidR="0031149C" w:rsidRDefault="00486600" w:rsidP="00D176F5">
            <w:r>
              <w:t>19/09/25</w:t>
            </w:r>
          </w:p>
        </w:tc>
        <w:tc>
          <w:tcPr>
            <w:tcW w:w="3061" w:type="dxa"/>
          </w:tcPr>
          <w:p w14:paraId="5C9FF500" w14:textId="4FFCB779" w:rsidR="0031149C" w:rsidRDefault="0031149C" w:rsidP="00D176F5">
            <w:r>
              <w:t>Tax report and statement report</w:t>
            </w:r>
            <w:r w:rsidR="00486600">
              <w:t xml:space="preserve"> (new chapter 3.16 &amp; 3.17).</w:t>
            </w:r>
          </w:p>
        </w:tc>
        <w:tc>
          <w:tcPr>
            <w:tcW w:w="1926" w:type="dxa"/>
          </w:tcPr>
          <w:p w14:paraId="7F86F3C9" w14:textId="09F118E8" w:rsidR="0031149C" w:rsidRDefault="0031149C" w:rsidP="00D176F5">
            <w:r>
              <w:t>O Orban</w:t>
            </w:r>
          </w:p>
        </w:tc>
        <w:tc>
          <w:tcPr>
            <w:tcW w:w="1926" w:type="dxa"/>
          </w:tcPr>
          <w:p w14:paraId="774370B5" w14:textId="77777777" w:rsidR="0031149C" w:rsidRPr="00140A32" w:rsidRDefault="0031149C" w:rsidP="00D176F5"/>
        </w:tc>
      </w:tr>
      <w:tr w:rsidR="000F75AD" w:rsidRPr="00CA1761" w14:paraId="47EAC659" w14:textId="77777777" w:rsidTr="008D06DE">
        <w:tc>
          <w:tcPr>
            <w:tcW w:w="1134" w:type="dxa"/>
          </w:tcPr>
          <w:p w14:paraId="6CEC548A" w14:textId="22B06DA1" w:rsidR="000F75AD" w:rsidRDefault="000F75AD" w:rsidP="00D176F5">
            <w:r>
              <w:t>V15</w:t>
            </w:r>
          </w:p>
        </w:tc>
        <w:tc>
          <w:tcPr>
            <w:tcW w:w="1417" w:type="dxa"/>
          </w:tcPr>
          <w:p w14:paraId="41741257" w14:textId="7364ADCF" w:rsidR="000F75AD" w:rsidRDefault="00890580" w:rsidP="00D176F5">
            <w:r>
              <w:t>24/09/25</w:t>
            </w:r>
          </w:p>
        </w:tc>
        <w:tc>
          <w:tcPr>
            <w:tcW w:w="3061" w:type="dxa"/>
          </w:tcPr>
          <w:p w14:paraId="1CF07623" w14:textId="56B36510" w:rsidR="000F75AD" w:rsidRDefault="000F75AD" w:rsidP="00D176F5">
            <w:r>
              <w:t xml:space="preserve">Structure of the solution and deployment (from </w:t>
            </w:r>
            <w:proofErr w:type="spellStart"/>
            <w:r>
              <w:t>BfB</w:t>
            </w:r>
            <w:proofErr w:type="spellEnd"/>
            <w:r>
              <w:t xml:space="preserve"> answers)</w:t>
            </w:r>
          </w:p>
        </w:tc>
        <w:tc>
          <w:tcPr>
            <w:tcW w:w="1926" w:type="dxa"/>
          </w:tcPr>
          <w:p w14:paraId="4FF0F115" w14:textId="60B85164" w:rsidR="000F75AD" w:rsidRDefault="000F75AD" w:rsidP="00D176F5">
            <w:r>
              <w:t>O Orban</w:t>
            </w:r>
          </w:p>
        </w:tc>
        <w:tc>
          <w:tcPr>
            <w:tcW w:w="1926" w:type="dxa"/>
          </w:tcPr>
          <w:p w14:paraId="695DA0B2" w14:textId="77777777" w:rsidR="000F75AD" w:rsidRPr="00140A32" w:rsidRDefault="000F75AD" w:rsidP="00D176F5"/>
        </w:tc>
      </w:tr>
      <w:tr w:rsidR="00B53592" w:rsidRPr="00CA1761" w14:paraId="0A48A87A" w14:textId="77777777" w:rsidTr="008D06DE">
        <w:tc>
          <w:tcPr>
            <w:tcW w:w="1134" w:type="dxa"/>
          </w:tcPr>
          <w:p w14:paraId="5EC3AEF4" w14:textId="0D0A0594" w:rsidR="00B53592" w:rsidRDefault="00B53592" w:rsidP="00D176F5">
            <w:r>
              <w:t>V16</w:t>
            </w:r>
          </w:p>
        </w:tc>
        <w:tc>
          <w:tcPr>
            <w:tcW w:w="1417" w:type="dxa"/>
          </w:tcPr>
          <w:p w14:paraId="141BB371" w14:textId="22966D5C" w:rsidR="00B53592" w:rsidRDefault="002B06B9" w:rsidP="00D176F5">
            <w:r>
              <w:t>10/10/25</w:t>
            </w:r>
          </w:p>
        </w:tc>
        <w:tc>
          <w:tcPr>
            <w:tcW w:w="3061" w:type="dxa"/>
          </w:tcPr>
          <w:p w14:paraId="05BF9FA4" w14:textId="2F1CF319" w:rsidR="00B53592" w:rsidRDefault="00FC55BF" w:rsidP="00D176F5">
            <w:r>
              <w:t>Update of profitability computation for convert order + bank fee computation + precision in amount</w:t>
            </w:r>
          </w:p>
        </w:tc>
        <w:tc>
          <w:tcPr>
            <w:tcW w:w="1926" w:type="dxa"/>
          </w:tcPr>
          <w:p w14:paraId="235C02CA" w14:textId="0D0FF18C" w:rsidR="00B53592" w:rsidRDefault="00B53592" w:rsidP="00D176F5">
            <w:r>
              <w:t>O Orban</w:t>
            </w:r>
          </w:p>
        </w:tc>
        <w:tc>
          <w:tcPr>
            <w:tcW w:w="1926" w:type="dxa"/>
          </w:tcPr>
          <w:p w14:paraId="1BE3B94E" w14:textId="77777777" w:rsidR="00B53592" w:rsidRPr="00140A32" w:rsidRDefault="00B53592" w:rsidP="00D176F5"/>
        </w:tc>
      </w:tr>
      <w:tr w:rsidR="00FC55BF" w:rsidRPr="00CA1761" w14:paraId="5F61142C" w14:textId="77777777" w:rsidTr="008D06DE">
        <w:tc>
          <w:tcPr>
            <w:tcW w:w="1134" w:type="dxa"/>
          </w:tcPr>
          <w:p w14:paraId="2E6BDA6F" w14:textId="16CBBA81" w:rsidR="00FC55BF" w:rsidRDefault="00FC55BF" w:rsidP="00FC55BF">
            <w:r>
              <w:t>V17</w:t>
            </w:r>
          </w:p>
        </w:tc>
        <w:tc>
          <w:tcPr>
            <w:tcW w:w="1417" w:type="dxa"/>
          </w:tcPr>
          <w:p w14:paraId="7AA7B248" w14:textId="3225DCF7" w:rsidR="00FC55BF" w:rsidRDefault="002D262B" w:rsidP="00FC55BF">
            <w:r>
              <w:t>28/10/25</w:t>
            </w:r>
          </w:p>
        </w:tc>
        <w:tc>
          <w:tcPr>
            <w:tcW w:w="3061" w:type="dxa"/>
          </w:tcPr>
          <w:p w14:paraId="0E6F6BD2" w14:textId="20BEB3E4" w:rsidR="00FC55BF" w:rsidRDefault="00FC55BF" w:rsidP="00FC55BF">
            <w:r>
              <w:t>Bank position management and bank user dashboards + margin management</w:t>
            </w:r>
          </w:p>
        </w:tc>
        <w:tc>
          <w:tcPr>
            <w:tcW w:w="1926" w:type="dxa"/>
          </w:tcPr>
          <w:p w14:paraId="63880DE9" w14:textId="3A2F2316" w:rsidR="00FC55BF" w:rsidRDefault="00F97EFD" w:rsidP="00FC55BF">
            <w:r>
              <w:t>O Orban</w:t>
            </w:r>
          </w:p>
        </w:tc>
        <w:tc>
          <w:tcPr>
            <w:tcW w:w="1926" w:type="dxa"/>
          </w:tcPr>
          <w:p w14:paraId="758A8D71" w14:textId="77777777" w:rsidR="00FC55BF" w:rsidRPr="00140A32" w:rsidRDefault="00FC55BF" w:rsidP="00FC55BF"/>
        </w:tc>
      </w:tr>
      <w:tr w:rsidR="00850393" w:rsidRPr="00CA1761" w14:paraId="60333DC3" w14:textId="77777777" w:rsidTr="008D06DE">
        <w:tc>
          <w:tcPr>
            <w:tcW w:w="1134" w:type="dxa"/>
          </w:tcPr>
          <w:p w14:paraId="3A2558AF" w14:textId="6620A323" w:rsidR="00850393" w:rsidRDefault="00850393" w:rsidP="00FC55BF">
            <w:r>
              <w:t>V18</w:t>
            </w:r>
          </w:p>
        </w:tc>
        <w:tc>
          <w:tcPr>
            <w:tcW w:w="1417" w:type="dxa"/>
          </w:tcPr>
          <w:p w14:paraId="45C804D2" w14:textId="4A1A06A2" w:rsidR="00850393" w:rsidRDefault="001868CE" w:rsidP="00FC55BF">
            <w:r>
              <w:t>07/11/25</w:t>
            </w:r>
          </w:p>
        </w:tc>
        <w:tc>
          <w:tcPr>
            <w:tcW w:w="3061" w:type="dxa"/>
          </w:tcPr>
          <w:p w14:paraId="256DBE90" w14:textId="53156709" w:rsidR="00850393" w:rsidRDefault="00850393" w:rsidP="00FC55BF">
            <w:r>
              <w:t>Recurring orders</w:t>
            </w:r>
          </w:p>
        </w:tc>
        <w:tc>
          <w:tcPr>
            <w:tcW w:w="1926" w:type="dxa"/>
          </w:tcPr>
          <w:p w14:paraId="7E345EB8" w14:textId="3B0DC000" w:rsidR="00850393" w:rsidRDefault="00850393" w:rsidP="00FC55BF">
            <w:r>
              <w:t>O Orban</w:t>
            </w:r>
          </w:p>
        </w:tc>
        <w:tc>
          <w:tcPr>
            <w:tcW w:w="1926" w:type="dxa"/>
          </w:tcPr>
          <w:p w14:paraId="3A22B2D4" w14:textId="77777777" w:rsidR="00850393" w:rsidRPr="00140A32" w:rsidRDefault="00850393" w:rsidP="00FC55BF"/>
        </w:tc>
      </w:tr>
      <w:tr w:rsidR="001868CE" w:rsidRPr="00CA1761" w14:paraId="4760853B" w14:textId="77777777" w:rsidTr="008D06DE">
        <w:tc>
          <w:tcPr>
            <w:tcW w:w="1134" w:type="dxa"/>
          </w:tcPr>
          <w:p w14:paraId="471405E9" w14:textId="2C93ECC6" w:rsidR="001868CE" w:rsidRDefault="001868CE" w:rsidP="001868CE">
            <w:r>
              <w:t>V19</w:t>
            </w:r>
          </w:p>
        </w:tc>
        <w:tc>
          <w:tcPr>
            <w:tcW w:w="1417" w:type="dxa"/>
          </w:tcPr>
          <w:p w14:paraId="6633854C" w14:textId="3330858D" w:rsidR="001868CE" w:rsidRDefault="00AC34ED" w:rsidP="001868CE">
            <w:r>
              <w:t>27/11/25</w:t>
            </w:r>
          </w:p>
        </w:tc>
        <w:tc>
          <w:tcPr>
            <w:tcW w:w="3061" w:type="dxa"/>
          </w:tcPr>
          <w:p w14:paraId="618DA3A7" w14:textId="2FB0D015" w:rsidR="001868CE" w:rsidRDefault="00EB2CB9" w:rsidP="001868CE">
            <w:r>
              <w:t>Update of tax report computation to do it on-line</w:t>
            </w:r>
          </w:p>
        </w:tc>
        <w:tc>
          <w:tcPr>
            <w:tcW w:w="1926" w:type="dxa"/>
          </w:tcPr>
          <w:p w14:paraId="11CC1EDA" w14:textId="128A1671" w:rsidR="001868CE" w:rsidRDefault="001868CE" w:rsidP="001868CE">
            <w:r>
              <w:t>O Orban</w:t>
            </w:r>
          </w:p>
        </w:tc>
        <w:tc>
          <w:tcPr>
            <w:tcW w:w="1926" w:type="dxa"/>
          </w:tcPr>
          <w:p w14:paraId="5EC85B39" w14:textId="77777777" w:rsidR="001868CE" w:rsidRPr="00140A32" w:rsidRDefault="001868CE" w:rsidP="001868CE"/>
        </w:tc>
      </w:tr>
      <w:tr w:rsidR="008D738D" w:rsidRPr="00CA1761" w14:paraId="0D06495D" w14:textId="77777777" w:rsidTr="008D06DE">
        <w:tc>
          <w:tcPr>
            <w:tcW w:w="1134" w:type="dxa"/>
          </w:tcPr>
          <w:p w14:paraId="0D9A7A66" w14:textId="6723F164" w:rsidR="008D738D" w:rsidRDefault="008D738D" w:rsidP="008D738D">
            <w:r>
              <w:t>V20</w:t>
            </w:r>
          </w:p>
        </w:tc>
        <w:tc>
          <w:tcPr>
            <w:tcW w:w="1417" w:type="dxa"/>
          </w:tcPr>
          <w:p w14:paraId="7A5662C2" w14:textId="167B3115" w:rsidR="008D738D" w:rsidRDefault="00AC34ED" w:rsidP="008D738D">
            <w:r>
              <w:t>27/11/25</w:t>
            </w:r>
          </w:p>
        </w:tc>
        <w:tc>
          <w:tcPr>
            <w:tcW w:w="3061" w:type="dxa"/>
          </w:tcPr>
          <w:p w14:paraId="5F17A629" w14:textId="68400B72" w:rsidR="008D738D" w:rsidRDefault="008D738D" w:rsidP="008D738D">
            <w:r>
              <w:t>Updates on task management</w:t>
            </w:r>
          </w:p>
        </w:tc>
        <w:tc>
          <w:tcPr>
            <w:tcW w:w="1926" w:type="dxa"/>
          </w:tcPr>
          <w:p w14:paraId="294E4C23" w14:textId="548A9EBB" w:rsidR="008D738D" w:rsidRDefault="008D738D" w:rsidP="008D738D">
            <w:r>
              <w:t>O Orban</w:t>
            </w:r>
          </w:p>
        </w:tc>
        <w:tc>
          <w:tcPr>
            <w:tcW w:w="1926" w:type="dxa"/>
          </w:tcPr>
          <w:p w14:paraId="3BCB9B01" w14:textId="77777777" w:rsidR="008D738D" w:rsidRPr="00140A32" w:rsidRDefault="008D738D" w:rsidP="008D738D"/>
        </w:tc>
      </w:tr>
      <w:tr w:rsidR="00B94829" w:rsidRPr="00CA1761" w14:paraId="7D729E79" w14:textId="77777777" w:rsidTr="008D06DE">
        <w:tc>
          <w:tcPr>
            <w:tcW w:w="1134" w:type="dxa"/>
          </w:tcPr>
          <w:p w14:paraId="189FE161" w14:textId="657117F1" w:rsidR="00B94829" w:rsidRDefault="00B94829" w:rsidP="008D738D">
            <w:r>
              <w:t>V21</w:t>
            </w:r>
          </w:p>
        </w:tc>
        <w:tc>
          <w:tcPr>
            <w:tcW w:w="1417" w:type="dxa"/>
          </w:tcPr>
          <w:p w14:paraId="48960F85" w14:textId="02B8D155" w:rsidR="00B94829" w:rsidRDefault="00F67200" w:rsidP="008D738D">
            <w:r>
              <w:t>12/12/25</w:t>
            </w:r>
          </w:p>
        </w:tc>
        <w:tc>
          <w:tcPr>
            <w:tcW w:w="3061" w:type="dxa"/>
          </w:tcPr>
          <w:p w14:paraId="3FDE2D85" w14:textId="7D405930" w:rsidR="00B94829" w:rsidRDefault="00B94829" w:rsidP="008D738D">
            <w:r>
              <w:t>Update APLO integration to use new market/limit API</w:t>
            </w:r>
            <w:r w:rsidR="00F67200">
              <w:t>, update in bank position management</w:t>
            </w:r>
          </w:p>
        </w:tc>
        <w:tc>
          <w:tcPr>
            <w:tcW w:w="1926" w:type="dxa"/>
          </w:tcPr>
          <w:p w14:paraId="498516BD" w14:textId="3E61BB96" w:rsidR="00B94829" w:rsidRDefault="00B94829" w:rsidP="008D738D">
            <w:r>
              <w:t>O Orban</w:t>
            </w:r>
          </w:p>
        </w:tc>
        <w:tc>
          <w:tcPr>
            <w:tcW w:w="1926" w:type="dxa"/>
          </w:tcPr>
          <w:p w14:paraId="11C63F2F" w14:textId="77777777" w:rsidR="00B94829" w:rsidRPr="00140A32" w:rsidRDefault="00B94829" w:rsidP="008D738D"/>
        </w:tc>
      </w:tr>
      <w:tr w:rsidR="00F61583" w:rsidRPr="00CA1761" w14:paraId="6B901983" w14:textId="77777777" w:rsidTr="008D06DE">
        <w:tc>
          <w:tcPr>
            <w:tcW w:w="1134" w:type="dxa"/>
          </w:tcPr>
          <w:p w14:paraId="2CE2FD4B" w14:textId="1F50152A" w:rsidR="00F61583" w:rsidRDefault="00F61583" w:rsidP="008D738D">
            <w:r>
              <w:t>V22</w:t>
            </w:r>
          </w:p>
        </w:tc>
        <w:tc>
          <w:tcPr>
            <w:tcW w:w="1417" w:type="dxa"/>
          </w:tcPr>
          <w:p w14:paraId="1B1BF3E0" w14:textId="5694D4A6" w:rsidR="00F61583" w:rsidRDefault="00A0260A" w:rsidP="008D738D">
            <w:r>
              <w:t>1</w:t>
            </w:r>
            <w:r w:rsidR="003A2CC3">
              <w:t>9</w:t>
            </w:r>
            <w:r>
              <w:t>/12/25</w:t>
            </w:r>
          </w:p>
        </w:tc>
        <w:tc>
          <w:tcPr>
            <w:tcW w:w="3061" w:type="dxa"/>
          </w:tcPr>
          <w:p w14:paraId="1A6792BF" w14:textId="748BACB0" w:rsidR="00F61583" w:rsidRDefault="00AD40F5" w:rsidP="008D738D">
            <w:r>
              <w:t xml:space="preserve">Introduction to </w:t>
            </w:r>
            <w:r w:rsidR="00F61583">
              <w:t>DAC8 Reporting</w:t>
            </w:r>
            <w:r>
              <w:t>, Fireblocks webhook v2, bank position configuration update</w:t>
            </w:r>
            <w:r w:rsidR="0078296A">
              <w:t>, min/max for withdrawal</w:t>
            </w:r>
            <w:r w:rsidR="007D6977">
              <w:t>, id in logs</w:t>
            </w:r>
          </w:p>
        </w:tc>
        <w:tc>
          <w:tcPr>
            <w:tcW w:w="1926" w:type="dxa"/>
          </w:tcPr>
          <w:p w14:paraId="12756FF9" w14:textId="6F01D4E2" w:rsidR="00F61583" w:rsidRDefault="00F61583" w:rsidP="008D738D">
            <w:r>
              <w:t>O Orban</w:t>
            </w:r>
          </w:p>
        </w:tc>
        <w:tc>
          <w:tcPr>
            <w:tcW w:w="1926" w:type="dxa"/>
          </w:tcPr>
          <w:p w14:paraId="3E555AFB" w14:textId="77777777" w:rsidR="00F61583" w:rsidRPr="00140A32" w:rsidRDefault="00F61583" w:rsidP="008D738D"/>
        </w:tc>
      </w:tr>
      <w:tr w:rsidR="004623D4" w:rsidRPr="00CA1761" w14:paraId="0305D5D4" w14:textId="77777777" w:rsidTr="008D06DE">
        <w:tc>
          <w:tcPr>
            <w:tcW w:w="1134" w:type="dxa"/>
          </w:tcPr>
          <w:p w14:paraId="116119EC" w14:textId="33A0D23E" w:rsidR="004623D4" w:rsidRDefault="004623D4" w:rsidP="008D738D">
            <w:r>
              <w:t>V23</w:t>
            </w:r>
          </w:p>
        </w:tc>
        <w:tc>
          <w:tcPr>
            <w:tcW w:w="1417" w:type="dxa"/>
          </w:tcPr>
          <w:p w14:paraId="552C3233" w14:textId="2442FFE5" w:rsidR="004623D4" w:rsidRDefault="00C03204" w:rsidP="008D738D">
            <w:r>
              <w:t>24/02/26</w:t>
            </w:r>
          </w:p>
        </w:tc>
        <w:tc>
          <w:tcPr>
            <w:tcW w:w="3061" w:type="dxa"/>
          </w:tcPr>
          <w:p w14:paraId="1B8EA299" w14:textId="09E5441F" w:rsidR="004623D4" w:rsidRDefault="004623D4" w:rsidP="008D738D">
            <w:r>
              <w:t>Bank fee configuration</w:t>
            </w:r>
            <w:r w:rsidR="00A43A95">
              <w:t>,</w:t>
            </w:r>
            <w:r w:rsidR="003C613A">
              <w:t xml:space="preserve"> Bank position creation</w:t>
            </w:r>
            <w:r w:rsidR="00A43A95">
              <w:t xml:space="preserve"> u</w:t>
            </w:r>
            <w:r w:rsidR="004827B9">
              <w:t xml:space="preserve">pdate, </w:t>
            </w:r>
            <w:r w:rsidR="005A6B0B">
              <w:t>Remove agreed price</w:t>
            </w:r>
            <w:r w:rsidR="006617A3">
              <w:t>,</w:t>
            </w:r>
            <w:r w:rsidR="005A6B0B">
              <w:t xml:space="preserve"> </w:t>
            </w:r>
            <w:r w:rsidR="006617A3">
              <w:t>M</w:t>
            </w:r>
            <w:r w:rsidR="005A6B0B">
              <w:t>anagement of cash order</w:t>
            </w:r>
            <w:r w:rsidR="006617A3">
              <w:t xml:space="preserve">, </w:t>
            </w:r>
            <w:r w:rsidR="007A4D8B">
              <w:t xml:space="preserve">Introduction of </w:t>
            </w:r>
            <w:r w:rsidR="006617A3">
              <w:t xml:space="preserve">asset </w:t>
            </w:r>
            <w:proofErr w:type="spellStart"/>
            <w:r w:rsidR="006617A3">
              <w:t>segration</w:t>
            </w:r>
            <w:proofErr w:type="spellEnd"/>
            <w:r w:rsidR="006617A3">
              <w:t xml:space="preserve"> and impact on account schema</w:t>
            </w:r>
            <w:r w:rsidR="00864A66">
              <w:t>.  Change of internal endpoint for bank position.</w:t>
            </w:r>
          </w:p>
        </w:tc>
        <w:tc>
          <w:tcPr>
            <w:tcW w:w="1926" w:type="dxa"/>
          </w:tcPr>
          <w:p w14:paraId="4A0099C7" w14:textId="45FF3005" w:rsidR="004623D4" w:rsidRDefault="004623D4" w:rsidP="008D738D">
            <w:r>
              <w:t>O Orban</w:t>
            </w:r>
          </w:p>
        </w:tc>
        <w:tc>
          <w:tcPr>
            <w:tcW w:w="1926" w:type="dxa"/>
          </w:tcPr>
          <w:p w14:paraId="14184B1A" w14:textId="77777777" w:rsidR="004623D4" w:rsidRPr="00140A32" w:rsidRDefault="004623D4" w:rsidP="008D738D"/>
        </w:tc>
      </w:tr>
      <w:tr w:rsidR="00664D8B" w:rsidRPr="00CA1761" w14:paraId="6C76CA9C" w14:textId="77777777" w:rsidTr="008D06DE">
        <w:tc>
          <w:tcPr>
            <w:tcW w:w="1134" w:type="dxa"/>
          </w:tcPr>
          <w:p w14:paraId="18B92317" w14:textId="32B5A056" w:rsidR="00664D8B" w:rsidRDefault="00664D8B" w:rsidP="008D738D">
            <w:r>
              <w:t>V24</w:t>
            </w:r>
          </w:p>
        </w:tc>
        <w:tc>
          <w:tcPr>
            <w:tcW w:w="1417" w:type="dxa"/>
          </w:tcPr>
          <w:p w14:paraId="1183EE11" w14:textId="649A89A7" w:rsidR="00664D8B" w:rsidRDefault="007E1D8C" w:rsidP="008D738D">
            <w:r>
              <w:t>10/04/26</w:t>
            </w:r>
          </w:p>
        </w:tc>
        <w:tc>
          <w:tcPr>
            <w:tcW w:w="3061" w:type="dxa"/>
          </w:tcPr>
          <w:p w14:paraId="0D50CB4F" w14:textId="69F3A0CC" w:rsidR="00664D8B" w:rsidRPr="007E1D8C" w:rsidRDefault="00664D8B" w:rsidP="008D738D">
            <w:pPr>
              <w:rPr>
                <w:lang w:val="en-US"/>
              </w:rPr>
            </w:pPr>
            <w:r>
              <w:t>Update of authorization-reference header</w:t>
            </w:r>
            <w:r w:rsidR="001176A3">
              <w:t xml:space="preserve"> for non-repudiation in API</w:t>
            </w:r>
            <w:r>
              <w:t>.</w:t>
            </w:r>
            <w:r w:rsidR="008A7200">
              <w:t xml:space="preserve">  Update of API endpoint managing bank positions</w:t>
            </w:r>
            <w:r w:rsidR="006C4F0F">
              <w:t xml:space="preserve">, update of order execution to </w:t>
            </w:r>
            <w:r w:rsidR="00297388">
              <w:t xml:space="preserve">review bank fee </w:t>
            </w:r>
            <w:proofErr w:type="spellStart"/>
            <w:r w:rsidR="00297388">
              <w:t>mgt</w:t>
            </w:r>
            <w:proofErr w:type="spellEnd"/>
            <w:r w:rsidR="00F43BB4">
              <w:t>, API Versioning</w:t>
            </w:r>
            <w:r w:rsidR="009B6800">
              <w:t>, NL tax</w:t>
            </w:r>
            <w:r w:rsidR="00CD7BCA">
              <w:t xml:space="preserve">, </w:t>
            </w:r>
            <w:r w:rsidR="00EE5169">
              <w:t>persona / role update</w:t>
            </w:r>
            <w:r w:rsidR="00912AD6">
              <w:t>, digital asset configuration</w:t>
            </w:r>
          </w:p>
        </w:tc>
        <w:tc>
          <w:tcPr>
            <w:tcW w:w="1926" w:type="dxa"/>
          </w:tcPr>
          <w:p w14:paraId="6F9453F6" w14:textId="769D7C12" w:rsidR="00664D8B" w:rsidRDefault="00664D8B" w:rsidP="008D738D">
            <w:r>
              <w:t>O Orban</w:t>
            </w:r>
          </w:p>
        </w:tc>
        <w:tc>
          <w:tcPr>
            <w:tcW w:w="1926" w:type="dxa"/>
          </w:tcPr>
          <w:p w14:paraId="26A61BE2" w14:textId="77777777" w:rsidR="00664D8B" w:rsidRDefault="00664D8B" w:rsidP="008D738D"/>
          <w:p w14:paraId="05AE4B44" w14:textId="77777777" w:rsidR="00D85179" w:rsidRPr="00D85179" w:rsidRDefault="00D85179" w:rsidP="00D85179"/>
          <w:p w14:paraId="71C79E1F" w14:textId="77777777" w:rsidR="00D85179" w:rsidRPr="00D85179" w:rsidRDefault="00D85179" w:rsidP="00D85179"/>
          <w:p w14:paraId="2272D381" w14:textId="77777777" w:rsidR="00D85179" w:rsidRPr="00D85179" w:rsidRDefault="00D85179" w:rsidP="00D85179"/>
          <w:p w14:paraId="54CFF9EA" w14:textId="77777777" w:rsidR="00D85179" w:rsidRDefault="00D85179" w:rsidP="00D85179"/>
          <w:p w14:paraId="28660266" w14:textId="77777777" w:rsidR="00D85179" w:rsidRPr="00D85179" w:rsidRDefault="00D85179" w:rsidP="00D85179"/>
        </w:tc>
      </w:tr>
      <w:tr w:rsidR="00D85179" w:rsidRPr="00CA1761" w14:paraId="43F0B392" w14:textId="77777777" w:rsidTr="008D06DE">
        <w:tc>
          <w:tcPr>
            <w:tcW w:w="1134" w:type="dxa"/>
          </w:tcPr>
          <w:p w14:paraId="17C1B584" w14:textId="559D05BE" w:rsidR="00D85179" w:rsidRDefault="00D85179" w:rsidP="008D738D">
            <w:r>
              <w:t>V25</w:t>
            </w:r>
          </w:p>
        </w:tc>
        <w:tc>
          <w:tcPr>
            <w:tcW w:w="1417" w:type="dxa"/>
          </w:tcPr>
          <w:p w14:paraId="7D5D5035" w14:textId="2793F2AF" w:rsidR="00D85179" w:rsidRDefault="00EE3775" w:rsidP="008D738D">
            <w:r>
              <w:t>24/04/26</w:t>
            </w:r>
          </w:p>
        </w:tc>
        <w:tc>
          <w:tcPr>
            <w:tcW w:w="3061" w:type="dxa"/>
          </w:tcPr>
          <w:p w14:paraId="7FDAF77D" w14:textId="123EB2D1" w:rsidR="00D85179" w:rsidRDefault="00E61A34" w:rsidP="008D738D">
            <w:r>
              <w:t xml:space="preserve">Minor update </w:t>
            </w:r>
            <w:r w:rsidR="00AF1E1D">
              <w:t xml:space="preserve">on </w:t>
            </w:r>
            <w:r w:rsidR="005C6C6B">
              <w:t>amount on exchange bank position</w:t>
            </w:r>
            <w:r>
              <w:t xml:space="preserve"> computation (§ 3.5.2)</w:t>
            </w:r>
            <w:r w:rsidR="005C6C6B">
              <w:t>.</w:t>
            </w:r>
            <w:r>
              <w:t xml:space="preserve">  Minor update on </w:t>
            </w:r>
            <w:r w:rsidR="00A5170E">
              <w:t>sell cash order example (§ 2.3.1.c)</w:t>
            </w:r>
            <w:r w:rsidR="0006255F">
              <w:t xml:space="preserve">.  Minor updates on </w:t>
            </w:r>
            <w:r w:rsidR="00E373AC">
              <w:t>RBAC and functional access control.</w:t>
            </w:r>
          </w:p>
        </w:tc>
        <w:tc>
          <w:tcPr>
            <w:tcW w:w="1926" w:type="dxa"/>
          </w:tcPr>
          <w:p w14:paraId="0E556888" w14:textId="4EC318E8" w:rsidR="00D85179" w:rsidRDefault="005C6C6B" w:rsidP="008D738D">
            <w:r>
              <w:t>O Orban</w:t>
            </w:r>
          </w:p>
        </w:tc>
        <w:tc>
          <w:tcPr>
            <w:tcW w:w="1926" w:type="dxa"/>
          </w:tcPr>
          <w:p w14:paraId="7D97CF17" w14:textId="77777777" w:rsidR="00D85179" w:rsidRDefault="00D85179" w:rsidP="008D738D"/>
        </w:tc>
      </w:tr>
      <w:tr w:rsidR="006B5E9A" w:rsidRPr="00CA1761" w14:paraId="43FD8701" w14:textId="77777777" w:rsidTr="008D06DE">
        <w:trPr>
          <w:ins w:id="2" w:author="ORBAN Olivier" w:date="2026-05-19T13:36:00Z" w16du:dateUtc="2026-05-19T11:36:00Z"/>
        </w:trPr>
        <w:tc>
          <w:tcPr>
            <w:tcW w:w="1134" w:type="dxa"/>
          </w:tcPr>
          <w:p w14:paraId="35185FEE" w14:textId="6779F330" w:rsidR="006B5E9A" w:rsidRDefault="006B5E9A" w:rsidP="008D738D">
            <w:pPr>
              <w:rPr>
                <w:ins w:id="3" w:author="ORBAN Olivier" w:date="2026-05-19T13:36:00Z" w16du:dateUtc="2026-05-19T11:36:00Z"/>
              </w:rPr>
            </w:pPr>
            <w:ins w:id="4" w:author="ORBAN Olivier" w:date="2026-05-19T13:36:00Z" w16du:dateUtc="2026-05-19T11:36:00Z">
              <w:r>
                <w:t>V26</w:t>
              </w:r>
            </w:ins>
          </w:p>
        </w:tc>
        <w:tc>
          <w:tcPr>
            <w:tcW w:w="1417" w:type="dxa"/>
          </w:tcPr>
          <w:p w14:paraId="03250581" w14:textId="77777777" w:rsidR="006B5E9A" w:rsidRDefault="006B5E9A" w:rsidP="008D738D">
            <w:pPr>
              <w:rPr>
                <w:ins w:id="5" w:author="ORBAN Olivier" w:date="2026-05-19T13:36:00Z" w16du:dateUtc="2026-05-19T11:36:00Z"/>
              </w:rPr>
            </w:pPr>
          </w:p>
        </w:tc>
        <w:tc>
          <w:tcPr>
            <w:tcW w:w="3061" w:type="dxa"/>
          </w:tcPr>
          <w:p w14:paraId="3E50E9C0" w14:textId="485F8BB6" w:rsidR="006B5E9A" w:rsidRDefault="006B5E9A" w:rsidP="008D738D">
            <w:pPr>
              <w:rPr>
                <w:ins w:id="6" w:author="ORBAN Olivier" w:date="2026-05-19T13:36:00Z" w16du:dateUtc="2026-05-19T11:36:00Z"/>
              </w:rPr>
            </w:pPr>
            <w:ins w:id="7" w:author="ORBAN Olivier" w:date="2026-05-19T13:36:00Z" w16du:dateUtc="2026-05-19T11:36:00Z">
              <w:r>
                <w:t>Info on the x-</w:t>
              </w:r>
            </w:ins>
            <w:ins w:id="8" w:author="ORBAN Olivier" w:date="2026-05-19T13:37:00Z" w16du:dateUtc="2026-05-19T11:37:00Z">
              <w:r w:rsidR="00AE3F0A">
                <w:t xml:space="preserve"> extension in API doc</w:t>
              </w:r>
            </w:ins>
          </w:p>
        </w:tc>
        <w:tc>
          <w:tcPr>
            <w:tcW w:w="1926" w:type="dxa"/>
          </w:tcPr>
          <w:p w14:paraId="412433F5" w14:textId="77777777" w:rsidR="006B5E9A" w:rsidRDefault="006B5E9A" w:rsidP="008D738D">
            <w:pPr>
              <w:rPr>
                <w:ins w:id="9" w:author="ORBAN Olivier" w:date="2026-05-19T13:36:00Z" w16du:dateUtc="2026-05-19T11:36:00Z"/>
              </w:rPr>
            </w:pPr>
          </w:p>
        </w:tc>
        <w:tc>
          <w:tcPr>
            <w:tcW w:w="1926" w:type="dxa"/>
          </w:tcPr>
          <w:p w14:paraId="24EA1A3E" w14:textId="77777777" w:rsidR="006B5E9A" w:rsidRDefault="006B5E9A" w:rsidP="008D738D">
            <w:pPr>
              <w:rPr>
                <w:ins w:id="10" w:author="ORBAN Olivier" w:date="2026-05-19T13:36:00Z" w16du:dateUtc="2026-05-19T11:36:00Z"/>
              </w:rPr>
            </w:pPr>
          </w:p>
        </w:tc>
      </w:tr>
    </w:tbl>
    <w:p w14:paraId="5F16EFA0" w14:textId="77777777" w:rsidR="00F1727E" w:rsidRPr="00CA1761" w:rsidRDefault="00F1727E"/>
    <w:p w14:paraId="0DF3A578" w14:textId="77777777" w:rsidR="00A91F1A" w:rsidRPr="00CA1761" w:rsidRDefault="00A91F1A">
      <w:pPr>
        <w:spacing w:after="160" w:line="259" w:lineRule="auto"/>
      </w:pPr>
      <w:r w:rsidRPr="00CA1761">
        <w:br w:type="page"/>
      </w:r>
    </w:p>
    <w:sdt>
      <w:sdtPr>
        <w:rPr>
          <w:rFonts w:asciiTheme="minorHAnsi" w:eastAsiaTheme="minorEastAsia" w:hAnsiTheme="minorHAnsi" w:cstheme="minorBidi"/>
          <w:color w:val="auto"/>
          <w:sz w:val="18"/>
          <w:szCs w:val="18"/>
          <w:lang w:val="en-GB"/>
        </w:rPr>
        <w:id w:val="-168409506"/>
        <w:docPartObj>
          <w:docPartGallery w:val="Table of Contents"/>
          <w:docPartUnique/>
        </w:docPartObj>
      </w:sdtPr>
      <w:sdtEndPr>
        <w:rPr>
          <w:b/>
          <w:bCs/>
        </w:rPr>
      </w:sdtEndPr>
      <w:sdtContent>
        <w:p w14:paraId="047B4382" w14:textId="18E3ECAF" w:rsidR="0084211E" w:rsidRDefault="0084211E">
          <w:pPr>
            <w:pStyle w:val="TOCHeading"/>
          </w:pPr>
          <w:r>
            <w:t>Contents</w:t>
          </w:r>
        </w:p>
        <w:p w14:paraId="44C71480" w14:textId="6B59AAB5" w:rsidR="007E1D8C" w:rsidRDefault="0084211E">
          <w:pPr>
            <w:pStyle w:val="TOC1"/>
            <w:tabs>
              <w:tab w:val="right" w:leader="dot" w:pos="9628"/>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6736179" w:history="1">
            <w:r w:rsidR="007E1D8C" w:rsidRPr="00EA2ECA">
              <w:rPr>
                <w:rStyle w:val="Hyperlink"/>
                <w:noProof/>
              </w:rPr>
              <w:t>1.</w:t>
            </w:r>
            <w:r w:rsidR="007E1D8C">
              <w:rPr>
                <w:rFonts w:eastAsiaTheme="minorEastAsia"/>
                <w:noProof/>
                <w:kern w:val="2"/>
                <w:sz w:val="24"/>
                <w:szCs w:val="24"/>
                <w:lang w:eastAsia="en-GB"/>
                <w14:ligatures w14:val="standardContextual"/>
              </w:rPr>
              <w:tab/>
            </w:r>
            <w:r w:rsidR="007E1D8C" w:rsidRPr="00EA2ECA">
              <w:rPr>
                <w:rStyle w:val="Hyperlink"/>
                <w:noProof/>
              </w:rPr>
              <w:t>Introduction</w:t>
            </w:r>
            <w:r w:rsidR="007E1D8C">
              <w:rPr>
                <w:noProof/>
                <w:webHidden/>
              </w:rPr>
              <w:tab/>
            </w:r>
            <w:r w:rsidR="007E1D8C">
              <w:rPr>
                <w:noProof/>
                <w:webHidden/>
              </w:rPr>
              <w:fldChar w:fldCharType="begin"/>
            </w:r>
            <w:r w:rsidR="007E1D8C">
              <w:rPr>
                <w:noProof/>
                <w:webHidden/>
              </w:rPr>
              <w:instrText xml:space="preserve"> PAGEREF _Toc226736179 \h </w:instrText>
            </w:r>
            <w:r w:rsidR="007E1D8C">
              <w:rPr>
                <w:noProof/>
                <w:webHidden/>
              </w:rPr>
            </w:r>
            <w:r w:rsidR="007E1D8C">
              <w:rPr>
                <w:noProof/>
                <w:webHidden/>
              </w:rPr>
              <w:fldChar w:fldCharType="separate"/>
            </w:r>
            <w:r w:rsidR="007E1D8C">
              <w:rPr>
                <w:noProof/>
                <w:webHidden/>
              </w:rPr>
              <w:t>10</w:t>
            </w:r>
            <w:r w:rsidR="007E1D8C">
              <w:rPr>
                <w:noProof/>
                <w:webHidden/>
              </w:rPr>
              <w:fldChar w:fldCharType="end"/>
            </w:r>
          </w:hyperlink>
        </w:p>
        <w:p w14:paraId="246A54A8" w14:textId="3BFD0BB8" w:rsidR="007E1D8C" w:rsidRDefault="007E1D8C">
          <w:pPr>
            <w:pStyle w:val="TOC1"/>
            <w:tabs>
              <w:tab w:val="right" w:leader="dot" w:pos="9628"/>
            </w:tabs>
            <w:rPr>
              <w:rFonts w:eastAsiaTheme="minorEastAsia"/>
              <w:noProof/>
              <w:kern w:val="2"/>
              <w:sz w:val="24"/>
              <w:szCs w:val="24"/>
              <w:lang w:eastAsia="en-GB"/>
              <w14:ligatures w14:val="standardContextual"/>
            </w:rPr>
          </w:pPr>
          <w:hyperlink w:anchor="_Toc226736180" w:history="1">
            <w:r w:rsidRPr="00EA2ECA">
              <w:rPr>
                <w:rStyle w:val="Hyperlink"/>
                <w:noProof/>
              </w:rPr>
              <w:t>2.</w:t>
            </w:r>
            <w:r>
              <w:rPr>
                <w:rFonts w:eastAsiaTheme="minorEastAsia"/>
                <w:noProof/>
                <w:kern w:val="2"/>
                <w:sz w:val="24"/>
                <w:szCs w:val="24"/>
                <w:lang w:eastAsia="en-GB"/>
                <w14:ligatures w14:val="standardContextual"/>
              </w:rPr>
              <w:tab/>
            </w:r>
            <w:r w:rsidRPr="00EA2ECA">
              <w:rPr>
                <w:rStyle w:val="Hyperlink"/>
                <w:noProof/>
              </w:rPr>
              <w:t>General description</w:t>
            </w:r>
            <w:r>
              <w:rPr>
                <w:noProof/>
                <w:webHidden/>
              </w:rPr>
              <w:tab/>
            </w:r>
            <w:r>
              <w:rPr>
                <w:noProof/>
                <w:webHidden/>
              </w:rPr>
              <w:fldChar w:fldCharType="begin"/>
            </w:r>
            <w:r>
              <w:rPr>
                <w:noProof/>
                <w:webHidden/>
              </w:rPr>
              <w:instrText xml:space="preserve"> PAGEREF _Toc226736180 \h </w:instrText>
            </w:r>
            <w:r>
              <w:rPr>
                <w:noProof/>
                <w:webHidden/>
              </w:rPr>
            </w:r>
            <w:r>
              <w:rPr>
                <w:noProof/>
                <w:webHidden/>
              </w:rPr>
              <w:fldChar w:fldCharType="separate"/>
            </w:r>
            <w:r>
              <w:rPr>
                <w:noProof/>
                <w:webHidden/>
              </w:rPr>
              <w:t>11</w:t>
            </w:r>
            <w:r>
              <w:rPr>
                <w:noProof/>
                <w:webHidden/>
              </w:rPr>
              <w:fldChar w:fldCharType="end"/>
            </w:r>
          </w:hyperlink>
        </w:p>
        <w:p w14:paraId="1E3E88ED" w14:textId="17AB15C2" w:rsidR="007E1D8C" w:rsidRDefault="007E1D8C">
          <w:pPr>
            <w:pStyle w:val="TOC2"/>
            <w:rPr>
              <w:rFonts w:eastAsiaTheme="minorEastAsia"/>
              <w:b w:val="0"/>
              <w:bCs w:val="0"/>
              <w:kern w:val="2"/>
              <w:sz w:val="24"/>
              <w:szCs w:val="24"/>
              <w:lang w:eastAsia="en-GB"/>
              <w14:ligatures w14:val="standardContextual"/>
            </w:rPr>
          </w:pPr>
          <w:hyperlink w:anchor="_Toc226736181" w:history="1">
            <w:r w:rsidRPr="00EA2ECA">
              <w:rPr>
                <w:rStyle w:val="Hyperlink"/>
              </w:rPr>
              <w:t>2.1.</w:t>
            </w:r>
            <w:r>
              <w:rPr>
                <w:rFonts w:eastAsiaTheme="minorEastAsia"/>
                <w:b w:val="0"/>
                <w:bCs w:val="0"/>
                <w:kern w:val="2"/>
                <w:sz w:val="24"/>
                <w:szCs w:val="24"/>
                <w:lang w:eastAsia="en-GB"/>
                <w14:ligatures w14:val="standardContextual"/>
              </w:rPr>
              <w:tab/>
            </w:r>
            <w:r w:rsidRPr="00EA2ECA">
              <w:rPr>
                <w:rStyle w:val="Hyperlink"/>
              </w:rPr>
              <w:t>Overview</w:t>
            </w:r>
            <w:r>
              <w:rPr>
                <w:webHidden/>
              </w:rPr>
              <w:tab/>
            </w:r>
            <w:r>
              <w:rPr>
                <w:webHidden/>
              </w:rPr>
              <w:fldChar w:fldCharType="begin"/>
            </w:r>
            <w:r>
              <w:rPr>
                <w:webHidden/>
              </w:rPr>
              <w:instrText xml:space="preserve"> PAGEREF _Toc226736181 \h </w:instrText>
            </w:r>
            <w:r>
              <w:rPr>
                <w:webHidden/>
              </w:rPr>
            </w:r>
            <w:r>
              <w:rPr>
                <w:webHidden/>
              </w:rPr>
              <w:fldChar w:fldCharType="separate"/>
            </w:r>
            <w:r>
              <w:rPr>
                <w:webHidden/>
              </w:rPr>
              <w:t>11</w:t>
            </w:r>
            <w:r>
              <w:rPr>
                <w:webHidden/>
              </w:rPr>
              <w:fldChar w:fldCharType="end"/>
            </w:r>
          </w:hyperlink>
        </w:p>
        <w:p w14:paraId="6017A20B" w14:textId="3E9B0BD8" w:rsidR="007E1D8C" w:rsidRDefault="007E1D8C">
          <w:pPr>
            <w:pStyle w:val="TOC2"/>
            <w:rPr>
              <w:rFonts w:eastAsiaTheme="minorEastAsia"/>
              <w:b w:val="0"/>
              <w:bCs w:val="0"/>
              <w:kern w:val="2"/>
              <w:sz w:val="24"/>
              <w:szCs w:val="24"/>
              <w:lang w:eastAsia="en-GB"/>
              <w14:ligatures w14:val="standardContextual"/>
            </w:rPr>
          </w:pPr>
          <w:hyperlink w:anchor="_Toc226736182" w:history="1">
            <w:r w:rsidRPr="00EA2ECA">
              <w:rPr>
                <w:rStyle w:val="Hyperlink"/>
              </w:rPr>
              <w:t>2.2.</w:t>
            </w:r>
            <w:r>
              <w:rPr>
                <w:rFonts w:eastAsiaTheme="minorEastAsia"/>
                <w:b w:val="0"/>
                <w:bCs w:val="0"/>
                <w:kern w:val="2"/>
                <w:sz w:val="24"/>
                <w:szCs w:val="24"/>
                <w:lang w:eastAsia="en-GB"/>
                <w14:ligatures w14:val="standardContextual"/>
              </w:rPr>
              <w:tab/>
            </w:r>
            <w:r w:rsidRPr="00EA2ECA">
              <w:rPr>
                <w:rStyle w:val="Hyperlink"/>
              </w:rPr>
              <w:t>Business capabilities</w:t>
            </w:r>
            <w:r>
              <w:rPr>
                <w:webHidden/>
              </w:rPr>
              <w:tab/>
            </w:r>
            <w:r>
              <w:rPr>
                <w:webHidden/>
              </w:rPr>
              <w:fldChar w:fldCharType="begin"/>
            </w:r>
            <w:r>
              <w:rPr>
                <w:webHidden/>
              </w:rPr>
              <w:instrText xml:space="preserve"> PAGEREF _Toc226736182 \h </w:instrText>
            </w:r>
            <w:r>
              <w:rPr>
                <w:webHidden/>
              </w:rPr>
            </w:r>
            <w:r>
              <w:rPr>
                <w:webHidden/>
              </w:rPr>
              <w:fldChar w:fldCharType="separate"/>
            </w:r>
            <w:r>
              <w:rPr>
                <w:webHidden/>
              </w:rPr>
              <w:t>12</w:t>
            </w:r>
            <w:r>
              <w:rPr>
                <w:webHidden/>
              </w:rPr>
              <w:fldChar w:fldCharType="end"/>
            </w:r>
          </w:hyperlink>
        </w:p>
        <w:p w14:paraId="05B077CF" w14:textId="02F0378D"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83" w:history="1">
            <w:r w:rsidRPr="00EA2ECA">
              <w:rPr>
                <w:rStyle w:val="Hyperlink"/>
                <w:noProof/>
              </w:rPr>
              <w:t>2.2.1.</w:t>
            </w:r>
            <w:r>
              <w:rPr>
                <w:rFonts w:eastAsiaTheme="minorEastAsia"/>
                <w:noProof/>
                <w:kern w:val="2"/>
                <w:sz w:val="24"/>
                <w:szCs w:val="24"/>
                <w:lang w:eastAsia="en-GB"/>
                <w14:ligatures w14:val="standardContextual"/>
              </w:rPr>
              <w:tab/>
            </w:r>
            <w:r w:rsidRPr="00EA2ECA">
              <w:rPr>
                <w:rStyle w:val="Hyperlink"/>
                <w:noProof/>
              </w:rPr>
              <w:t>Customer Products &amp; Services</w:t>
            </w:r>
            <w:r>
              <w:rPr>
                <w:noProof/>
                <w:webHidden/>
              </w:rPr>
              <w:tab/>
            </w:r>
            <w:r>
              <w:rPr>
                <w:noProof/>
                <w:webHidden/>
              </w:rPr>
              <w:fldChar w:fldCharType="begin"/>
            </w:r>
            <w:r>
              <w:rPr>
                <w:noProof/>
                <w:webHidden/>
              </w:rPr>
              <w:instrText xml:space="preserve"> PAGEREF _Toc226736183 \h </w:instrText>
            </w:r>
            <w:r>
              <w:rPr>
                <w:noProof/>
                <w:webHidden/>
              </w:rPr>
            </w:r>
            <w:r>
              <w:rPr>
                <w:noProof/>
                <w:webHidden/>
              </w:rPr>
              <w:fldChar w:fldCharType="separate"/>
            </w:r>
            <w:r>
              <w:rPr>
                <w:noProof/>
                <w:webHidden/>
              </w:rPr>
              <w:t>13</w:t>
            </w:r>
            <w:r>
              <w:rPr>
                <w:noProof/>
                <w:webHidden/>
              </w:rPr>
              <w:fldChar w:fldCharType="end"/>
            </w:r>
          </w:hyperlink>
        </w:p>
        <w:p w14:paraId="5DF104AF" w14:textId="2AAA2884"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84" w:history="1">
            <w:r w:rsidRPr="00EA2ECA">
              <w:rPr>
                <w:rStyle w:val="Hyperlink"/>
                <w:noProof/>
              </w:rPr>
              <w:t>2.2.2.</w:t>
            </w:r>
            <w:r>
              <w:rPr>
                <w:rFonts w:eastAsiaTheme="minorEastAsia"/>
                <w:noProof/>
                <w:kern w:val="2"/>
                <w:sz w:val="24"/>
                <w:szCs w:val="24"/>
                <w:lang w:eastAsia="en-GB"/>
                <w14:ligatures w14:val="standardContextual"/>
              </w:rPr>
              <w:tab/>
            </w:r>
            <w:r w:rsidRPr="00EA2ECA">
              <w:rPr>
                <w:rStyle w:val="Hyperlink"/>
                <w:noProof/>
              </w:rPr>
              <w:t>Operation &amp; Execution</w:t>
            </w:r>
            <w:r>
              <w:rPr>
                <w:noProof/>
                <w:webHidden/>
              </w:rPr>
              <w:tab/>
            </w:r>
            <w:r>
              <w:rPr>
                <w:noProof/>
                <w:webHidden/>
              </w:rPr>
              <w:fldChar w:fldCharType="begin"/>
            </w:r>
            <w:r>
              <w:rPr>
                <w:noProof/>
                <w:webHidden/>
              </w:rPr>
              <w:instrText xml:space="preserve"> PAGEREF _Toc226736184 \h </w:instrText>
            </w:r>
            <w:r>
              <w:rPr>
                <w:noProof/>
                <w:webHidden/>
              </w:rPr>
            </w:r>
            <w:r>
              <w:rPr>
                <w:noProof/>
                <w:webHidden/>
              </w:rPr>
              <w:fldChar w:fldCharType="separate"/>
            </w:r>
            <w:r>
              <w:rPr>
                <w:noProof/>
                <w:webHidden/>
              </w:rPr>
              <w:t>13</w:t>
            </w:r>
            <w:r>
              <w:rPr>
                <w:noProof/>
                <w:webHidden/>
              </w:rPr>
              <w:fldChar w:fldCharType="end"/>
            </w:r>
          </w:hyperlink>
        </w:p>
        <w:p w14:paraId="024D882B" w14:textId="427AE009"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85" w:history="1">
            <w:r w:rsidRPr="00EA2ECA">
              <w:rPr>
                <w:rStyle w:val="Hyperlink"/>
                <w:noProof/>
              </w:rPr>
              <w:t>2.2.3.</w:t>
            </w:r>
            <w:r>
              <w:rPr>
                <w:rFonts w:eastAsiaTheme="minorEastAsia"/>
                <w:noProof/>
                <w:kern w:val="2"/>
                <w:sz w:val="24"/>
                <w:szCs w:val="24"/>
                <w:lang w:eastAsia="en-GB"/>
                <w14:ligatures w14:val="standardContextual"/>
              </w:rPr>
              <w:tab/>
            </w:r>
            <w:r w:rsidRPr="00EA2ECA">
              <w:rPr>
                <w:rStyle w:val="Hyperlink"/>
                <w:noProof/>
              </w:rPr>
              <w:t>Enterprise Management</w:t>
            </w:r>
            <w:r>
              <w:rPr>
                <w:noProof/>
                <w:webHidden/>
              </w:rPr>
              <w:tab/>
            </w:r>
            <w:r>
              <w:rPr>
                <w:noProof/>
                <w:webHidden/>
              </w:rPr>
              <w:fldChar w:fldCharType="begin"/>
            </w:r>
            <w:r>
              <w:rPr>
                <w:noProof/>
                <w:webHidden/>
              </w:rPr>
              <w:instrText xml:space="preserve"> PAGEREF _Toc226736185 \h </w:instrText>
            </w:r>
            <w:r>
              <w:rPr>
                <w:noProof/>
                <w:webHidden/>
              </w:rPr>
            </w:r>
            <w:r>
              <w:rPr>
                <w:noProof/>
                <w:webHidden/>
              </w:rPr>
              <w:fldChar w:fldCharType="separate"/>
            </w:r>
            <w:r>
              <w:rPr>
                <w:noProof/>
                <w:webHidden/>
              </w:rPr>
              <w:t>16</w:t>
            </w:r>
            <w:r>
              <w:rPr>
                <w:noProof/>
                <w:webHidden/>
              </w:rPr>
              <w:fldChar w:fldCharType="end"/>
            </w:r>
          </w:hyperlink>
        </w:p>
        <w:p w14:paraId="736D7DE2" w14:textId="1246E622"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86" w:history="1">
            <w:r w:rsidRPr="00EA2ECA">
              <w:rPr>
                <w:rStyle w:val="Hyperlink"/>
                <w:noProof/>
              </w:rPr>
              <w:t>2.2.4.</w:t>
            </w:r>
            <w:r>
              <w:rPr>
                <w:rFonts w:eastAsiaTheme="minorEastAsia"/>
                <w:noProof/>
                <w:kern w:val="2"/>
                <w:sz w:val="24"/>
                <w:szCs w:val="24"/>
                <w:lang w:eastAsia="en-GB"/>
                <w14:ligatures w14:val="standardContextual"/>
              </w:rPr>
              <w:tab/>
            </w:r>
            <w:r w:rsidRPr="00EA2ECA">
              <w:rPr>
                <w:rStyle w:val="Hyperlink"/>
                <w:noProof/>
              </w:rPr>
              <w:t>Data</w:t>
            </w:r>
            <w:r>
              <w:rPr>
                <w:noProof/>
                <w:webHidden/>
              </w:rPr>
              <w:tab/>
            </w:r>
            <w:r>
              <w:rPr>
                <w:noProof/>
                <w:webHidden/>
              </w:rPr>
              <w:fldChar w:fldCharType="begin"/>
            </w:r>
            <w:r>
              <w:rPr>
                <w:noProof/>
                <w:webHidden/>
              </w:rPr>
              <w:instrText xml:space="preserve"> PAGEREF _Toc226736186 \h </w:instrText>
            </w:r>
            <w:r>
              <w:rPr>
                <w:noProof/>
                <w:webHidden/>
              </w:rPr>
            </w:r>
            <w:r>
              <w:rPr>
                <w:noProof/>
                <w:webHidden/>
              </w:rPr>
              <w:fldChar w:fldCharType="separate"/>
            </w:r>
            <w:r>
              <w:rPr>
                <w:noProof/>
                <w:webHidden/>
              </w:rPr>
              <w:t>16</w:t>
            </w:r>
            <w:r>
              <w:rPr>
                <w:noProof/>
                <w:webHidden/>
              </w:rPr>
              <w:fldChar w:fldCharType="end"/>
            </w:r>
          </w:hyperlink>
        </w:p>
        <w:p w14:paraId="4A834402" w14:textId="6403C03B"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87" w:history="1">
            <w:r w:rsidRPr="00EA2ECA">
              <w:rPr>
                <w:rStyle w:val="Hyperlink"/>
                <w:noProof/>
              </w:rPr>
              <w:t>2.2.5.</w:t>
            </w:r>
            <w:r>
              <w:rPr>
                <w:rFonts w:eastAsiaTheme="minorEastAsia"/>
                <w:noProof/>
                <w:kern w:val="2"/>
                <w:sz w:val="24"/>
                <w:szCs w:val="24"/>
                <w:lang w:eastAsia="en-GB"/>
                <w14:ligatures w14:val="standardContextual"/>
              </w:rPr>
              <w:tab/>
            </w:r>
            <w:r w:rsidRPr="00EA2ECA">
              <w:rPr>
                <w:rStyle w:val="Hyperlink"/>
                <w:noProof/>
              </w:rPr>
              <w:t>Foundation</w:t>
            </w:r>
            <w:r>
              <w:rPr>
                <w:noProof/>
                <w:webHidden/>
              </w:rPr>
              <w:tab/>
            </w:r>
            <w:r>
              <w:rPr>
                <w:noProof/>
                <w:webHidden/>
              </w:rPr>
              <w:fldChar w:fldCharType="begin"/>
            </w:r>
            <w:r>
              <w:rPr>
                <w:noProof/>
                <w:webHidden/>
              </w:rPr>
              <w:instrText xml:space="preserve"> PAGEREF _Toc226736187 \h </w:instrText>
            </w:r>
            <w:r>
              <w:rPr>
                <w:noProof/>
                <w:webHidden/>
              </w:rPr>
            </w:r>
            <w:r>
              <w:rPr>
                <w:noProof/>
                <w:webHidden/>
              </w:rPr>
              <w:fldChar w:fldCharType="separate"/>
            </w:r>
            <w:r>
              <w:rPr>
                <w:noProof/>
                <w:webHidden/>
              </w:rPr>
              <w:t>17</w:t>
            </w:r>
            <w:r>
              <w:rPr>
                <w:noProof/>
                <w:webHidden/>
              </w:rPr>
              <w:fldChar w:fldCharType="end"/>
            </w:r>
          </w:hyperlink>
        </w:p>
        <w:p w14:paraId="28D4E9B4" w14:textId="3B14E0DF" w:rsidR="007E1D8C" w:rsidRDefault="007E1D8C">
          <w:pPr>
            <w:pStyle w:val="TOC2"/>
            <w:rPr>
              <w:rFonts w:eastAsiaTheme="minorEastAsia"/>
              <w:b w:val="0"/>
              <w:bCs w:val="0"/>
              <w:kern w:val="2"/>
              <w:sz w:val="24"/>
              <w:szCs w:val="24"/>
              <w:lang w:eastAsia="en-GB"/>
              <w14:ligatures w14:val="standardContextual"/>
            </w:rPr>
          </w:pPr>
          <w:hyperlink w:anchor="_Toc226736188" w:history="1">
            <w:r w:rsidRPr="00EA2ECA">
              <w:rPr>
                <w:rStyle w:val="Hyperlink"/>
              </w:rPr>
              <w:t>2.3.</w:t>
            </w:r>
            <w:r>
              <w:rPr>
                <w:rFonts w:eastAsiaTheme="minorEastAsia"/>
                <w:b w:val="0"/>
                <w:bCs w:val="0"/>
                <w:kern w:val="2"/>
                <w:sz w:val="24"/>
                <w:szCs w:val="24"/>
                <w:lang w:eastAsia="en-GB"/>
                <w14:ligatures w14:val="standardContextual"/>
              </w:rPr>
              <w:tab/>
            </w:r>
            <w:r w:rsidRPr="00EA2ECA">
              <w:rPr>
                <w:rStyle w:val="Hyperlink"/>
              </w:rPr>
              <w:t>Concepts</w:t>
            </w:r>
            <w:r>
              <w:rPr>
                <w:webHidden/>
              </w:rPr>
              <w:tab/>
            </w:r>
            <w:r>
              <w:rPr>
                <w:webHidden/>
              </w:rPr>
              <w:fldChar w:fldCharType="begin"/>
            </w:r>
            <w:r>
              <w:rPr>
                <w:webHidden/>
              </w:rPr>
              <w:instrText xml:space="preserve"> PAGEREF _Toc226736188 \h </w:instrText>
            </w:r>
            <w:r>
              <w:rPr>
                <w:webHidden/>
              </w:rPr>
            </w:r>
            <w:r>
              <w:rPr>
                <w:webHidden/>
              </w:rPr>
              <w:fldChar w:fldCharType="separate"/>
            </w:r>
            <w:r>
              <w:rPr>
                <w:webHidden/>
              </w:rPr>
              <w:t>18</w:t>
            </w:r>
            <w:r>
              <w:rPr>
                <w:webHidden/>
              </w:rPr>
              <w:fldChar w:fldCharType="end"/>
            </w:r>
          </w:hyperlink>
        </w:p>
        <w:p w14:paraId="0B16643A" w14:textId="44A19ED6"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89" w:history="1">
            <w:r w:rsidRPr="00EA2ECA">
              <w:rPr>
                <w:rStyle w:val="Hyperlink"/>
                <w:noProof/>
              </w:rPr>
              <w:t>2.3.1.</w:t>
            </w:r>
            <w:r>
              <w:rPr>
                <w:rFonts w:eastAsiaTheme="minorEastAsia"/>
                <w:noProof/>
                <w:kern w:val="2"/>
                <w:sz w:val="24"/>
                <w:szCs w:val="24"/>
                <w:lang w:eastAsia="en-GB"/>
                <w14:ligatures w14:val="standardContextual"/>
              </w:rPr>
              <w:tab/>
            </w:r>
            <w:r w:rsidRPr="00EA2ECA">
              <w:rPr>
                <w:rStyle w:val="Hyperlink"/>
                <w:noProof/>
              </w:rPr>
              <w:t>Subledger</w:t>
            </w:r>
            <w:r>
              <w:rPr>
                <w:noProof/>
                <w:webHidden/>
              </w:rPr>
              <w:tab/>
            </w:r>
            <w:r>
              <w:rPr>
                <w:noProof/>
                <w:webHidden/>
              </w:rPr>
              <w:fldChar w:fldCharType="begin"/>
            </w:r>
            <w:r>
              <w:rPr>
                <w:noProof/>
                <w:webHidden/>
              </w:rPr>
              <w:instrText xml:space="preserve"> PAGEREF _Toc226736189 \h </w:instrText>
            </w:r>
            <w:r>
              <w:rPr>
                <w:noProof/>
                <w:webHidden/>
              </w:rPr>
            </w:r>
            <w:r>
              <w:rPr>
                <w:noProof/>
                <w:webHidden/>
              </w:rPr>
              <w:fldChar w:fldCharType="separate"/>
            </w:r>
            <w:r>
              <w:rPr>
                <w:noProof/>
                <w:webHidden/>
              </w:rPr>
              <w:t>18</w:t>
            </w:r>
            <w:r>
              <w:rPr>
                <w:noProof/>
                <w:webHidden/>
              </w:rPr>
              <w:fldChar w:fldCharType="end"/>
            </w:r>
          </w:hyperlink>
        </w:p>
        <w:p w14:paraId="750FC3A2" w14:textId="3985EDF6"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90" w:history="1">
            <w:r w:rsidRPr="00EA2ECA">
              <w:rPr>
                <w:rStyle w:val="Hyperlink"/>
                <w:noProof/>
              </w:rPr>
              <w:t>2.3.2.</w:t>
            </w:r>
            <w:r>
              <w:rPr>
                <w:rFonts w:eastAsiaTheme="minorEastAsia"/>
                <w:noProof/>
                <w:kern w:val="2"/>
                <w:sz w:val="24"/>
                <w:szCs w:val="24"/>
                <w:lang w:eastAsia="en-GB"/>
                <w14:ligatures w14:val="standardContextual"/>
              </w:rPr>
              <w:tab/>
            </w:r>
            <w:r w:rsidRPr="00EA2ECA">
              <w:rPr>
                <w:rStyle w:val="Hyperlink"/>
                <w:noProof/>
              </w:rPr>
              <w:t>Orchestration &amp; Operation</w:t>
            </w:r>
            <w:r>
              <w:rPr>
                <w:noProof/>
                <w:webHidden/>
              </w:rPr>
              <w:tab/>
            </w:r>
            <w:r>
              <w:rPr>
                <w:noProof/>
                <w:webHidden/>
              </w:rPr>
              <w:fldChar w:fldCharType="begin"/>
            </w:r>
            <w:r>
              <w:rPr>
                <w:noProof/>
                <w:webHidden/>
              </w:rPr>
              <w:instrText xml:space="preserve"> PAGEREF _Toc226736190 \h </w:instrText>
            </w:r>
            <w:r>
              <w:rPr>
                <w:noProof/>
                <w:webHidden/>
              </w:rPr>
            </w:r>
            <w:r>
              <w:rPr>
                <w:noProof/>
                <w:webHidden/>
              </w:rPr>
              <w:fldChar w:fldCharType="separate"/>
            </w:r>
            <w:r>
              <w:rPr>
                <w:noProof/>
                <w:webHidden/>
              </w:rPr>
              <w:t>28</w:t>
            </w:r>
            <w:r>
              <w:rPr>
                <w:noProof/>
                <w:webHidden/>
              </w:rPr>
              <w:fldChar w:fldCharType="end"/>
            </w:r>
          </w:hyperlink>
        </w:p>
        <w:p w14:paraId="78D11163" w14:textId="37D370EE"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91" w:history="1">
            <w:r w:rsidRPr="00EA2ECA">
              <w:rPr>
                <w:rStyle w:val="Hyperlink"/>
                <w:noProof/>
              </w:rPr>
              <w:t>2.3.3.</w:t>
            </w:r>
            <w:r>
              <w:rPr>
                <w:rFonts w:eastAsiaTheme="minorEastAsia"/>
                <w:noProof/>
                <w:kern w:val="2"/>
                <w:sz w:val="24"/>
                <w:szCs w:val="24"/>
                <w:lang w:eastAsia="en-GB"/>
                <w14:ligatures w14:val="standardContextual"/>
              </w:rPr>
              <w:tab/>
            </w:r>
            <w:r w:rsidRPr="00EA2ECA">
              <w:rPr>
                <w:rStyle w:val="Hyperlink"/>
                <w:noProof/>
              </w:rPr>
              <w:t>Custodian</w:t>
            </w:r>
            <w:r>
              <w:rPr>
                <w:noProof/>
                <w:webHidden/>
              </w:rPr>
              <w:tab/>
            </w:r>
            <w:r>
              <w:rPr>
                <w:noProof/>
                <w:webHidden/>
              </w:rPr>
              <w:fldChar w:fldCharType="begin"/>
            </w:r>
            <w:r>
              <w:rPr>
                <w:noProof/>
                <w:webHidden/>
              </w:rPr>
              <w:instrText xml:space="preserve"> PAGEREF _Toc226736191 \h </w:instrText>
            </w:r>
            <w:r>
              <w:rPr>
                <w:noProof/>
                <w:webHidden/>
              </w:rPr>
            </w:r>
            <w:r>
              <w:rPr>
                <w:noProof/>
                <w:webHidden/>
              </w:rPr>
              <w:fldChar w:fldCharType="separate"/>
            </w:r>
            <w:r>
              <w:rPr>
                <w:noProof/>
                <w:webHidden/>
              </w:rPr>
              <w:t>29</w:t>
            </w:r>
            <w:r>
              <w:rPr>
                <w:noProof/>
                <w:webHidden/>
              </w:rPr>
              <w:fldChar w:fldCharType="end"/>
            </w:r>
          </w:hyperlink>
        </w:p>
        <w:p w14:paraId="079506C4" w14:textId="2D7F0598"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92" w:history="1">
            <w:r w:rsidRPr="00EA2ECA">
              <w:rPr>
                <w:rStyle w:val="Hyperlink"/>
                <w:noProof/>
              </w:rPr>
              <w:t>2.3.4.</w:t>
            </w:r>
            <w:r>
              <w:rPr>
                <w:rFonts w:eastAsiaTheme="minorEastAsia"/>
                <w:noProof/>
                <w:kern w:val="2"/>
                <w:sz w:val="24"/>
                <w:szCs w:val="24"/>
                <w:lang w:eastAsia="en-GB"/>
                <w14:ligatures w14:val="standardContextual"/>
              </w:rPr>
              <w:tab/>
            </w:r>
            <w:r w:rsidRPr="00EA2ECA">
              <w:rPr>
                <w:rStyle w:val="Hyperlink"/>
                <w:noProof/>
              </w:rPr>
              <w:t>Order Management System</w:t>
            </w:r>
            <w:r>
              <w:rPr>
                <w:noProof/>
                <w:webHidden/>
              </w:rPr>
              <w:tab/>
            </w:r>
            <w:r>
              <w:rPr>
                <w:noProof/>
                <w:webHidden/>
              </w:rPr>
              <w:fldChar w:fldCharType="begin"/>
            </w:r>
            <w:r>
              <w:rPr>
                <w:noProof/>
                <w:webHidden/>
              </w:rPr>
              <w:instrText xml:space="preserve"> PAGEREF _Toc226736192 \h </w:instrText>
            </w:r>
            <w:r>
              <w:rPr>
                <w:noProof/>
                <w:webHidden/>
              </w:rPr>
            </w:r>
            <w:r>
              <w:rPr>
                <w:noProof/>
                <w:webHidden/>
              </w:rPr>
              <w:fldChar w:fldCharType="separate"/>
            </w:r>
            <w:r>
              <w:rPr>
                <w:noProof/>
                <w:webHidden/>
              </w:rPr>
              <w:t>29</w:t>
            </w:r>
            <w:r>
              <w:rPr>
                <w:noProof/>
                <w:webHidden/>
              </w:rPr>
              <w:fldChar w:fldCharType="end"/>
            </w:r>
          </w:hyperlink>
        </w:p>
        <w:p w14:paraId="7B315428" w14:textId="7AEAFFC6"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93" w:history="1">
            <w:r w:rsidRPr="00EA2ECA">
              <w:rPr>
                <w:rStyle w:val="Hyperlink"/>
                <w:noProof/>
              </w:rPr>
              <w:t>2.3.5.</w:t>
            </w:r>
            <w:r>
              <w:rPr>
                <w:rFonts w:eastAsiaTheme="minorEastAsia"/>
                <w:noProof/>
                <w:kern w:val="2"/>
                <w:sz w:val="24"/>
                <w:szCs w:val="24"/>
                <w:lang w:eastAsia="en-GB"/>
                <w14:ligatures w14:val="standardContextual"/>
              </w:rPr>
              <w:tab/>
            </w:r>
            <w:r w:rsidRPr="00EA2ECA">
              <w:rPr>
                <w:rStyle w:val="Hyperlink"/>
                <w:noProof/>
              </w:rPr>
              <w:t>Compliance</w:t>
            </w:r>
            <w:r>
              <w:rPr>
                <w:noProof/>
                <w:webHidden/>
              </w:rPr>
              <w:tab/>
            </w:r>
            <w:r>
              <w:rPr>
                <w:noProof/>
                <w:webHidden/>
              </w:rPr>
              <w:fldChar w:fldCharType="begin"/>
            </w:r>
            <w:r>
              <w:rPr>
                <w:noProof/>
                <w:webHidden/>
              </w:rPr>
              <w:instrText xml:space="preserve"> PAGEREF _Toc226736193 \h </w:instrText>
            </w:r>
            <w:r>
              <w:rPr>
                <w:noProof/>
                <w:webHidden/>
              </w:rPr>
            </w:r>
            <w:r>
              <w:rPr>
                <w:noProof/>
                <w:webHidden/>
              </w:rPr>
              <w:fldChar w:fldCharType="separate"/>
            </w:r>
            <w:r>
              <w:rPr>
                <w:noProof/>
                <w:webHidden/>
              </w:rPr>
              <w:t>29</w:t>
            </w:r>
            <w:r>
              <w:rPr>
                <w:noProof/>
                <w:webHidden/>
              </w:rPr>
              <w:fldChar w:fldCharType="end"/>
            </w:r>
          </w:hyperlink>
        </w:p>
        <w:p w14:paraId="2E768342" w14:textId="1010A66A" w:rsidR="007E1D8C" w:rsidRDefault="007E1D8C">
          <w:pPr>
            <w:pStyle w:val="TOC2"/>
            <w:rPr>
              <w:rFonts w:eastAsiaTheme="minorEastAsia"/>
              <w:b w:val="0"/>
              <w:bCs w:val="0"/>
              <w:kern w:val="2"/>
              <w:sz w:val="24"/>
              <w:szCs w:val="24"/>
              <w:lang w:eastAsia="en-GB"/>
              <w14:ligatures w14:val="standardContextual"/>
            </w:rPr>
          </w:pPr>
          <w:hyperlink w:anchor="_Toc226736194" w:history="1">
            <w:r w:rsidRPr="00EA2ECA">
              <w:rPr>
                <w:rStyle w:val="Hyperlink"/>
              </w:rPr>
              <w:t>2.4.</w:t>
            </w:r>
            <w:r>
              <w:rPr>
                <w:rFonts w:eastAsiaTheme="minorEastAsia"/>
                <w:b w:val="0"/>
                <w:bCs w:val="0"/>
                <w:kern w:val="2"/>
                <w:sz w:val="24"/>
                <w:szCs w:val="24"/>
                <w:lang w:eastAsia="en-GB"/>
                <w14:ligatures w14:val="standardContextual"/>
              </w:rPr>
              <w:tab/>
            </w:r>
            <w:r w:rsidRPr="00EA2ECA">
              <w:rPr>
                <w:rStyle w:val="Hyperlink"/>
              </w:rPr>
              <w:t>Application architecture</w:t>
            </w:r>
            <w:r>
              <w:rPr>
                <w:webHidden/>
              </w:rPr>
              <w:tab/>
            </w:r>
            <w:r>
              <w:rPr>
                <w:webHidden/>
              </w:rPr>
              <w:fldChar w:fldCharType="begin"/>
            </w:r>
            <w:r>
              <w:rPr>
                <w:webHidden/>
              </w:rPr>
              <w:instrText xml:space="preserve"> PAGEREF _Toc226736194 \h </w:instrText>
            </w:r>
            <w:r>
              <w:rPr>
                <w:webHidden/>
              </w:rPr>
            </w:r>
            <w:r>
              <w:rPr>
                <w:webHidden/>
              </w:rPr>
              <w:fldChar w:fldCharType="separate"/>
            </w:r>
            <w:r>
              <w:rPr>
                <w:webHidden/>
              </w:rPr>
              <w:t>29</w:t>
            </w:r>
            <w:r>
              <w:rPr>
                <w:webHidden/>
              </w:rPr>
              <w:fldChar w:fldCharType="end"/>
            </w:r>
          </w:hyperlink>
        </w:p>
        <w:p w14:paraId="13965737" w14:textId="73C6328E"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95" w:history="1">
            <w:r w:rsidRPr="00EA2ECA">
              <w:rPr>
                <w:rStyle w:val="Hyperlink"/>
                <w:noProof/>
              </w:rPr>
              <w:t>2.4.1.</w:t>
            </w:r>
            <w:r>
              <w:rPr>
                <w:rFonts w:eastAsiaTheme="minorEastAsia"/>
                <w:noProof/>
                <w:kern w:val="2"/>
                <w:sz w:val="24"/>
                <w:szCs w:val="24"/>
                <w:lang w:eastAsia="en-GB"/>
                <w14:ligatures w14:val="standardContextual"/>
              </w:rPr>
              <w:tab/>
            </w:r>
            <w:r w:rsidRPr="00EA2ECA">
              <w:rPr>
                <w:rStyle w:val="Hyperlink"/>
                <w:noProof/>
              </w:rPr>
              <w:t>SCS Core</w:t>
            </w:r>
            <w:r>
              <w:rPr>
                <w:noProof/>
                <w:webHidden/>
              </w:rPr>
              <w:tab/>
            </w:r>
            <w:r>
              <w:rPr>
                <w:noProof/>
                <w:webHidden/>
              </w:rPr>
              <w:fldChar w:fldCharType="begin"/>
            </w:r>
            <w:r>
              <w:rPr>
                <w:noProof/>
                <w:webHidden/>
              </w:rPr>
              <w:instrText xml:space="preserve"> PAGEREF _Toc226736195 \h </w:instrText>
            </w:r>
            <w:r>
              <w:rPr>
                <w:noProof/>
                <w:webHidden/>
              </w:rPr>
            </w:r>
            <w:r>
              <w:rPr>
                <w:noProof/>
                <w:webHidden/>
              </w:rPr>
              <w:fldChar w:fldCharType="separate"/>
            </w:r>
            <w:r>
              <w:rPr>
                <w:noProof/>
                <w:webHidden/>
              </w:rPr>
              <w:t>29</w:t>
            </w:r>
            <w:r>
              <w:rPr>
                <w:noProof/>
                <w:webHidden/>
              </w:rPr>
              <w:fldChar w:fldCharType="end"/>
            </w:r>
          </w:hyperlink>
        </w:p>
        <w:p w14:paraId="099CA376" w14:textId="10633597"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196" w:history="1">
            <w:r w:rsidRPr="00EA2ECA">
              <w:rPr>
                <w:rStyle w:val="Hyperlink"/>
                <w:noProof/>
              </w:rPr>
              <w:t>2.4.2.</w:t>
            </w:r>
            <w:r>
              <w:rPr>
                <w:rFonts w:eastAsiaTheme="minorEastAsia"/>
                <w:noProof/>
                <w:kern w:val="2"/>
                <w:sz w:val="24"/>
                <w:szCs w:val="24"/>
                <w:lang w:eastAsia="en-GB"/>
                <w14:ligatures w14:val="standardContextual"/>
              </w:rPr>
              <w:tab/>
            </w:r>
            <w:r w:rsidRPr="00EA2ECA">
              <w:rPr>
                <w:rStyle w:val="Hyperlink"/>
                <w:noProof/>
              </w:rPr>
              <w:t>Deployment</w:t>
            </w:r>
            <w:r>
              <w:rPr>
                <w:noProof/>
                <w:webHidden/>
              </w:rPr>
              <w:tab/>
            </w:r>
            <w:r>
              <w:rPr>
                <w:noProof/>
                <w:webHidden/>
              </w:rPr>
              <w:fldChar w:fldCharType="begin"/>
            </w:r>
            <w:r>
              <w:rPr>
                <w:noProof/>
                <w:webHidden/>
              </w:rPr>
              <w:instrText xml:space="preserve"> PAGEREF _Toc226736196 \h </w:instrText>
            </w:r>
            <w:r>
              <w:rPr>
                <w:noProof/>
                <w:webHidden/>
              </w:rPr>
            </w:r>
            <w:r>
              <w:rPr>
                <w:noProof/>
                <w:webHidden/>
              </w:rPr>
              <w:fldChar w:fldCharType="separate"/>
            </w:r>
            <w:r>
              <w:rPr>
                <w:noProof/>
                <w:webHidden/>
              </w:rPr>
              <w:t>30</w:t>
            </w:r>
            <w:r>
              <w:rPr>
                <w:noProof/>
                <w:webHidden/>
              </w:rPr>
              <w:fldChar w:fldCharType="end"/>
            </w:r>
          </w:hyperlink>
        </w:p>
        <w:p w14:paraId="5937AE79" w14:textId="5D2D46E2" w:rsidR="007E1D8C" w:rsidRDefault="007E1D8C">
          <w:pPr>
            <w:pStyle w:val="TOC2"/>
            <w:rPr>
              <w:rFonts w:eastAsiaTheme="minorEastAsia"/>
              <w:b w:val="0"/>
              <w:bCs w:val="0"/>
              <w:kern w:val="2"/>
              <w:sz w:val="24"/>
              <w:szCs w:val="24"/>
              <w:lang w:eastAsia="en-GB"/>
              <w14:ligatures w14:val="standardContextual"/>
            </w:rPr>
          </w:pPr>
          <w:hyperlink w:anchor="_Toc226736197" w:history="1">
            <w:r w:rsidRPr="00EA2ECA">
              <w:rPr>
                <w:rStyle w:val="Hyperlink"/>
              </w:rPr>
              <w:t>2.5.</w:t>
            </w:r>
            <w:r>
              <w:rPr>
                <w:rFonts w:eastAsiaTheme="minorEastAsia"/>
                <w:b w:val="0"/>
                <w:bCs w:val="0"/>
                <w:kern w:val="2"/>
                <w:sz w:val="24"/>
                <w:szCs w:val="24"/>
                <w:lang w:eastAsia="en-GB"/>
                <w14:ligatures w14:val="standardContextual"/>
              </w:rPr>
              <w:tab/>
            </w:r>
            <w:r w:rsidRPr="00EA2ECA">
              <w:rPr>
                <w:rStyle w:val="Hyperlink"/>
              </w:rPr>
              <w:t>Current limitations</w:t>
            </w:r>
            <w:r>
              <w:rPr>
                <w:webHidden/>
              </w:rPr>
              <w:tab/>
            </w:r>
            <w:r>
              <w:rPr>
                <w:webHidden/>
              </w:rPr>
              <w:fldChar w:fldCharType="begin"/>
            </w:r>
            <w:r>
              <w:rPr>
                <w:webHidden/>
              </w:rPr>
              <w:instrText xml:space="preserve"> PAGEREF _Toc226736197 \h </w:instrText>
            </w:r>
            <w:r>
              <w:rPr>
                <w:webHidden/>
              </w:rPr>
            </w:r>
            <w:r>
              <w:rPr>
                <w:webHidden/>
              </w:rPr>
              <w:fldChar w:fldCharType="separate"/>
            </w:r>
            <w:r>
              <w:rPr>
                <w:webHidden/>
              </w:rPr>
              <w:t>31</w:t>
            </w:r>
            <w:r>
              <w:rPr>
                <w:webHidden/>
              </w:rPr>
              <w:fldChar w:fldCharType="end"/>
            </w:r>
          </w:hyperlink>
        </w:p>
        <w:p w14:paraId="482D322C" w14:textId="3E198BD9" w:rsidR="007E1D8C" w:rsidRDefault="007E1D8C">
          <w:pPr>
            <w:pStyle w:val="TOC1"/>
            <w:tabs>
              <w:tab w:val="right" w:leader="dot" w:pos="9628"/>
            </w:tabs>
            <w:rPr>
              <w:rFonts w:eastAsiaTheme="minorEastAsia"/>
              <w:noProof/>
              <w:kern w:val="2"/>
              <w:sz w:val="24"/>
              <w:szCs w:val="24"/>
              <w:lang w:eastAsia="en-GB"/>
              <w14:ligatures w14:val="standardContextual"/>
            </w:rPr>
          </w:pPr>
          <w:hyperlink w:anchor="_Toc226736198" w:history="1">
            <w:r w:rsidRPr="00EA2ECA">
              <w:rPr>
                <w:rStyle w:val="Hyperlink"/>
                <w:noProof/>
              </w:rPr>
              <w:t>3.</w:t>
            </w:r>
            <w:r>
              <w:rPr>
                <w:rFonts w:eastAsiaTheme="minorEastAsia"/>
                <w:noProof/>
                <w:kern w:val="2"/>
                <w:sz w:val="24"/>
                <w:szCs w:val="24"/>
                <w:lang w:eastAsia="en-GB"/>
                <w14:ligatures w14:val="standardContextual"/>
              </w:rPr>
              <w:tab/>
            </w:r>
            <w:r w:rsidRPr="00EA2ECA">
              <w:rPr>
                <w:rStyle w:val="Hyperlink"/>
                <w:noProof/>
              </w:rPr>
              <w:t>Functioning</w:t>
            </w:r>
            <w:r>
              <w:rPr>
                <w:noProof/>
                <w:webHidden/>
              </w:rPr>
              <w:tab/>
            </w:r>
            <w:r>
              <w:rPr>
                <w:noProof/>
                <w:webHidden/>
              </w:rPr>
              <w:fldChar w:fldCharType="begin"/>
            </w:r>
            <w:r>
              <w:rPr>
                <w:noProof/>
                <w:webHidden/>
              </w:rPr>
              <w:instrText xml:space="preserve"> PAGEREF _Toc226736198 \h </w:instrText>
            </w:r>
            <w:r>
              <w:rPr>
                <w:noProof/>
                <w:webHidden/>
              </w:rPr>
            </w:r>
            <w:r>
              <w:rPr>
                <w:noProof/>
                <w:webHidden/>
              </w:rPr>
              <w:fldChar w:fldCharType="separate"/>
            </w:r>
            <w:r>
              <w:rPr>
                <w:noProof/>
                <w:webHidden/>
              </w:rPr>
              <w:t>33</w:t>
            </w:r>
            <w:r>
              <w:rPr>
                <w:noProof/>
                <w:webHidden/>
              </w:rPr>
              <w:fldChar w:fldCharType="end"/>
            </w:r>
          </w:hyperlink>
        </w:p>
        <w:p w14:paraId="08EA9023" w14:textId="0649236E" w:rsidR="007E1D8C" w:rsidRDefault="007E1D8C">
          <w:pPr>
            <w:pStyle w:val="TOC2"/>
            <w:rPr>
              <w:rFonts w:eastAsiaTheme="minorEastAsia"/>
              <w:b w:val="0"/>
              <w:bCs w:val="0"/>
              <w:kern w:val="2"/>
              <w:sz w:val="24"/>
              <w:szCs w:val="24"/>
              <w:lang w:eastAsia="en-GB"/>
              <w14:ligatures w14:val="standardContextual"/>
            </w:rPr>
          </w:pPr>
          <w:hyperlink w:anchor="_Toc226736199" w:history="1">
            <w:r w:rsidRPr="00EA2ECA">
              <w:rPr>
                <w:rStyle w:val="Hyperlink"/>
              </w:rPr>
              <w:t>3.1.</w:t>
            </w:r>
            <w:r>
              <w:rPr>
                <w:rFonts w:eastAsiaTheme="minorEastAsia"/>
                <w:b w:val="0"/>
                <w:bCs w:val="0"/>
                <w:kern w:val="2"/>
                <w:sz w:val="24"/>
                <w:szCs w:val="24"/>
                <w:lang w:eastAsia="en-GB"/>
                <w14:ligatures w14:val="standardContextual"/>
              </w:rPr>
              <w:tab/>
            </w:r>
            <w:r w:rsidRPr="00EA2ECA">
              <w:rPr>
                <w:rStyle w:val="Hyperlink"/>
              </w:rPr>
              <w:t>Introduction to the sequence diagrams</w:t>
            </w:r>
            <w:r>
              <w:rPr>
                <w:webHidden/>
              </w:rPr>
              <w:tab/>
            </w:r>
            <w:r>
              <w:rPr>
                <w:webHidden/>
              </w:rPr>
              <w:fldChar w:fldCharType="begin"/>
            </w:r>
            <w:r>
              <w:rPr>
                <w:webHidden/>
              </w:rPr>
              <w:instrText xml:space="preserve"> PAGEREF _Toc226736199 \h </w:instrText>
            </w:r>
            <w:r>
              <w:rPr>
                <w:webHidden/>
              </w:rPr>
            </w:r>
            <w:r>
              <w:rPr>
                <w:webHidden/>
              </w:rPr>
              <w:fldChar w:fldCharType="separate"/>
            </w:r>
            <w:r>
              <w:rPr>
                <w:webHidden/>
              </w:rPr>
              <w:t>33</w:t>
            </w:r>
            <w:r>
              <w:rPr>
                <w:webHidden/>
              </w:rPr>
              <w:fldChar w:fldCharType="end"/>
            </w:r>
          </w:hyperlink>
        </w:p>
        <w:p w14:paraId="29A85380" w14:textId="5795CA19" w:rsidR="007E1D8C" w:rsidRDefault="007E1D8C">
          <w:pPr>
            <w:pStyle w:val="TOC2"/>
            <w:rPr>
              <w:rFonts w:eastAsiaTheme="minorEastAsia"/>
              <w:b w:val="0"/>
              <w:bCs w:val="0"/>
              <w:kern w:val="2"/>
              <w:sz w:val="24"/>
              <w:szCs w:val="24"/>
              <w:lang w:eastAsia="en-GB"/>
              <w14:ligatures w14:val="standardContextual"/>
            </w:rPr>
          </w:pPr>
          <w:hyperlink w:anchor="_Toc226736200" w:history="1">
            <w:r w:rsidRPr="00EA2ECA">
              <w:rPr>
                <w:rStyle w:val="Hyperlink"/>
              </w:rPr>
              <w:t>3.2.</w:t>
            </w:r>
            <w:r>
              <w:rPr>
                <w:rFonts w:eastAsiaTheme="minorEastAsia"/>
                <w:b w:val="0"/>
                <w:bCs w:val="0"/>
                <w:kern w:val="2"/>
                <w:sz w:val="24"/>
                <w:szCs w:val="24"/>
                <w:lang w:eastAsia="en-GB"/>
                <w14:ligatures w14:val="standardContextual"/>
              </w:rPr>
              <w:tab/>
            </w:r>
            <w:r w:rsidRPr="00EA2ECA">
              <w:rPr>
                <w:rStyle w:val="Hyperlink"/>
              </w:rPr>
              <w:t>Customer requests to open a digital asset account</w:t>
            </w:r>
            <w:r>
              <w:rPr>
                <w:webHidden/>
              </w:rPr>
              <w:tab/>
            </w:r>
            <w:r>
              <w:rPr>
                <w:webHidden/>
              </w:rPr>
              <w:fldChar w:fldCharType="begin"/>
            </w:r>
            <w:r>
              <w:rPr>
                <w:webHidden/>
              </w:rPr>
              <w:instrText xml:space="preserve"> PAGEREF _Toc226736200 \h </w:instrText>
            </w:r>
            <w:r>
              <w:rPr>
                <w:webHidden/>
              </w:rPr>
            </w:r>
            <w:r>
              <w:rPr>
                <w:webHidden/>
              </w:rPr>
              <w:fldChar w:fldCharType="separate"/>
            </w:r>
            <w:r>
              <w:rPr>
                <w:webHidden/>
              </w:rPr>
              <w:t>33</w:t>
            </w:r>
            <w:r>
              <w:rPr>
                <w:webHidden/>
              </w:rPr>
              <w:fldChar w:fldCharType="end"/>
            </w:r>
          </w:hyperlink>
        </w:p>
        <w:p w14:paraId="39982599" w14:textId="76AA8B3B" w:rsidR="007E1D8C" w:rsidRDefault="007E1D8C">
          <w:pPr>
            <w:pStyle w:val="TOC2"/>
            <w:rPr>
              <w:rFonts w:eastAsiaTheme="minorEastAsia"/>
              <w:b w:val="0"/>
              <w:bCs w:val="0"/>
              <w:kern w:val="2"/>
              <w:sz w:val="24"/>
              <w:szCs w:val="24"/>
              <w:lang w:eastAsia="en-GB"/>
              <w14:ligatures w14:val="standardContextual"/>
            </w:rPr>
          </w:pPr>
          <w:hyperlink w:anchor="_Toc226736201" w:history="1">
            <w:r w:rsidRPr="00EA2ECA">
              <w:rPr>
                <w:rStyle w:val="Hyperlink"/>
              </w:rPr>
              <w:t>3.3.</w:t>
            </w:r>
            <w:r>
              <w:rPr>
                <w:rFonts w:eastAsiaTheme="minorEastAsia"/>
                <w:b w:val="0"/>
                <w:bCs w:val="0"/>
                <w:kern w:val="2"/>
                <w:sz w:val="24"/>
                <w:szCs w:val="24"/>
                <w:lang w:eastAsia="en-GB"/>
                <w14:ligatures w14:val="standardContextual"/>
              </w:rPr>
              <w:tab/>
            </w:r>
            <w:r w:rsidRPr="00EA2ECA">
              <w:rPr>
                <w:rStyle w:val="Hyperlink"/>
              </w:rPr>
              <w:t>Customer accesses a digital asset dashboard</w:t>
            </w:r>
            <w:r>
              <w:rPr>
                <w:webHidden/>
              </w:rPr>
              <w:tab/>
            </w:r>
            <w:r>
              <w:rPr>
                <w:webHidden/>
              </w:rPr>
              <w:fldChar w:fldCharType="begin"/>
            </w:r>
            <w:r>
              <w:rPr>
                <w:webHidden/>
              </w:rPr>
              <w:instrText xml:space="preserve"> PAGEREF _Toc226736201 \h </w:instrText>
            </w:r>
            <w:r>
              <w:rPr>
                <w:webHidden/>
              </w:rPr>
            </w:r>
            <w:r>
              <w:rPr>
                <w:webHidden/>
              </w:rPr>
              <w:fldChar w:fldCharType="separate"/>
            </w:r>
            <w:r>
              <w:rPr>
                <w:webHidden/>
              </w:rPr>
              <w:t>35</w:t>
            </w:r>
            <w:r>
              <w:rPr>
                <w:webHidden/>
              </w:rPr>
              <w:fldChar w:fldCharType="end"/>
            </w:r>
          </w:hyperlink>
        </w:p>
        <w:p w14:paraId="1CE73F18" w14:textId="7A64B2DF" w:rsidR="007E1D8C" w:rsidRDefault="007E1D8C">
          <w:pPr>
            <w:pStyle w:val="TOC2"/>
            <w:rPr>
              <w:rFonts w:eastAsiaTheme="minorEastAsia"/>
              <w:b w:val="0"/>
              <w:bCs w:val="0"/>
              <w:kern w:val="2"/>
              <w:sz w:val="24"/>
              <w:szCs w:val="24"/>
              <w:lang w:eastAsia="en-GB"/>
              <w14:ligatures w14:val="standardContextual"/>
            </w:rPr>
          </w:pPr>
          <w:hyperlink w:anchor="_Toc226736202" w:history="1">
            <w:r w:rsidRPr="00EA2ECA">
              <w:rPr>
                <w:rStyle w:val="Hyperlink"/>
              </w:rPr>
              <w:t>3.4.</w:t>
            </w:r>
            <w:r>
              <w:rPr>
                <w:rFonts w:eastAsiaTheme="minorEastAsia"/>
                <w:b w:val="0"/>
                <w:bCs w:val="0"/>
                <w:kern w:val="2"/>
                <w:sz w:val="24"/>
                <w:szCs w:val="24"/>
                <w:lang w:eastAsia="en-GB"/>
                <w14:ligatures w14:val="standardContextual"/>
              </w:rPr>
              <w:tab/>
            </w:r>
            <w:r w:rsidRPr="00EA2ECA">
              <w:rPr>
                <w:rStyle w:val="Hyperlink"/>
              </w:rPr>
              <w:t>Customer logs in</w:t>
            </w:r>
            <w:r>
              <w:rPr>
                <w:webHidden/>
              </w:rPr>
              <w:tab/>
            </w:r>
            <w:r>
              <w:rPr>
                <w:webHidden/>
              </w:rPr>
              <w:fldChar w:fldCharType="begin"/>
            </w:r>
            <w:r>
              <w:rPr>
                <w:webHidden/>
              </w:rPr>
              <w:instrText xml:space="preserve"> PAGEREF _Toc226736202 \h </w:instrText>
            </w:r>
            <w:r>
              <w:rPr>
                <w:webHidden/>
              </w:rPr>
            </w:r>
            <w:r>
              <w:rPr>
                <w:webHidden/>
              </w:rPr>
              <w:fldChar w:fldCharType="separate"/>
            </w:r>
            <w:r>
              <w:rPr>
                <w:webHidden/>
              </w:rPr>
              <w:t>37</w:t>
            </w:r>
            <w:r>
              <w:rPr>
                <w:webHidden/>
              </w:rPr>
              <w:fldChar w:fldCharType="end"/>
            </w:r>
          </w:hyperlink>
        </w:p>
        <w:p w14:paraId="6E6C2D65" w14:textId="1C1A1E7E" w:rsidR="007E1D8C" w:rsidRDefault="007E1D8C">
          <w:pPr>
            <w:pStyle w:val="TOC2"/>
            <w:rPr>
              <w:rFonts w:eastAsiaTheme="minorEastAsia"/>
              <w:b w:val="0"/>
              <w:bCs w:val="0"/>
              <w:kern w:val="2"/>
              <w:sz w:val="24"/>
              <w:szCs w:val="24"/>
              <w:lang w:eastAsia="en-GB"/>
              <w14:ligatures w14:val="standardContextual"/>
            </w:rPr>
          </w:pPr>
          <w:hyperlink w:anchor="_Toc226736203" w:history="1">
            <w:r w:rsidRPr="00EA2ECA">
              <w:rPr>
                <w:rStyle w:val="Hyperlink"/>
              </w:rPr>
              <w:t>3.5.</w:t>
            </w:r>
            <w:r>
              <w:rPr>
                <w:rFonts w:eastAsiaTheme="minorEastAsia"/>
                <w:b w:val="0"/>
                <w:bCs w:val="0"/>
                <w:kern w:val="2"/>
                <w:sz w:val="24"/>
                <w:szCs w:val="24"/>
                <w:lang w:eastAsia="en-GB"/>
                <w14:ligatures w14:val="standardContextual"/>
              </w:rPr>
              <w:tab/>
            </w:r>
            <w:r w:rsidRPr="00EA2ECA">
              <w:rPr>
                <w:rStyle w:val="Hyperlink"/>
              </w:rPr>
              <w:t>Customer request to buy digital asset</w:t>
            </w:r>
            <w:r>
              <w:rPr>
                <w:webHidden/>
              </w:rPr>
              <w:tab/>
            </w:r>
            <w:r>
              <w:rPr>
                <w:webHidden/>
              </w:rPr>
              <w:fldChar w:fldCharType="begin"/>
            </w:r>
            <w:r>
              <w:rPr>
                <w:webHidden/>
              </w:rPr>
              <w:instrText xml:space="preserve"> PAGEREF _Toc226736203 \h </w:instrText>
            </w:r>
            <w:r>
              <w:rPr>
                <w:webHidden/>
              </w:rPr>
            </w:r>
            <w:r>
              <w:rPr>
                <w:webHidden/>
              </w:rPr>
              <w:fldChar w:fldCharType="separate"/>
            </w:r>
            <w:r>
              <w:rPr>
                <w:webHidden/>
              </w:rPr>
              <w:t>38</w:t>
            </w:r>
            <w:r>
              <w:rPr>
                <w:webHidden/>
              </w:rPr>
              <w:fldChar w:fldCharType="end"/>
            </w:r>
          </w:hyperlink>
        </w:p>
        <w:p w14:paraId="471665F1" w14:textId="631B17FA"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04" w:history="1">
            <w:r w:rsidRPr="00EA2ECA">
              <w:rPr>
                <w:rStyle w:val="Hyperlink"/>
                <w:noProof/>
              </w:rPr>
              <w:t>3.5.1.</w:t>
            </w:r>
            <w:r>
              <w:rPr>
                <w:rFonts w:eastAsiaTheme="minorEastAsia"/>
                <w:noProof/>
                <w:kern w:val="2"/>
                <w:sz w:val="24"/>
                <w:szCs w:val="24"/>
                <w:lang w:eastAsia="en-GB"/>
                <w14:ligatures w14:val="standardContextual"/>
              </w:rPr>
              <w:tab/>
            </w:r>
            <w:r w:rsidRPr="00EA2ECA">
              <w:rPr>
                <w:rStyle w:val="Hyperlink"/>
                <w:noProof/>
              </w:rPr>
              <w:t>Initiation of the buying order</w:t>
            </w:r>
            <w:r>
              <w:rPr>
                <w:noProof/>
                <w:webHidden/>
              </w:rPr>
              <w:tab/>
            </w:r>
            <w:r>
              <w:rPr>
                <w:noProof/>
                <w:webHidden/>
              </w:rPr>
              <w:fldChar w:fldCharType="begin"/>
            </w:r>
            <w:r>
              <w:rPr>
                <w:noProof/>
                <w:webHidden/>
              </w:rPr>
              <w:instrText xml:space="preserve"> PAGEREF _Toc226736204 \h </w:instrText>
            </w:r>
            <w:r>
              <w:rPr>
                <w:noProof/>
                <w:webHidden/>
              </w:rPr>
            </w:r>
            <w:r>
              <w:rPr>
                <w:noProof/>
                <w:webHidden/>
              </w:rPr>
              <w:fldChar w:fldCharType="separate"/>
            </w:r>
            <w:r>
              <w:rPr>
                <w:noProof/>
                <w:webHidden/>
              </w:rPr>
              <w:t>39</w:t>
            </w:r>
            <w:r>
              <w:rPr>
                <w:noProof/>
                <w:webHidden/>
              </w:rPr>
              <w:fldChar w:fldCharType="end"/>
            </w:r>
          </w:hyperlink>
        </w:p>
        <w:p w14:paraId="415197E8" w14:textId="702B05EE"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05" w:history="1">
            <w:r w:rsidRPr="00EA2ECA">
              <w:rPr>
                <w:rStyle w:val="Hyperlink"/>
                <w:noProof/>
              </w:rPr>
              <w:t>3.5.2.</w:t>
            </w:r>
            <w:r>
              <w:rPr>
                <w:rFonts w:eastAsiaTheme="minorEastAsia"/>
                <w:noProof/>
                <w:kern w:val="2"/>
                <w:sz w:val="24"/>
                <w:szCs w:val="24"/>
                <w:lang w:eastAsia="en-GB"/>
                <w14:ligatures w14:val="standardContextual"/>
              </w:rPr>
              <w:tab/>
            </w:r>
            <w:r w:rsidRPr="00EA2ECA">
              <w:rPr>
                <w:rStyle w:val="Hyperlink"/>
                <w:noProof/>
              </w:rPr>
              <w:t>Execution of the buying order</w:t>
            </w:r>
            <w:r>
              <w:rPr>
                <w:noProof/>
                <w:webHidden/>
              </w:rPr>
              <w:tab/>
            </w:r>
            <w:r>
              <w:rPr>
                <w:noProof/>
                <w:webHidden/>
              </w:rPr>
              <w:fldChar w:fldCharType="begin"/>
            </w:r>
            <w:r>
              <w:rPr>
                <w:noProof/>
                <w:webHidden/>
              </w:rPr>
              <w:instrText xml:space="preserve"> PAGEREF _Toc226736205 \h </w:instrText>
            </w:r>
            <w:r>
              <w:rPr>
                <w:noProof/>
                <w:webHidden/>
              </w:rPr>
            </w:r>
            <w:r>
              <w:rPr>
                <w:noProof/>
                <w:webHidden/>
              </w:rPr>
              <w:fldChar w:fldCharType="separate"/>
            </w:r>
            <w:r>
              <w:rPr>
                <w:noProof/>
                <w:webHidden/>
              </w:rPr>
              <w:t>41</w:t>
            </w:r>
            <w:r>
              <w:rPr>
                <w:noProof/>
                <w:webHidden/>
              </w:rPr>
              <w:fldChar w:fldCharType="end"/>
            </w:r>
          </w:hyperlink>
        </w:p>
        <w:p w14:paraId="723D7273" w14:textId="444B9D4C" w:rsidR="007E1D8C" w:rsidRDefault="007E1D8C">
          <w:pPr>
            <w:pStyle w:val="TOC2"/>
            <w:rPr>
              <w:rFonts w:eastAsiaTheme="minorEastAsia"/>
              <w:b w:val="0"/>
              <w:bCs w:val="0"/>
              <w:kern w:val="2"/>
              <w:sz w:val="24"/>
              <w:szCs w:val="24"/>
              <w:lang w:eastAsia="en-GB"/>
              <w14:ligatures w14:val="standardContextual"/>
            </w:rPr>
          </w:pPr>
          <w:hyperlink w:anchor="_Toc226736206" w:history="1">
            <w:r w:rsidRPr="00EA2ECA">
              <w:rPr>
                <w:rStyle w:val="Hyperlink"/>
              </w:rPr>
              <w:t>3.6.</w:t>
            </w:r>
            <w:r>
              <w:rPr>
                <w:rFonts w:eastAsiaTheme="minorEastAsia"/>
                <w:b w:val="0"/>
                <w:bCs w:val="0"/>
                <w:kern w:val="2"/>
                <w:sz w:val="24"/>
                <w:szCs w:val="24"/>
                <w:lang w:eastAsia="en-GB"/>
                <w14:ligatures w14:val="standardContextual"/>
              </w:rPr>
              <w:tab/>
            </w:r>
            <w:r w:rsidRPr="00EA2ECA">
              <w:rPr>
                <w:rStyle w:val="Hyperlink"/>
              </w:rPr>
              <w:t>Customer requests to sell digital asset</w:t>
            </w:r>
            <w:r>
              <w:rPr>
                <w:webHidden/>
              </w:rPr>
              <w:tab/>
            </w:r>
            <w:r>
              <w:rPr>
                <w:webHidden/>
              </w:rPr>
              <w:fldChar w:fldCharType="begin"/>
            </w:r>
            <w:r>
              <w:rPr>
                <w:webHidden/>
              </w:rPr>
              <w:instrText xml:space="preserve"> PAGEREF _Toc226736206 \h </w:instrText>
            </w:r>
            <w:r>
              <w:rPr>
                <w:webHidden/>
              </w:rPr>
            </w:r>
            <w:r>
              <w:rPr>
                <w:webHidden/>
              </w:rPr>
              <w:fldChar w:fldCharType="separate"/>
            </w:r>
            <w:r>
              <w:rPr>
                <w:webHidden/>
              </w:rPr>
              <w:t>47</w:t>
            </w:r>
            <w:r>
              <w:rPr>
                <w:webHidden/>
              </w:rPr>
              <w:fldChar w:fldCharType="end"/>
            </w:r>
          </w:hyperlink>
        </w:p>
        <w:p w14:paraId="3A5C9772" w14:textId="1EFFB572"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07" w:history="1">
            <w:r w:rsidRPr="00EA2ECA">
              <w:rPr>
                <w:rStyle w:val="Hyperlink"/>
                <w:noProof/>
              </w:rPr>
              <w:t>3.6.1.</w:t>
            </w:r>
            <w:r>
              <w:rPr>
                <w:rFonts w:eastAsiaTheme="minorEastAsia"/>
                <w:noProof/>
                <w:kern w:val="2"/>
                <w:sz w:val="24"/>
                <w:szCs w:val="24"/>
                <w:lang w:eastAsia="en-GB"/>
                <w14:ligatures w14:val="standardContextual"/>
              </w:rPr>
              <w:tab/>
            </w:r>
            <w:r w:rsidRPr="00EA2ECA">
              <w:rPr>
                <w:rStyle w:val="Hyperlink"/>
                <w:noProof/>
              </w:rPr>
              <w:t>Initiation of the selling order</w:t>
            </w:r>
            <w:r>
              <w:rPr>
                <w:noProof/>
                <w:webHidden/>
              </w:rPr>
              <w:tab/>
            </w:r>
            <w:r>
              <w:rPr>
                <w:noProof/>
                <w:webHidden/>
              </w:rPr>
              <w:fldChar w:fldCharType="begin"/>
            </w:r>
            <w:r>
              <w:rPr>
                <w:noProof/>
                <w:webHidden/>
              </w:rPr>
              <w:instrText xml:space="preserve"> PAGEREF _Toc226736207 \h </w:instrText>
            </w:r>
            <w:r>
              <w:rPr>
                <w:noProof/>
                <w:webHidden/>
              </w:rPr>
            </w:r>
            <w:r>
              <w:rPr>
                <w:noProof/>
                <w:webHidden/>
              </w:rPr>
              <w:fldChar w:fldCharType="separate"/>
            </w:r>
            <w:r>
              <w:rPr>
                <w:noProof/>
                <w:webHidden/>
              </w:rPr>
              <w:t>47</w:t>
            </w:r>
            <w:r>
              <w:rPr>
                <w:noProof/>
                <w:webHidden/>
              </w:rPr>
              <w:fldChar w:fldCharType="end"/>
            </w:r>
          </w:hyperlink>
        </w:p>
        <w:p w14:paraId="0D2AB906" w14:textId="0E6C7B18"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08" w:history="1">
            <w:r w:rsidRPr="00EA2ECA">
              <w:rPr>
                <w:rStyle w:val="Hyperlink"/>
                <w:noProof/>
              </w:rPr>
              <w:t>3.6.2.</w:t>
            </w:r>
            <w:r>
              <w:rPr>
                <w:rFonts w:eastAsiaTheme="minorEastAsia"/>
                <w:noProof/>
                <w:kern w:val="2"/>
                <w:sz w:val="24"/>
                <w:szCs w:val="24"/>
                <w:lang w:eastAsia="en-GB"/>
                <w14:ligatures w14:val="standardContextual"/>
              </w:rPr>
              <w:tab/>
            </w:r>
            <w:r w:rsidRPr="00EA2ECA">
              <w:rPr>
                <w:rStyle w:val="Hyperlink"/>
                <w:noProof/>
              </w:rPr>
              <w:t>Execution of the selling order</w:t>
            </w:r>
            <w:r>
              <w:rPr>
                <w:noProof/>
                <w:webHidden/>
              </w:rPr>
              <w:tab/>
            </w:r>
            <w:r>
              <w:rPr>
                <w:noProof/>
                <w:webHidden/>
              </w:rPr>
              <w:fldChar w:fldCharType="begin"/>
            </w:r>
            <w:r>
              <w:rPr>
                <w:noProof/>
                <w:webHidden/>
              </w:rPr>
              <w:instrText xml:space="preserve"> PAGEREF _Toc226736208 \h </w:instrText>
            </w:r>
            <w:r>
              <w:rPr>
                <w:noProof/>
                <w:webHidden/>
              </w:rPr>
            </w:r>
            <w:r>
              <w:rPr>
                <w:noProof/>
                <w:webHidden/>
              </w:rPr>
              <w:fldChar w:fldCharType="separate"/>
            </w:r>
            <w:r>
              <w:rPr>
                <w:noProof/>
                <w:webHidden/>
              </w:rPr>
              <w:t>48</w:t>
            </w:r>
            <w:r>
              <w:rPr>
                <w:noProof/>
                <w:webHidden/>
              </w:rPr>
              <w:fldChar w:fldCharType="end"/>
            </w:r>
          </w:hyperlink>
        </w:p>
        <w:p w14:paraId="3B08CF08" w14:textId="0ABF1947" w:rsidR="007E1D8C" w:rsidRDefault="007E1D8C">
          <w:pPr>
            <w:pStyle w:val="TOC2"/>
            <w:rPr>
              <w:rFonts w:eastAsiaTheme="minorEastAsia"/>
              <w:b w:val="0"/>
              <w:bCs w:val="0"/>
              <w:kern w:val="2"/>
              <w:sz w:val="24"/>
              <w:szCs w:val="24"/>
              <w:lang w:eastAsia="en-GB"/>
              <w14:ligatures w14:val="standardContextual"/>
            </w:rPr>
          </w:pPr>
          <w:hyperlink w:anchor="_Toc226736209" w:history="1">
            <w:r w:rsidRPr="00EA2ECA">
              <w:rPr>
                <w:rStyle w:val="Hyperlink"/>
              </w:rPr>
              <w:t>3.7.</w:t>
            </w:r>
            <w:r>
              <w:rPr>
                <w:rFonts w:eastAsiaTheme="minorEastAsia"/>
                <w:b w:val="0"/>
                <w:bCs w:val="0"/>
                <w:kern w:val="2"/>
                <w:sz w:val="24"/>
                <w:szCs w:val="24"/>
                <w:lang w:eastAsia="en-GB"/>
                <w14:ligatures w14:val="standardContextual"/>
              </w:rPr>
              <w:tab/>
            </w:r>
            <w:r w:rsidRPr="00EA2ECA">
              <w:rPr>
                <w:rStyle w:val="Hyperlink"/>
              </w:rPr>
              <w:t>Customer initiates a deposit</w:t>
            </w:r>
            <w:r>
              <w:rPr>
                <w:webHidden/>
              </w:rPr>
              <w:tab/>
            </w:r>
            <w:r>
              <w:rPr>
                <w:webHidden/>
              </w:rPr>
              <w:fldChar w:fldCharType="begin"/>
            </w:r>
            <w:r>
              <w:rPr>
                <w:webHidden/>
              </w:rPr>
              <w:instrText xml:space="preserve"> PAGEREF _Toc226736209 \h </w:instrText>
            </w:r>
            <w:r>
              <w:rPr>
                <w:webHidden/>
              </w:rPr>
            </w:r>
            <w:r>
              <w:rPr>
                <w:webHidden/>
              </w:rPr>
              <w:fldChar w:fldCharType="separate"/>
            </w:r>
            <w:r>
              <w:rPr>
                <w:webHidden/>
              </w:rPr>
              <w:t>51</w:t>
            </w:r>
            <w:r>
              <w:rPr>
                <w:webHidden/>
              </w:rPr>
              <w:fldChar w:fldCharType="end"/>
            </w:r>
          </w:hyperlink>
        </w:p>
        <w:p w14:paraId="5BFB340E" w14:textId="181D8C2B"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10" w:history="1">
            <w:r w:rsidRPr="00EA2ECA">
              <w:rPr>
                <w:rStyle w:val="Hyperlink"/>
                <w:noProof/>
              </w:rPr>
              <w:t>3.7.1.</w:t>
            </w:r>
            <w:r>
              <w:rPr>
                <w:rFonts w:eastAsiaTheme="minorEastAsia"/>
                <w:noProof/>
                <w:kern w:val="2"/>
                <w:sz w:val="24"/>
                <w:szCs w:val="24"/>
                <w:lang w:eastAsia="en-GB"/>
                <w14:ligatures w14:val="standardContextual"/>
              </w:rPr>
              <w:tab/>
            </w:r>
            <w:r w:rsidRPr="00EA2ECA">
              <w:rPr>
                <w:rStyle w:val="Hyperlink"/>
                <w:noProof/>
              </w:rPr>
              <w:t>Deposit address creation</w:t>
            </w:r>
            <w:r>
              <w:rPr>
                <w:noProof/>
                <w:webHidden/>
              </w:rPr>
              <w:tab/>
            </w:r>
            <w:r>
              <w:rPr>
                <w:noProof/>
                <w:webHidden/>
              </w:rPr>
              <w:fldChar w:fldCharType="begin"/>
            </w:r>
            <w:r>
              <w:rPr>
                <w:noProof/>
                <w:webHidden/>
              </w:rPr>
              <w:instrText xml:space="preserve"> PAGEREF _Toc226736210 \h </w:instrText>
            </w:r>
            <w:r>
              <w:rPr>
                <w:noProof/>
                <w:webHidden/>
              </w:rPr>
            </w:r>
            <w:r>
              <w:rPr>
                <w:noProof/>
                <w:webHidden/>
              </w:rPr>
              <w:fldChar w:fldCharType="separate"/>
            </w:r>
            <w:r>
              <w:rPr>
                <w:noProof/>
                <w:webHidden/>
              </w:rPr>
              <w:t>51</w:t>
            </w:r>
            <w:r>
              <w:rPr>
                <w:noProof/>
                <w:webHidden/>
              </w:rPr>
              <w:fldChar w:fldCharType="end"/>
            </w:r>
          </w:hyperlink>
        </w:p>
        <w:p w14:paraId="4F08E83C" w14:textId="7F64C778"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11" w:history="1">
            <w:r w:rsidRPr="00EA2ECA">
              <w:rPr>
                <w:rStyle w:val="Hyperlink"/>
                <w:noProof/>
              </w:rPr>
              <w:t>3.7.2.</w:t>
            </w:r>
            <w:r>
              <w:rPr>
                <w:rFonts w:eastAsiaTheme="minorEastAsia"/>
                <w:noProof/>
                <w:kern w:val="2"/>
                <w:sz w:val="24"/>
                <w:szCs w:val="24"/>
                <w:lang w:eastAsia="en-GB"/>
                <w14:ligatures w14:val="standardContextual"/>
              </w:rPr>
              <w:tab/>
            </w:r>
            <w:r w:rsidRPr="00EA2ECA">
              <w:rPr>
                <w:rStyle w:val="Hyperlink"/>
                <w:noProof/>
              </w:rPr>
              <w:t>Deposit receipt</w:t>
            </w:r>
            <w:r>
              <w:rPr>
                <w:noProof/>
                <w:webHidden/>
              </w:rPr>
              <w:tab/>
            </w:r>
            <w:r>
              <w:rPr>
                <w:noProof/>
                <w:webHidden/>
              </w:rPr>
              <w:fldChar w:fldCharType="begin"/>
            </w:r>
            <w:r>
              <w:rPr>
                <w:noProof/>
                <w:webHidden/>
              </w:rPr>
              <w:instrText xml:space="preserve"> PAGEREF _Toc226736211 \h </w:instrText>
            </w:r>
            <w:r>
              <w:rPr>
                <w:noProof/>
                <w:webHidden/>
              </w:rPr>
            </w:r>
            <w:r>
              <w:rPr>
                <w:noProof/>
                <w:webHidden/>
              </w:rPr>
              <w:fldChar w:fldCharType="separate"/>
            </w:r>
            <w:r>
              <w:rPr>
                <w:noProof/>
                <w:webHidden/>
              </w:rPr>
              <w:t>53</w:t>
            </w:r>
            <w:r>
              <w:rPr>
                <w:noProof/>
                <w:webHidden/>
              </w:rPr>
              <w:fldChar w:fldCharType="end"/>
            </w:r>
          </w:hyperlink>
        </w:p>
        <w:p w14:paraId="23C215E6" w14:textId="75D3852E"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12" w:history="1">
            <w:r w:rsidRPr="00EA2ECA">
              <w:rPr>
                <w:rStyle w:val="Hyperlink"/>
                <w:noProof/>
              </w:rPr>
              <w:t>3.7.3.</w:t>
            </w:r>
            <w:r>
              <w:rPr>
                <w:rFonts w:eastAsiaTheme="minorEastAsia"/>
                <w:noProof/>
                <w:kern w:val="2"/>
                <w:sz w:val="24"/>
                <w:szCs w:val="24"/>
                <w:lang w:eastAsia="en-GB"/>
                <w14:ligatures w14:val="standardContextual"/>
              </w:rPr>
              <w:tab/>
            </w:r>
            <w:r w:rsidRPr="00EA2ECA">
              <w:rPr>
                <w:rStyle w:val="Hyperlink"/>
                <w:noProof/>
              </w:rPr>
              <w:t>Deposit sweeping</w:t>
            </w:r>
            <w:r>
              <w:rPr>
                <w:noProof/>
                <w:webHidden/>
              </w:rPr>
              <w:tab/>
            </w:r>
            <w:r>
              <w:rPr>
                <w:noProof/>
                <w:webHidden/>
              </w:rPr>
              <w:fldChar w:fldCharType="begin"/>
            </w:r>
            <w:r>
              <w:rPr>
                <w:noProof/>
                <w:webHidden/>
              </w:rPr>
              <w:instrText xml:space="preserve"> PAGEREF _Toc226736212 \h </w:instrText>
            </w:r>
            <w:r>
              <w:rPr>
                <w:noProof/>
                <w:webHidden/>
              </w:rPr>
            </w:r>
            <w:r>
              <w:rPr>
                <w:noProof/>
                <w:webHidden/>
              </w:rPr>
              <w:fldChar w:fldCharType="separate"/>
            </w:r>
            <w:r>
              <w:rPr>
                <w:noProof/>
                <w:webHidden/>
              </w:rPr>
              <w:t>56</w:t>
            </w:r>
            <w:r>
              <w:rPr>
                <w:noProof/>
                <w:webHidden/>
              </w:rPr>
              <w:fldChar w:fldCharType="end"/>
            </w:r>
          </w:hyperlink>
        </w:p>
        <w:p w14:paraId="67CED2B2" w14:textId="4A781B59" w:rsidR="007E1D8C" w:rsidRDefault="007E1D8C">
          <w:pPr>
            <w:pStyle w:val="TOC2"/>
            <w:rPr>
              <w:rFonts w:eastAsiaTheme="minorEastAsia"/>
              <w:b w:val="0"/>
              <w:bCs w:val="0"/>
              <w:kern w:val="2"/>
              <w:sz w:val="24"/>
              <w:szCs w:val="24"/>
              <w:lang w:eastAsia="en-GB"/>
              <w14:ligatures w14:val="standardContextual"/>
            </w:rPr>
          </w:pPr>
          <w:hyperlink w:anchor="_Toc226736213" w:history="1">
            <w:r w:rsidRPr="00EA2ECA">
              <w:rPr>
                <w:rStyle w:val="Hyperlink"/>
              </w:rPr>
              <w:t>3.8.</w:t>
            </w:r>
            <w:r>
              <w:rPr>
                <w:rFonts w:eastAsiaTheme="minorEastAsia"/>
                <w:b w:val="0"/>
                <w:bCs w:val="0"/>
                <w:kern w:val="2"/>
                <w:sz w:val="24"/>
                <w:szCs w:val="24"/>
                <w:lang w:eastAsia="en-GB"/>
                <w14:ligatures w14:val="standardContextual"/>
              </w:rPr>
              <w:tab/>
            </w:r>
            <w:r w:rsidRPr="00EA2ECA">
              <w:rPr>
                <w:rStyle w:val="Hyperlink"/>
              </w:rPr>
              <w:t>Customer requests to withdraw digital asset</w:t>
            </w:r>
            <w:r>
              <w:rPr>
                <w:webHidden/>
              </w:rPr>
              <w:tab/>
            </w:r>
            <w:r>
              <w:rPr>
                <w:webHidden/>
              </w:rPr>
              <w:fldChar w:fldCharType="begin"/>
            </w:r>
            <w:r>
              <w:rPr>
                <w:webHidden/>
              </w:rPr>
              <w:instrText xml:space="preserve"> PAGEREF _Toc226736213 \h </w:instrText>
            </w:r>
            <w:r>
              <w:rPr>
                <w:webHidden/>
              </w:rPr>
            </w:r>
            <w:r>
              <w:rPr>
                <w:webHidden/>
              </w:rPr>
              <w:fldChar w:fldCharType="separate"/>
            </w:r>
            <w:r>
              <w:rPr>
                <w:webHidden/>
              </w:rPr>
              <w:t>56</w:t>
            </w:r>
            <w:r>
              <w:rPr>
                <w:webHidden/>
              </w:rPr>
              <w:fldChar w:fldCharType="end"/>
            </w:r>
          </w:hyperlink>
        </w:p>
        <w:p w14:paraId="0475F512" w14:textId="1DEAC411"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14" w:history="1">
            <w:r w:rsidRPr="00EA2ECA">
              <w:rPr>
                <w:rStyle w:val="Hyperlink"/>
                <w:noProof/>
              </w:rPr>
              <w:t>3.8.1.</w:t>
            </w:r>
            <w:r>
              <w:rPr>
                <w:rFonts w:eastAsiaTheme="minorEastAsia"/>
                <w:noProof/>
                <w:kern w:val="2"/>
                <w:sz w:val="24"/>
                <w:szCs w:val="24"/>
                <w:lang w:eastAsia="en-GB"/>
                <w14:ligatures w14:val="standardContextual"/>
              </w:rPr>
              <w:tab/>
            </w:r>
            <w:r w:rsidRPr="00EA2ECA">
              <w:rPr>
                <w:rStyle w:val="Hyperlink"/>
                <w:noProof/>
              </w:rPr>
              <w:t>Whitelisting of address</w:t>
            </w:r>
            <w:r>
              <w:rPr>
                <w:noProof/>
                <w:webHidden/>
              </w:rPr>
              <w:tab/>
            </w:r>
            <w:r>
              <w:rPr>
                <w:noProof/>
                <w:webHidden/>
              </w:rPr>
              <w:fldChar w:fldCharType="begin"/>
            </w:r>
            <w:r>
              <w:rPr>
                <w:noProof/>
                <w:webHidden/>
              </w:rPr>
              <w:instrText xml:space="preserve"> PAGEREF _Toc226736214 \h </w:instrText>
            </w:r>
            <w:r>
              <w:rPr>
                <w:noProof/>
                <w:webHidden/>
              </w:rPr>
            </w:r>
            <w:r>
              <w:rPr>
                <w:noProof/>
                <w:webHidden/>
              </w:rPr>
              <w:fldChar w:fldCharType="separate"/>
            </w:r>
            <w:r>
              <w:rPr>
                <w:noProof/>
                <w:webHidden/>
              </w:rPr>
              <w:t>56</w:t>
            </w:r>
            <w:r>
              <w:rPr>
                <w:noProof/>
                <w:webHidden/>
              </w:rPr>
              <w:fldChar w:fldCharType="end"/>
            </w:r>
          </w:hyperlink>
        </w:p>
        <w:p w14:paraId="3C47776D" w14:textId="418FC2A1"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15" w:history="1">
            <w:r w:rsidRPr="00EA2ECA">
              <w:rPr>
                <w:rStyle w:val="Hyperlink"/>
                <w:noProof/>
              </w:rPr>
              <w:t>3.8.2.</w:t>
            </w:r>
            <w:r>
              <w:rPr>
                <w:rFonts w:eastAsiaTheme="minorEastAsia"/>
                <w:noProof/>
                <w:kern w:val="2"/>
                <w:sz w:val="24"/>
                <w:szCs w:val="24"/>
                <w:lang w:eastAsia="en-GB"/>
                <w14:ligatures w14:val="standardContextual"/>
              </w:rPr>
              <w:tab/>
            </w:r>
            <w:r w:rsidRPr="00EA2ECA">
              <w:rPr>
                <w:rStyle w:val="Hyperlink"/>
                <w:noProof/>
              </w:rPr>
              <w:t>Customer requests withdrawal</w:t>
            </w:r>
            <w:r>
              <w:rPr>
                <w:noProof/>
                <w:webHidden/>
              </w:rPr>
              <w:tab/>
            </w:r>
            <w:r>
              <w:rPr>
                <w:noProof/>
                <w:webHidden/>
              </w:rPr>
              <w:fldChar w:fldCharType="begin"/>
            </w:r>
            <w:r>
              <w:rPr>
                <w:noProof/>
                <w:webHidden/>
              </w:rPr>
              <w:instrText xml:space="preserve"> PAGEREF _Toc226736215 \h </w:instrText>
            </w:r>
            <w:r>
              <w:rPr>
                <w:noProof/>
                <w:webHidden/>
              </w:rPr>
            </w:r>
            <w:r>
              <w:rPr>
                <w:noProof/>
                <w:webHidden/>
              </w:rPr>
              <w:fldChar w:fldCharType="separate"/>
            </w:r>
            <w:r>
              <w:rPr>
                <w:noProof/>
                <w:webHidden/>
              </w:rPr>
              <w:t>59</w:t>
            </w:r>
            <w:r>
              <w:rPr>
                <w:noProof/>
                <w:webHidden/>
              </w:rPr>
              <w:fldChar w:fldCharType="end"/>
            </w:r>
          </w:hyperlink>
        </w:p>
        <w:p w14:paraId="1CBD59CE" w14:textId="4F8C82E0"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16" w:history="1">
            <w:r w:rsidRPr="00EA2ECA">
              <w:rPr>
                <w:rStyle w:val="Hyperlink"/>
                <w:noProof/>
              </w:rPr>
              <w:t>3.8.3.</w:t>
            </w:r>
            <w:r>
              <w:rPr>
                <w:rFonts w:eastAsiaTheme="minorEastAsia"/>
                <w:noProof/>
                <w:kern w:val="2"/>
                <w:sz w:val="24"/>
                <w:szCs w:val="24"/>
                <w:lang w:eastAsia="en-GB"/>
                <w14:ligatures w14:val="standardContextual"/>
              </w:rPr>
              <w:tab/>
            </w:r>
            <w:r w:rsidRPr="00EA2ECA">
              <w:rPr>
                <w:rStyle w:val="Hyperlink"/>
                <w:noProof/>
              </w:rPr>
              <w:t>Withdrawal execution</w:t>
            </w:r>
            <w:r>
              <w:rPr>
                <w:noProof/>
                <w:webHidden/>
              </w:rPr>
              <w:tab/>
            </w:r>
            <w:r>
              <w:rPr>
                <w:noProof/>
                <w:webHidden/>
              </w:rPr>
              <w:fldChar w:fldCharType="begin"/>
            </w:r>
            <w:r>
              <w:rPr>
                <w:noProof/>
                <w:webHidden/>
              </w:rPr>
              <w:instrText xml:space="preserve"> PAGEREF _Toc226736216 \h </w:instrText>
            </w:r>
            <w:r>
              <w:rPr>
                <w:noProof/>
                <w:webHidden/>
              </w:rPr>
            </w:r>
            <w:r>
              <w:rPr>
                <w:noProof/>
                <w:webHidden/>
              </w:rPr>
              <w:fldChar w:fldCharType="separate"/>
            </w:r>
            <w:r>
              <w:rPr>
                <w:noProof/>
                <w:webHidden/>
              </w:rPr>
              <w:t>61</w:t>
            </w:r>
            <w:r>
              <w:rPr>
                <w:noProof/>
                <w:webHidden/>
              </w:rPr>
              <w:fldChar w:fldCharType="end"/>
            </w:r>
          </w:hyperlink>
        </w:p>
        <w:p w14:paraId="272AF912" w14:textId="0F95AFD8" w:rsidR="007E1D8C" w:rsidRDefault="007E1D8C">
          <w:pPr>
            <w:pStyle w:val="TOC2"/>
            <w:rPr>
              <w:rFonts w:eastAsiaTheme="minorEastAsia"/>
              <w:b w:val="0"/>
              <w:bCs w:val="0"/>
              <w:kern w:val="2"/>
              <w:sz w:val="24"/>
              <w:szCs w:val="24"/>
              <w:lang w:eastAsia="en-GB"/>
              <w14:ligatures w14:val="standardContextual"/>
            </w:rPr>
          </w:pPr>
          <w:hyperlink w:anchor="_Toc226736217" w:history="1">
            <w:r w:rsidRPr="00EA2ECA">
              <w:rPr>
                <w:rStyle w:val="Hyperlink"/>
              </w:rPr>
              <w:t>3.9.</w:t>
            </w:r>
            <w:r>
              <w:rPr>
                <w:rFonts w:eastAsiaTheme="minorEastAsia"/>
                <w:b w:val="0"/>
                <w:bCs w:val="0"/>
                <w:kern w:val="2"/>
                <w:sz w:val="24"/>
                <w:szCs w:val="24"/>
                <w:lang w:eastAsia="en-GB"/>
                <w14:ligatures w14:val="standardContextual"/>
              </w:rPr>
              <w:tab/>
            </w:r>
            <w:r w:rsidRPr="00EA2ECA">
              <w:rPr>
                <w:rStyle w:val="Hyperlink"/>
              </w:rPr>
              <w:t>Customer requests to cancel an order</w:t>
            </w:r>
            <w:r>
              <w:rPr>
                <w:webHidden/>
              </w:rPr>
              <w:tab/>
            </w:r>
            <w:r>
              <w:rPr>
                <w:webHidden/>
              </w:rPr>
              <w:fldChar w:fldCharType="begin"/>
            </w:r>
            <w:r>
              <w:rPr>
                <w:webHidden/>
              </w:rPr>
              <w:instrText xml:space="preserve"> PAGEREF _Toc226736217 \h </w:instrText>
            </w:r>
            <w:r>
              <w:rPr>
                <w:webHidden/>
              </w:rPr>
            </w:r>
            <w:r>
              <w:rPr>
                <w:webHidden/>
              </w:rPr>
              <w:fldChar w:fldCharType="separate"/>
            </w:r>
            <w:r>
              <w:rPr>
                <w:webHidden/>
              </w:rPr>
              <w:t>69</w:t>
            </w:r>
            <w:r>
              <w:rPr>
                <w:webHidden/>
              </w:rPr>
              <w:fldChar w:fldCharType="end"/>
            </w:r>
          </w:hyperlink>
        </w:p>
        <w:p w14:paraId="36A1FB16" w14:textId="7AF22808" w:rsidR="007E1D8C" w:rsidRDefault="007E1D8C">
          <w:pPr>
            <w:pStyle w:val="TOC2"/>
            <w:rPr>
              <w:rFonts w:eastAsiaTheme="minorEastAsia"/>
              <w:b w:val="0"/>
              <w:bCs w:val="0"/>
              <w:kern w:val="2"/>
              <w:sz w:val="24"/>
              <w:szCs w:val="24"/>
              <w:lang w:eastAsia="en-GB"/>
              <w14:ligatures w14:val="standardContextual"/>
            </w:rPr>
          </w:pPr>
          <w:hyperlink w:anchor="_Toc226736218" w:history="1">
            <w:r w:rsidRPr="00EA2ECA">
              <w:rPr>
                <w:rStyle w:val="Hyperlink"/>
              </w:rPr>
              <w:t>3.10.</w:t>
            </w:r>
            <w:r>
              <w:rPr>
                <w:rFonts w:eastAsiaTheme="minorEastAsia"/>
                <w:b w:val="0"/>
                <w:bCs w:val="0"/>
                <w:kern w:val="2"/>
                <w:sz w:val="24"/>
                <w:szCs w:val="24"/>
                <w:lang w:eastAsia="en-GB"/>
                <w14:ligatures w14:val="standardContextual"/>
              </w:rPr>
              <w:tab/>
            </w:r>
            <w:r w:rsidRPr="00EA2ECA">
              <w:rPr>
                <w:rStyle w:val="Hyperlink"/>
              </w:rPr>
              <w:t>Continuous monitoring</w:t>
            </w:r>
            <w:r>
              <w:rPr>
                <w:webHidden/>
              </w:rPr>
              <w:tab/>
            </w:r>
            <w:r>
              <w:rPr>
                <w:webHidden/>
              </w:rPr>
              <w:fldChar w:fldCharType="begin"/>
            </w:r>
            <w:r>
              <w:rPr>
                <w:webHidden/>
              </w:rPr>
              <w:instrText xml:space="preserve"> PAGEREF _Toc226736218 \h </w:instrText>
            </w:r>
            <w:r>
              <w:rPr>
                <w:webHidden/>
              </w:rPr>
            </w:r>
            <w:r>
              <w:rPr>
                <w:webHidden/>
              </w:rPr>
              <w:fldChar w:fldCharType="separate"/>
            </w:r>
            <w:r>
              <w:rPr>
                <w:webHidden/>
              </w:rPr>
              <w:t>71</w:t>
            </w:r>
            <w:r>
              <w:rPr>
                <w:webHidden/>
              </w:rPr>
              <w:fldChar w:fldCharType="end"/>
            </w:r>
          </w:hyperlink>
        </w:p>
        <w:p w14:paraId="7F2A42C5" w14:textId="30C00694" w:rsidR="007E1D8C" w:rsidRDefault="007E1D8C">
          <w:pPr>
            <w:pStyle w:val="TOC2"/>
            <w:rPr>
              <w:rFonts w:eastAsiaTheme="minorEastAsia"/>
              <w:b w:val="0"/>
              <w:bCs w:val="0"/>
              <w:kern w:val="2"/>
              <w:sz w:val="24"/>
              <w:szCs w:val="24"/>
              <w:lang w:eastAsia="en-GB"/>
              <w14:ligatures w14:val="standardContextual"/>
            </w:rPr>
          </w:pPr>
          <w:hyperlink w:anchor="_Toc226736219" w:history="1">
            <w:r w:rsidRPr="00EA2ECA">
              <w:rPr>
                <w:rStyle w:val="Hyperlink"/>
              </w:rPr>
              <w:t>3.11.</w:t>
            </w:r>
            <w:r>
              <w:rPr>
                <w:rFonts w:eastAsiaTheme="minorEastAsia"/>
                <w:b w:val="0"/>
                <w:bCs w:val="0"/>
                <w:kern w:val="2"/>
                <w:sz w:val="24"/>
                <w:szCs w:val="24"/>
                <w:lang w:eastAsia="en-GB"/>
                <w14:ligatures w14:val="standardContextual"/>
              </w:rPr>
              <w:tab/>
            </w:r>
            <w:r w:rsidRPr="00EA2ECA">
              <w:rPr>
                <w:rStyle w:val="Hyperlink"/>
              </w:rPr>
              <w:t>Travel Rule completion</w:t>
            </w:r>
            <w:r>
              <w:rPr>
                <w:webHidden/>
              </w:rPr>
              <w:tab/>
            </w:r>
            <w:r>
              <w:rPr>
                <w:webHidden/>
              </w:rPr>
              <w:fldChar w:fldCharType="begin"/>
            </w:r>
            <w:r>
              <w:rPr>
                <w:webHidden/>
              </w:rPr>
              <w:instrText xml:space="preserve"> PAGEREF _Toc226736219 \h </w:instrText>
            </w:r>
            <w:r>
              <w:rPr>
                <w:webHidden/>
              </w:rPr>
            </w:r>
            <w:r>
              <w:rPr>
                <w:webHidden/>
              </w:rPr>
              <w:fldChar w:fldCharType="separate"/>
            </w:r>
            <w:r>
              <w:rPr>
                <w:webHidden/>
              </w:rPr>
              <w:t>71</w:t>
            </w:r>
            <w:r>
              <w:rPr>
                <w:webHidden/>
              </w:rPr>
              <w:fldChar w:fldCharType="end"/>
            </w:r>
          </w:hyperlink>
        </w:p>
        <w:p w14:paraId="13508039" w14:textId="2C378E38" w:rsidR="007E1D8C" w:rsidRDefault="007E1D8C">
          <w:pPr>
            <w:pStyle w:val="TOC2"/>
            <w:rPr>
              <w:rFonts w:eastAsiaTheme="minorEastAsia"/>
              <w:b w:val="0"/>
              <w:bCs w:val="0"/>
              <w:kern w:val="2"/>
              <w:sz w:val="24"/>
              <w:szCs w:val="24"/>
              <w:lang w:eastAsia="en-GB"/>
              <w14:ligatures w14:val="standardContextual"/>
            </w:rPr>
          </w:pPr>
          <w:hyperlink w:anchor="_Toc226736220" w:history="1">
            <w:r w:rsidRPr="00EA2ECA">
              <w:rPr>
                <w:rStyle w:val="Hyperlink"/>
              </w:rPr>
              <w:t>3.12.</w:t>
            </w:r>
            <w:r>
              <w:rPr>
                <w:rFonts w:eastAsiaTheme="minorEastAsia"/>
                <w:b w:val="0"/>
                <w:bCs w:val="0"/>
                <w:kern w:val="2"/>
                <w:sz w:val="24"/>
                <w:szCs w:val="24"/>
                <w:lang w:eastAsia="en-GB"/>
                <w14:ligatures w14:val="standardContextual"/>
              </w:rPr>
              <w:tab/>
            </w:r>
            <w:r w:rsidRPr="00EA2ECA">
              <w:rPr>
                <w:rStyle w:val="Hyperlink"/>
              </w:rPr>
              <w:t>KYT task management</w:t>
            </w:r>
            <w:r>
              <w:rPr>
                <w:webHidden/>
              </w:rPr>
              <w:tab/>
            </w:r>
            <w:r>
              <w:rPr>
                <w:webHidden/>
              </w:rPr>
              <w:fldChar w:fldCharType="begin"/>
            </w:r>
            <w:r>
              <w:rPr>
                <w:webHidden/>
              </w:rPr>
              <w:instrText xml:space="preserve"> PAGEREF _Toc226736220 \h </w:instrText>
            </w:r>
            <w:r>
              <w:rPr>
                <w:webHidden/>
              </w:rPr>
            </w:r>
            <w:r>
              <w:rPr>
                <w:webHidden/>
              </w:rPr>
              <w:fldChar w:fldCharType="separate"/>
            </w:r>
            <w:r>
              <w:rPr>
                <w:webHidden/>
              </w:rPr>
              <w:t>73</w:t>
            </w:r>
            <w:r>
              <w:rPr>
                <w:webHidden/>
              </w:rPr>
              <w:fldChar w:fldCharType="end"/>
            </w:r>
          </w:hyperlink>
        </w:p>
        <w:p w14:paraId="1253B98A" w14:textId="4420DB84" w:rsidR="007E1D8C" w:rsidRDefault="007E1D8C">
          <w:pPr>
            <w:pStyle w:val="TOC2"/>
            <w:rPr>
              <w:rFonts w:eastAsiaTheme="minorEastAsia"/>
              <w:b w:val="0"/>
              <w:bCs w:val="0"/>
              <w:kern w:val="2"/>
              <w:sz w:val="24"/>
              <w:szCs w:val="24"/>
              <w:lang w:eastAsia="en-GB"/>
              <w14:ligatures w14:val="standardContextual"/>
            </w:rPr>
          </w:pPr>
          <w:hyperlink w:anchor="_Toc226736221" w:history="1">
            <w:r w:rsidRPr="00EA2ECA">
              <w:rPr>
                <w:rStyle w:val="Hyperlink"/>
              </w:rPr>
              <w:t>3.13.</w:t>
            </w:r>
            <w:r>
              <w:rPr>
                <w:rFonts w:eastAsiaTheme="minorEastAsia"/>
                <w:b w:val="0"/>
                <w:bCs w:val="0"/>
                <w:kern w:val="2"/>
                <w:sz w:val="24"/>
                <w:szCs w:val="24"/>
                <w:lang w:eastAsia="en-GB"/>
                <w14:ligatures w14:val="standardContextual"/>
              </w:rPr>
              <w:tab/>
            </w:r>
            <w:r w:rsidRPr="00EA2ECA">
              <w:rPr>
                <w:rStyle w:val="Hyperlink"/>
              </w:rPr>
              <w:t>Price management</w:t>
            </w:r>
            <w:r>
              <w:rPr>
                <w:webHidden/>
              </w:rPr>
              <w:tab/>
            </w:r>
            <w:r>
              <w:rPr>
                <w:webHidden/>
              </w:rPr>
              <w:fldChar w:fldCharType="begin"/>
            </w:r>
            <w:r>
              <w:rPr>
                <w:webHidden/>
              </w:rPr>
              <w:instrText xml:space="preserve"> PAGEREF _Toc226736221 \h </w:instrText>
            </w:r>
            <w:r>
              <w:rPr>
                <w:webHidden/>
              </w:rPr>
            </w:r>
            <w:r>
              <w:rPr>
                <w:webHidden/>
              </w:rPr>
              <w:fldChar w:fldCharType="separate"/>
            </w:r>
            <w:r>
              <w:rPr>
                <w:webHidden/>
              </w:rPr>
              <w:t>75</w:t>
            </w:r>
            <w:r>
              <w:rPr>
                <w:webHidden/>
              </w:rPr>
              <w:fldChar w:fldCharType="end"/>
            </w:r>
          </w:hyperlink>
        </w:p>
        <w:p w14:paraId="3101AAC4" w14:textId="73B13E8B" w:rsidR="007E1D8C" w:rsidRDefault="007E1D8C">
          <w:pPr>
            <w:pStyle w:val="TOC2"/>
            <w:rPr>
              <w:rFonts w:eastAsiaTheme="minorEastAsia"/>
              <w:b w:val="0"/>
              <w:bCs w:val="0"/>
              <w:kern w:val="2"/>
              <w:sz w:val="24"/>
              <w:szCs w:val="24"/>
              <w:lang w:eastAsia="en-GB"/>
              <w14:ligatures w14:val="standardContextual"/>
            </w:rPr>
          </w:pPr>
          <w:hyperlink w:anchor="_Toc226736222" w:history="1">
            <w:r w:rsidRPr="00EA2ECA">
              <w:rPr>
                <w:rStyle w:val="Hyperlink"/>
              </w:rPr>
              <w:t>3.14.</w:t>
            </w:r>
            <w:r>
              <w:rPr>
                <w:rFonts w:eastAsiaTheme="minorEastAsia"/>
                <w:b w:val="0"/>
                <w:bCs w:val="0"/>
                <w:kern w:val="2"/>
                <w:sz w:val="24"/>
                <w:szCs w:val="24"/>
                <w:lang w:eastAsia="en-GB"/>
                <w14:ligatures w14:val="standardContextual"/>
              </w:rPr>
              <w:tab/>
            </w:r>
            <w:r w:rsidRPr="00EA2ECA">
              <w:rPr>
                <w:rStyle w:val="Hyperlink"/>
              </w:rPr>
              <w:t>Order integration module</w:t>
            </w:r>
            <w:r>
              <w:rPr>
                <w:webHidden/>
              </w:rPr>
              <w:tab/>
            </w:r>
            <w:r>
              <w:rPr>
                <w:webHidden/>
              </w:rPr>
              <w:fldChar w:fldCharType="begin"/>
            </w:r>
            <w:r>
              <w:rPr>
                <w:webHidden/>
              </w:rPr>
              <w:instrText xml:space="preserve"> PAGEREF _Toc226736222 \h </w:instrText>
            </w:r>
            <w:r>
              <w:rPr>
                <w:webHidden/>
              </w:rPr>
            </w:r>
            <w:r>
              <w:rPr>
                <w:webHidden/>
              </w:rPr>
              <w:fldChar w:fldCharType="separate"/>
            </w:r>
            <w:r>
              <w:rPr>
                <w:webHidden/>
              </w:rPr>
              <w:t>77</w:t>
            </w:r>
            <w:r>
              <w:rPr>
                <w:webHidden/>
              </w:rPr>
              <w:fldChar w:fldCharType="end"/>
            </w:r>
          </w:hyperlink>
        </w:p>
        <w:p w14:paraId="2800ED8F" w14:textId="6CBFCEE1" w:rsidR="007E1D8C" w:rsidRDefault="007E1D8C">
          <w:pPr>
            <w:pStyle w:val="TOC2"/>
            <w:rPr>
              <w:rFonts w:eastAsiaTheme="minorEastAsia"/>
              <w:b w:val="0"/>
              <w:bCs w:val="0"/>
              <w:kern w:val="2"/>
              <w:sz w:val="24"/>
              <w:szCs w:val="24"/>
              <w:lang w:eastAsia="en-GB"/>
              <w14:ligatures w14:val="standardContextual"/>
            </w:rPr>
          </w:pPr>
          <w:hyperlink w:anchor="_Toc226736223" w:history="1">
            <w:r w:rsidRPr="00EA2ECA">
              <w:rPr>
                <w:rStyle w:val="Hyperlink"/>
              </w:rPr>
              <w:t>3.15.</w:t>
            </w:r>
            <w:r>
              <w:rPr>
                <w:rFonts w:eastAsiaTheme="minorEastAsia"/>
                <w:b w:val="0"/>
                <w:bCs w:val="0"/>
                <w:kern w:val="2"/>
                <w:sz w:val="24"/>
                <w:szCs w:val="24"/>
                <w:lang w:eastAsia="en-GB"/>
                <w14:ligatures w14:val="standardContextual"/>
              </w:rPr>
              <w:tab/>
            </w:r>
            <w:r w:rsidRPr="00EA2ECA">
              <w:rPr>
                <w:rStyle w:val="Hyperlink"/>
              </w:rPr>
              <w:t>Limit update request</w:t>
            </w:r>
            <w:r>
              <w:rPr>
                <w:webHidden/>
              </w:rPr>
              <w:tab/>
            </w:r>
            <w:r>
              <w:rPr>
                <w:webHidden/>
              </w:rPr>
              <w:fldChar w:fldCharType="begin"/>
            </w:r>
            <w:r>
              <w:rPr>
                <w:webHidden/>
              </w:rPr>
              <w:instrText xml:space="preserve"> PAGEREF _Toc226736223 \h </w:instrText>
            </w:r>
            <w:r>
              <w:rPr>
                <w:webHidden/>
              </w:rPr>
            </w:r>
            <w:r>
              <w:rPr>
                <w:webHidden/>
              </w:rPr>
              <w:fldChar w:fldCharType="separate"/>
            </w:r>
            <w:r>
              <w:rPr>
                <w:webHidden/>
              </w:rPr>
              <w:t>82</w:t>
            </w:r>
            <w:r>
              <w:rPr>
                <w:webHidden/>
              </w:rPr>
              <w:fldChar w:fldCharType="end"/>
            </w:r>
          </w:hyperlink>
        </w:p>
        <w:p w14:paraId="46A63DF2" w14:textId="1A752321" w:rsidR="007E1D8C" w:rsidRDefault="007E1D8C">
          <w:pPr>
            <w:pStyle w:val="TOC2"/>
            <w:rPr>
              <w:rFonts w:eastAsiaTheme="minorEastAsia"/>
              <w:b w:val="0"/>
              <w:bCs w:val="0"/>
              <w:kern w:val="2"/>
              <w:sz w:val="24"/>
              <w:szCs w:val="24"/>
              <w:lang w:eastAsia="en-GB"/>
              <w14:ligatures w14:val="standardContextual"/>
            </w:rPr>
          </w:pPr>
          <w:hyperlink w:anchor="_Toc226736224" w:history="1">
            <w:r w:rsidRPr="00EA2ECA">
              <w:rPr>
                <w:rStyle w:val="Hyperlink"/>
              </w:rPr>
              <w:t>3.16.</w:t>
            </w:r>
            <w:r>
              <w:rPr>
                <w:rFonts w:eastAsiaTheme="minorEastAsia"/>
                <w:b w:val="0"/>
                <w:bCs w:val="0"/>
                <w:kern w:val="2"/>
                <w:sz w:val="24"/>
                <w:szCs w:val="24"/>
                <w:lang w:eastAsia="en-GB"/>
                <w14:ligatures w14:val="standardContextual"/>
              </w:rPr>
              <w:tab/>
            </w:r>
            <w:r w:rsidRPr="00EA2ECA">
              <w:rPr>
                <w:rStyle w:val="Hyperlink"/>
              </w:rPr>
              <w:t>Tax Report</w:t>
            </w:r>
            <w:r>
              <w:rPr>
                <w:webHidden/>
              </w:rPr>
              <w:tab/>
            </w:r>
            <w:r>
              <w:rPr>
                <w:webHidden/>
              </w:rPr>
              <w:fldChar w:fldCharType="begin"/>
            </w:r>
            <w:r>
              <w:rPr>
                <w:webHidden/>
              </w:rPr>
              <w:instrText xml:space="preserve"> PAGEREF _Toc226736224 \h </w:instrText>
            </w:r>
            <w:r>
              <w:rPr>
                <w:webHidden/>
              </w:rPr>
            </w:r>
            <w:r>
              <w:rPr>
                <w:webHidden/>
              </w:rPr>
              <w:fldChar w:fldCharType="separate"/>
            </w:r>
            <w:r>
              <w:rPr>
                <w:webHidden/>
              </w:rPr>
              <w:t>84</w:t>
            </w:r>
            <w:r>
              <w:rPr>
                <w:webHidden/>
              </w:rPr>
              <w:fldChar w:fldCharType="end"/>
            </w:r>
          </w:hyperlink>
        </w:p>
        <w:p w14:paraId="72A35330" w14:textId="6C1A3B4E"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25" w:history="1">
            <w:r w:rsidRPr="00EA2ECA">
              <w:rPr>
                <w:rStyle w:val="Hyperlink"/>
                <w:noProof/>
              </w:rPr>
              <w:t>3.16.1.</w:t>
            </w:r>
            <w:r>
              <w:rPr>
                <w:rFonts w:eastAsiaTheme="minorEastAsia"/>
                <w:noProof/>
                <w:kern w:val="2"/>
                <w:sz w:val="24"/>
                <w:szCs w:val="24"/>
                <w:lang w:eastAsia="en-GB"/>
                <w14:ligatures w14:val="standardContextual"/>
              </w:rPr>
              <w:tab/>
            </w:r>
            <w:r w:rsidRPr="00EA2ECA">
              <w:rPr>
                <w:rStyle w:val="Hyperlink"/>
                <w:noProof/>
              </w:rPr>
              <w:t>Tax-related data computation</w:t>
            </w:r>
            <w:r>
              <w:rPr>
                <w:noProof/>
                <w:webHidden/>
              </w:rPr>
              <w:tab/>
            </w:r>
            <w:r>
              <w:rPr>
                <w:noProof/>
                <w:webHidden/>
              </w:rPr>
              <w:fldChar w:fldCharType="begin"/>
            </w:r>
            <w:r>
              <w:rPr>
                <w:noProof/>
                <w:webHidden/>
              </w:rPr>
              <w:instrText xml:space="preserve"> PAGEREF _Toc226736225 \h </w:instrText>
            </w:r>
            <w:r>
              <w:rPr>
                <w:noProof/>
                <w:webHidden/>
              </w:rPr>
            </w:r>
            <w:r>
              <w:rPr>
                <w:noProof/>
                <w:webHidden/>
              </w:rPr>
              <w:fldChar w:fldCharType="separate"/>
            </w:r>
            <w:r>
              <w:rPr>
                <w:noProof/>
                <w:webHidden/>
              </w:rPr>
              <w:t>85</w:t>
            </w:r>
            <w:r>
              <w:rPr>
                <w:noProof/>
                <w:webHidden/>
              </w:rPr>
              <w:fldChar w:fldCharType="end"/>
            </w:r>
          </w:hyperlink>
        </w:p>
        <w:p w14:paraId="7EBB5650" w14:textId="6035A4BE"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26" w:history="1">
            <w:r w:rsidRPr="00EA2ECA">
              <w:rPr>
                <w:rStyle w:val="Hyperlink"/>
                <w:noProof/>
              </w:rPr>
              <w:t>3.16.2.</w:t>
            </w:r>
            <w:r>
              <w:rPr>
                <w:rFonts w:eastAsiaTheme="minorEastAsia"/>
                <w:noProof/>
                <w:kern w:val="2"/>
                <w:sz w:val="24"/>
                <w:szCs w:val="24"/>
                <w:lang w:eastAsia="en-GB"/>
                <w14:ligatures w14:val="standardContextual"/>
              </w:rPr>
              <w:tab/>
            </w:r>
            <w:r w:rsidRPr="00EA2ECA">
              <w:rPr>
                <w:rStyle w:val="Hyperlink"/>
                <w:noProof/>
              </w:rPr>
              <w:t>Gain / Loss computation</w:t>
            </w:r>
            <w:r>
              <w:rPr>
                <w:noProof/>
                <w:webHidden/>
              </w:rPr>
              <w:tab/>
            </w:r>
            <w:r>
              <w:rPr>
                <w:noProof/>
                <w:webHidden/>
              </w:rPr>
              <w:fldChar w:fldCharType="begin"/>
            </w:r>
            <w:r>
              <w:rPr>
                <w:noProof/>
                <w:webHidden/>
              </w:rPr>
              <w:instrText xml:space="preserve"> PAGEREF _Toc226736226 \h </w:instrText>
            </w:r>
            <w:r>
              <w:rPr>
                <w:noProof/>
                <w:webHidden/>
              </w:rPr>
            </w:r>
            <w:r>
              <w:rPr>
                <w:noProof/>
                <w:webHidden/>
              </w:rPr>
              <w:fldChar w:fldCharType="separate"/>
            </w:r>
            <w:r>
              <w:rPr>
                <w:noProof/>
                <w:webHidden/>
              </w:rPr>
              <w:t>85</w:t>
            </w:r>
            <w:r>
              <w:rPr>
                <w:noProof/>
                <w:webHidden/>
              </w:rPr>
              <w:fldChar w:fldCharType="end"/>
            </w:r>
          </w:hyperlink>
        </w:p>
        <w:p w14:paraId="73EB4142" w14:textId="1F00F642"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27" w:history="1">
            <w:r w:rsidRPr="00EA2ECA">
              <w:rPr>
                <w:rStyle w:val="Hyperlink"/>
                <w:noProof/>
              </w:rPr>
              <w:t>3.16.3.</w:t>
            </w:r>
            <w:r>
              <w:rPr>
                <w:rFonts w:eastAsiaTheme="minorEastAsia"/>
                <w:noProof/>
                <w:kern w:val="2"/>
                <w:sz w:val="24"/>
                <w:szCs w:val="24"/>
                <w:lang w:eastAsia="en-GB"/>
                <w14:ligatures w14:val="standardContextual"/>
              </w:rPr>
              <w:tab/>
            </w:r>
            <w:r w:rsidRPr="00EA2ECA">
              <w:rPr>
                <w:rStyle w:val="Hyperlink"/>
                <w:noProof/>
              </w:rPr>
              <w:t>Tax report retrieval</w:t>
            </w:r>
            <w:r>
              <w:rPr>
                <w:noProof/>
                <w:webHidden/>
              </w:rPr>
              <w:tab/>
            </w:r>
            <w:r>
              <w:rPr>
                <w:noProof/>
                <w:webHidden/>
              </w:rPr>
              <w:fldChar w:fldCharType="begin"/>
            </w:r>
            <w:r>
              <w:rPr>
                <w:noProof/>
                <w:webHidden/>
              </w:rPr>
              <w:instrText xml:space="preserve"> PAGEREF _Toc226736227 \h </w:instrText>
            </w:r>
            <w:r>
              <w:rPr>
                <w:noProof/>
                <w:webHidden/>
              </w:rPr>
            </w:r>
            <w:r>
              <w:rPr>
                <w:noProof/>
                <w:webHidden/>
              </w:rPr>
              <w:fldChar w:fldCharType="separate"/>
            </w:r>
            <w:r>
              <w:rPr>
                <w:noProof/>
                <w:webHidden/>
              </w:rPr>
              <w:t>89</w:t>
            </w:r>
            <w:r>
              <w:rPr>
                <w:noProof/>
                <w:webHidden/>
              </w:rPr>
              <w:fldChar w:fldCharType="end"/>
            </w:r>
          </w:hyperlink>
        </w:p>
        <w:p w14:paraId="2333671B" w14:textId="642A942A" w:rsidR="007E1D8C" w:rsidRDefault="007E1D8C">
          <w:pPr>
            <w:pStyle w:val="TOC2"/>
            <w:rPr>
              <w:rFonts w:eastAsiaTheme="minorEastAsia"/>
              <w:b w:val="0"/>
              <w:bCs w:val="0"/>
              <w:kern w:val="2"/>
              <w:sz w:val="24"/>
              <w:szCs w:val="24"/>
              <w:lang w:eastAsia="en-GB"/>
              <w14:ligatures w14:val="standardContextual"/>
            </w:rPr>
          </w:pPr>
          <w:hyperlink w:anchor="_Toc226736228" w:history="1">
            <w:r w:rsidRPr="00EA2ECA">
              <w:rPr>
                <w:rStyle w:val="Hyperlink"/>
              </w:rPr>
              <w:t>3.17.</w:t>
            </w:r>
            <w:r>
              <w:rPr>
                <w:rFonts w:eastAsiaTheme="minorEastAsia"/>
                <w:b w:val="0"/>
                <w:bCs w:val="0"/>
                <w:kern w:val="2"/>
                <w:sz w:val="24"/>
                <w:szCs w:val="24"/>
                <w:lang w:eastAsia="en-GB"/>
                <w14:ligatures w14:val="standardContextual"/>
              </w:rPr>
              <w:tab/>
            </w:r>
            <w:r w:rsidRPr="00EA2ECA">
              <w:rPr>
                <w:rStyle w:val="Hyperlink"/>
              </w:rPr>
              <w:t>Statement reports</w:t>
            </w:r>
            <w:r>
              <w:rPr>
                <w:webHidden/>
              </w:rPr>
              <w:tab/>
            </w:r>
            <w:r>
              <w:rPr>
                <w:webHidden/>
              </w:rPr>
              <w:fldChar w:fldCharType="begin"/>
            </w:r>
            <w:r>
              <w:rPr>
                <w:webHidden/>
              </w:rPr>
              <w:instrText xml:space="preserve"> PAGEREF _Toc226736228 \h </w:instrText>
            </w:r>
            <w:r>
              <w:rPr>
                <w:webHidden/>
              </w:rPr>
            </w:r>
            <w:r>
              <w:rPr>
                <w:webHidden/>
              </w:rPr>
              <w:fldChar w:fldCharType="separate"/>
            </w:r>
            <w:r>
              <w:rPr>
                <w:webHidden/>
              </w:rPr>
              <w:t>90</w:t>
            </w:r>
            <w:r>
              <w:rPr>
                <w:webHidden/>
              </w:rPr>
              <w:fldChar w:fldCharType="end"/>
            </w:r>
          </w:hyperlink>
        </w:p>
        <w:p w14:paraId="06074078" w14:textId="4BCD4EE2" w:rsidR="007E1D8C" w:rsidRDefault="007E1D8C">
          <w:pPr>
            <w:pStyle w:val="TOC2"/>
            <w:rPr>
              <w:rFonts w:eastAsiaTheme="minorEastAsia"/>
              <w:b w:val="0"/>
              <w:bCs w:val="0"/>
              <w:kern w:val="2"/>
              <w:sz w:val="24"/>
              <w:szCs w:val="24"/>
              <w:lang w:eastAsia="en-GB"/>
              <w14:ligatures w14:val="standardContextual"/>
            </w:rPr>
          </w:pPr>
          <w:hyperlink w:anchor="_Toc226736229" w:history="1">
            <w:r w:rsidRPr="00EA2ECA">
              <w:rPr>
                <w:rStyle w:val="Hyperlink"/>
              </w:rPr>
              <w:t>3.18.</w:t>
            </w:r>
            <w:r>
              <w:rPr>
                <w:rFonts w:eastAsiaTheme="minorEastAsia"/>
                <w:b w:val="0"/>
                <w:bCs w:val="0"/>
                <w:kern w:val="2"/>
                <w:sz w:val="24"/>
                <w:szCs w:val="24"/>
                <w:lang w:eastAsia="en-GB"/>
                <w14:ligatures w14:val="standardContextual"/>
              </w:rPr>
              <w:tab/>
            </w:r>
            <w:r w:rsidRPr="00EA2ECA">
              <w:rPr>
                <w:rStyle w:val="Hyperlink"/>
              </w:rPr>
              <w:t>Bank position configuration</w:t>
            </w:r>
            <w:r>
              <w:rPr>
                <w:webHidden/>
              </w:rPr>
              <w:tab/>
            </w:r>
            <w:r>
              <w:rPr>
                <w:webHidden/>
              </w:rPr>
              <w:fldChar w:fldCharType="begin"/>
            </w:r>
            <w:r>
              <w:rPr>
                <w:webHidden/>
              </w:rPr>
              <w:instrText xml:space="preserve"> PAGEREF _Toc226736229 \h </w:instrText>
            </w:r>
            <w:r>
              <w:rPr>
                <w:webHidden/>
              </w:rPr>
            </w:r>
            <w:r>
              <w:rPr>
                <w:webHidden/>
              </w:rPr>
              <w:fldChar w:fldCharType="separate"/>
            </w:r>
            <w:r>
              <w:rPr>
                <w:webHidden/>
              </w:rPr>
              <w:t>91</w:t>
            </w:r>
            <w:r>
              <w:rPr>
                <w:webHidden/>
              </w:rPr>
              <w:fldChar w:fldCharType="end"/>
            </w:r>
          </w:hyperlink>
        </w:p>
        <w:p w14:paraId="5F40DDE9" w14:textId="32BFAC5D" w:rsidR="007E1D8C" w:rsidRDefault="007E1D8C">
          <w:pPr>
            <w:pStyle w:val="TOC2"/>
            <w:rPr>
              <w:rFonts w:eastAsiaTheme="minorEastAsia"/>
              <w:b w:val="0"/>
              <w:bCs w:val="0"/>
              <w:kern w:val="2"/>
              <w:sz w:val="24"/>
              <w:szCs w:val="24"/>
              <w:lang w:eastAsia="en-GB"/>
              <w14:ligatures w14:val="standardContextual"/>
            </w:rPr>
          </w:pPr>
          <w:hyperlink w:anchor="_Toc226736230" w:history="1">
            <w:r w:rsidRPr="00EA2ECA">
              <w:rPr>
                <w:rStyle w:val="Hyperlink"/>
              </w:rPr>
              <w:t>3.19.</w:t>
            </w:r>
            <w:r>
              <w:rPr>
                <w:rFonts w:eastAsiaTheme="minorEastAsia"/>
                <w:b w:val="0"/>
                <w:bCs w:val="0"/>
                <w:kern w:val="2"/>
                <w:sz w:val="24"/>
                <w:szCs w:val="24"/>
                <w:lang w:eastAsia="en-GB"/>
                <w14:ligatures w14:val="standardContextual"/>
              </w:rPr>
              <w:tab/>
            </w:r>
            <w:r w:rsidRPr="00EA2ECA">
              <w:rPr>
                <w:rStyle w:val="Hyperlink"/>
              </w:rPr>
              <w:t>Document upload for KYT issue</w:t>
            </w:r>
            <w:r>
              <w:rPr>
                <w:webHidden/>
              </w:rPr>
              <w:tab/>
            </w:r>
            <w:r>
              <w:rPr>
                <w:webHidden/>
              </w:rPr>
              <w:fldChar w:fldCharType="begin"/>
            </w:r>
            <w:r>
              <w:rPr>
                <w:webHidden/>
              </w:rPr>
              <w:instrText xml:space="preserve"> PAGEREF _Toc226736230 \h </w:instrText>
            </w:r>
            <w:r>
              <w:rPr>
                <w:webHidden/>
              </w:rPr>
            </w:r>
            <w:r>
              <w:rPr>
                <w:webHidden/>
              </w:rPr>
              <w:fldChar w:fldCharType="separate"/>
            </w:r>
            <w:r>
              <w:rPr>
                <w:webHidden/>
              </w:rPr>
              <w:t>93</w:t>
            </w:r>
            <w:r>
              <w:rPr>
                <w:webHidden/>
              </w:rPr>
              <w:fldChar w:fldCharType="end"/>
            </w:r>
          </w:hyperlink>
        </w:p>
        <w:p w14:paraId="568E14D3" w14:textId="18E2C2D2" w:rsidR="007E1D8C" w:rsidRDefault="007E1D8C">
          <w:pPr>
            <w:pStyle w:val="TOC2"/>
            <w:rPr>
              <w:rFonts w:eastAsiaTheme="minorEastAsia"/>
              <w:b w:val="0"/>
              <w:bCs w:val="0"/>
              <w:kern w:val="2"/>
              <w:sz w:val="24"/>
              <w:szCs w:val="24"/>
              <w:lang w:eastAsia="en-GB"/>
              <w14:ligatures w14:val="standardContextual"/>
            </w:rPr>
          </w:pPr>
          <w:hyperlink w:anchor="_Toc226736231" w:history="1">
            <w:r w:rsidRPr="00EA2ECA">
              <w:rPr>
                <w:rStyle w:val="Hyperlink"/>
              </w:rPr>
              <w:t>3.20.</w:t>
            </w:r>
            <w:r>
              <w:rPr>
                <w:rFonts w:eastAsiaTheme="minorEastAsia"/>
                <w:b w:val="0"/>
                <w:bCs w:val="0"/>
                <w:kern w:val="2"/>
                <w:sz w:val="24"/>
                <w:szCs w:val="24"/>
                <w:lang w:eastAsia="en-GB"/>
                <w14:ligatures w14:val="standardContextual"/>
              </w:rPr>
              <w:tab/>
            </w:r>
            <w:r w:rsidRPr="00EA2ECA">
              <w:rPr>
                <w:rStyle w:val="Hyperlink"/>
              </w:rPr>
              <w:t>Recurring Orders</w:t>
            </w:r>
            <w:r>
              <w:rPr>
                <w:webHidden/>
              </w:rPr>
              <w:tab/>
            </w:r>
            <w:r>
              <w:rPr>
                <w:webHidden/>
              </w:rPr>
              <w:fldChar w:fldCharType="begin"/>
            </w:r>
            <w:r>
              <w:rPr>
                <w:webHidden/>
              </w:rPr>
              <w:instrText xml:space="preserve"> PAGEREF _Toc226736231 \h </w:instrText>
            </w:r>
            <w:r>
              <w:rPr>
                <w:webHidden/>
              </w:rPr>
            </w:r>
            <w:r>
              <w:rPr>
                <w:webHidden/>
              </w:rPr>
              <w:fldChar w:fldCharType="separate"/>
            </w:r>
            <w:r>
              <w:rPr>
                <w:webHidden/>
              </w:rPr>
              <w:t>93</w:t>
            </w:r>
            <w:r>
              <w:rPr>
                <w:webHidden/>
              </w:rPr>
              <w:fldChar w:fldCharType="end"/>
            </w:r>
          </w:hyperlink>
        </w:p>
        <w:p w14:paraId="23C1D30C" w14:textId="3D237C1D" w:rsidR="007E1D8C" w:rsidRDefault="007E1D8C">
          <w:pPr>
            <w:pStyle w:val="TOC2"/>
            <w:rPr>
              <w:rFonts w:eastAsiaTheme="minorEastAsia"/>
              <w:b w:val="0"/>
              <w:bCs w:val="0"/>
              <w:kern w:val="2"/>
              <w:sz w:val="24"/>
              <w:szCs w:val="24"/>
              <w:lang w:eastAsia="en-GB"/>
              <w14:ligatures w14:val="standardContextual"/>
            </w:rPr>
          </w:pPr>
          <w:hyperlink w:anchor="_Toc226736232" w:history="1">
            <w:r w:rsidRPr="00EA2ECA">
              <w:rPr>
                <w:rStyle w:val="Hyperlink"/>
              </w:rPr>
              <w:t>3.21.</w:t>
            </w:r>
            <w:r>
              <w:rPr>
                <w:rFonts w:eastAsiaTheme="minorEastAsia"/>
                <w:b w:val="0"/>
                <w:bCs w:val="0"/>
                <w:kern w:val="2"/>
                <w:sz w:val="24"/>
                <w:szCs w:val="24"/>
                <w:lang w:eastAsia="en-GB"/>
                <w14:ligatures w14:val="standardContextual"/>
              </w:rPr>
              <w:tab/>
            </w:r>
            <w:r w:rsidRPr="00EA2ECA">
              <w:rPr>
                <w:rStyle w:val="Hyperlink"/>
              </w:rPr>
              <w:t>Fee management</w:t>
            </w:r>
            <w:r>
              <w:rPr>
                <w:webHidden/>
              </w:rPr>
              <w:tab/>
            </w:r>
            <w:r>
              <w:rPr>
                <w:webHidden/>
              </w:rPr>
              <w:fldChar w:fldCharType="begin"/>
            </w:r>
            <w:r>
              <w:rPr>
                <w:webHidden/>
              </w:rPr>
              <w:instrText xml:space="preserve"> PAGEREF _Toc226736232 \h </w:instrText>
            </w:r>
            <w:r>
              <w:rPr>
                <w:webHidden/>
              </w:rPr>
            </w:r>
            <w:r>
              <w:rPr>
                <w:webHidden/>
              </w:rPr>
              <w:fldChar w:fldCharType="separate"/>
            </w:r>
            <w:r>
              <w:rPr>
                <w:webHidden/>
              </w:rPr>
              <w:t>94</w:t>
            </w:r>
            <w:r>
              <w:rPr>
                <w:webHidden/>
              </w:rPr>
              <w:fldChar w:fldCharType="end"/>
            </w:r>
          </w:hyperlink>
        </w:p>
        <w:p w14:paraId="5DCA3884" w14:textId="330113A3" w:rsidR="007E1D8C" w:rsidRDefault="007E1D8C">
          <w:pPr>
            <w:pStyle w:val="TOC2"/>
            <w:rPr>
              <w:rFonts w:eastAsiaTheme="minorEastAsia"/>
              <w:b w:val="0"/>
              <w:bCs w:val="0"/>
              <w:kern w:val="2"/>
              <w:sz w:val="24"/>
              <w:szCs w:val="24"/>
              <w:lang w:eastAsia="en-GB"/>
              <w14:ligatures w14:val="standardContextual"/>
            </w:rPr>
          </w:pPr>
          <w:hyperlink w:anchor="_Toc226736233" w:history="1">
            <w:r w:rsidRPr="00EA2ECA">
              <w:rPr>
                <w:rStyle w:val="Hyperlink"/>
              </w:rPr>
              <w:t>3.22.</w:t>
            </w:r>
            <w:r>
              <w:rPr>
                <w:rFonts w:eastAsiaTheme="minorEastAsia"/>
                <w:b w:val="0"/>
                <w:bCs w:val="0"/>
                <w:kern w:val="2"/>
                <w:sz w:val="24"/>
                <w:szCs w:val="24"/>
                <w:lang w:eastAsia="en-GB"/>
                <w14:ligatures w14:val="standardContextual"/>
              </w:rPr>
              <w:tab/>
            </w:r>
            <w:r w:rsidRPr="00EA2ECA">
              <w:rPr>
                <w:rStyle w:val="Hyperlink"/>
              </w:rPr>
              <w:t>Customer position in subledger</w:t>
            </w:r>
            <w:r>
              <w:rPr>
                <w:webHidden/>
              </w:rPr>
              <w:tab/>
            </w:r>
            <w:r>
              <w:rPr>
                <w:webHidden/>
              </w:rPr>
              <w:fldChar w:fldCharType="begin"/>
            </w:r>
            <w:r>
              <w:rPr>
                <w:webHidden/>
              </w:rPr>
              <w:instrText xml:space="preserve"> PAGEREF _Toc226736233 \h </w:instrText>
            </w:r>
            <w:r>
              <w:rPr>
                <w:webHidden/>
              </w:rPr>
            </w:r>
            <w:r>
              <w:rPr>
                <w:webHidden/>
              </w:rPr>
              <w:fldChar w:fldCharType="separate"/>
            </w:r>
            <w:r>
              <w:rPr>
                <w:webHidden/>
              </w:rPr>
              <w:t>95</w:t>
            </w:r>
            <w:r>
              <w:rPr>
                <w:webHidden/>
              </w:rPr>
              <w:fldChar w:fldCharType="end"/>
            </w:r>
          </w:hyperlink>
        </w:p>
        <w:p w14:paraId="31E712E5" w14:textId="0305AC24" w:rsidR="007E1D8C" w:rsidRDefault="007E1D8C">
          <w:pPr>
            <w:pStyle w:val="TOC2"/>
            <w:rPr>
              <w:rFonts w:eastAsiaTheme="minorEastAsia"/>
              <w:b w:val="0"/>
              <w:bCs w:val="0"/>
              <w:kern w:val="2"/>
              <w:sz w:val="24"/>
              <w:szCs w:val="24"/>
              <w:lang w:eastAsia="en-GB"/>
              <w14:ligatures w14:val="standardContextual"/>
            </w:rPr>
          </w:pPr>
          <w:hyperlink w:anchor="_Toc226736234" w:history="1">
            <w:r w:rsidRPr="00EA2ECA">
              <w:rPr>
                <w:rStyle w:val="Hyperlink"/>
              </w:rPr>
              <w:t>3.23.</w:t>
            </w:r>
            <w:r>
              <w:rPr>
                <w:rFonts w:eastAsiaTheme="minorEastAsia"/>
                <w:b w:val="0"/>
                <w:bCs w:val="0"/>
                <w:kern w:val="2"/>
                <w:sz w:val="24"/>
                <w:szCs w:val="24"/>
                <w:lang w:eastAsia="en-GB"/>
                <w14:ligatures w14:val="standardContextual"/>
              </w:rPr>
              <w:tab/>
            </w:r>
            <w:r w:rsidRPr="00EA2ECA">
              <w:rPr>
                <w:rStyle w:val="Hyperlink"/>
              </w:rPr>
              <w:t>Persona</w:t>
            </w:r>
            <w:r>
              <w:rPr>
                <w:webHidden/>
              </w:rPr>
              <w:tab/>
            </w:r>
            <w:r>
              <w:rPr>
                <w:webHidden/>
              </w:rPr>
              <w:fldChar w:fldCharType="begin"/>
            </w:r>
            <w:r>
              <w:rPr>
                <w:webHidden/>
              </w:rPr>
              <w:instrText xml:space="preserve"> PAGEREF _Toc226736234 \h </w:instrText>
            </w:r>
            <w:r>
              <w:rPr>
                <w:webHidden/>
              </w:rPr>
            </w:r>
            <w:r>
              <w:rPr>
                <w:webHidden/>
              </w:rPr>
              <w:fldChar w:fldCharType="separate"/>
            </w:r>
            <w:r>
              <w:rPr>
                <w:webHidden/>
              </w:rPr>
              <w:t>97</w:t>
            </w:r>
            <w:r>
              <w:rPr>
                <w:webHidden/>
              </w:rPr>
              <w:fldChar w:fldCharType="end"/>
            </w:r>
          </w:hyperlink>
        </w:p>
        <w:p w14:paraId="08CCA719" w14:textId="063E8009" w:rsidR="007E1D8C" w:rsidRDefault="007E1D8C">
          <w:pPr>
            <w:pStyle w:val="TOC2"/>
            <w:rPr>
              <w:rFonts w:eastAsiaTheme="minorEastAsia"/>
              <w:b w:val="0"/>
              <w:bCs w:val="0"/>
              <w:kern w:val="2"/>
              <w:sz w:val="24"/>
              <w:szCs w:val="24"/>
              <w:lang w:eastAsia="en-GB"/>
              <w14:ligatures w14:val="standardContextual"/>
            </w:rPr>
          </w:pPr>
          <w:hyperlink w:anchor="_Toc226736235" w:history="1">
            <w:r w:rsidRPr="00EA2ECA">
              <w:rPr>
                <w:rStyle w:val="Hyperlink"/>
              </w:rPr>
              <w:t>3.24.</w:t>
            </w:r>
            <w:r>
              <w:rPr>
                <w:rFonts w:eastAsiaTheme="minorEastAsia"/>
                <w:b w:val="0"/>
                <w:bCs w:val="0"/>
                <w:kern w:val="2"/>
                <w:sz w:val="24"/>
                <w:szCs w:val="24"/>
                <w:lang w:eastAsia="en-GB"/>
                <w14:ligatures w14:val="standardContextual"/>
              </w:rPr>
              <w:tab/>
            </w:r>
            <w:r w:rsidRPr="00EA2ECA">
              <w:rPr>
                <w:rStyle w:val="Hyperlink"/>
              </w:rPr>
              <w:t>Event &amp; Statistics management</w:t>
            </w:r>
            <w:r>
              <w:rPr>
                <w:webHidden/>
              </w:rPr>
              <w:tab/>
            </w:r>
            <w:r>
              <w:rPr>
                <w:webHidden/>
              </w:rPr>
              <w:fldChar w:fldCharType="begin"/>
            </w:r>
            <w:r>
              <w:rPr>
                <w:webHidden/>
              </w:rPr>
              <w:instrText xml:space="preserve"> PAGEREF _Toc226736235 \h </w:instrText>
            </w:r>
            <w:r>
              <w:rPr>
                <w:webHidden/>
              </w:rPr>
            </w:r>
            <w:r>
              <w:rPr>
                <w:webHidden/>
              </w:rPr>
              <w:fldChar w:fldCharType="separate"/>
            </w:r>
            <w:r>
              <w:rPr>
                <w:webHidden/>
              </w:rPr>
              <w:t>98</w:t>
            </w:r>
            <w:r>
              <w:rPr>
                <w:webHidden/>
              </w:rPr>
              <w:fldChar w:fldCharType="end"/>
            </w:r>
          </w:hyperlink>
        </w:p>
        <w:p w14:paraId="2E331DA2" w14:textId="1266FC84" w:rsidR="007E1D8C" w:rsidRDefault="007E1D8C">
          <w:pPr>
            <w:pStyle w:val="TOC2"/>
            <w:rPr>
              <w:rFonts w:eastAsiaTheme="minorEastAsia"/>
              <w:b w:val="0"/>
              <w:bCs w:val="0"/>
              <w:kern w:val="2"/>
              <w:sz w:val="24"/>
              <w:szCs w:val="24"/>
              <w:lang w:eastAsia="en-GB"/>
              <w14:ligatures w14:val="standardContextual"/>
            </w:rPr>
          </w:pPr>
          <w:hyperlink w:anchor="_Toc226736236" w:history="1">
            <w:r w:rsidRPr="00EA2ECA">
              <w:rPr>
                <w:rStyle w:val="Hyperlink"/>
              </w:rPr>
              <w:t>3.25.</w:t>
            </w:r>
            <w:r>
              <w:rPr>
                <w:rFonts w:eastAsiaTheme="minorEastAsia"/>
                <w:b w:val="0"/>
                <w:bCs w:val="0"/>
                <w:kern w:val="2"/>
                <w:sz w:val="24"/>
                <w:szCs w:val="24"/>
                <w:lang w:eastAsia="en-GB"/>
                <w14:ligatures w14:val="standardContextual"/>
              </w:rPr>
              <w:tab/>
            </w:r>
            <w:r w:rsidRPr="00EA2ECA">
              <w:rPr>
                <w:rStyle w:val="Hyperlink"/>
              </w:rPr>
              <w:t>FIX connection</w:t>
            </w:r>
            <w:r>
              <w:rPr>
                <w:webHidden/>
              </w:rPr>
              <w:tab/>
            </w:r>
            <w:r>
              <w:rPr>
                <w:webHidden/>
              </w:rPr>
              <w:fldChar w:fldCharType="begin"/>
            </w:r>
            <w:r>
              <w:rPr>
                <w:webHidden/>
              </w:rPr>
              <w:instrText xml:space="preserve"> PAGEREF _Toc226736236 \h </w:instrText>
            </w:r>
            <w:r>
              <w:rPr>
                <w:webHidden/>
              </w:rPr>
            </w:r>
            <w:r>
              <w:rPr>
                <w:webHidden/>
              </w:rPr>
              <w:fldChar w:fldCharType="separate"/>
            </w:r>
            <w:r>
              <w:rPr>
                <w:webHidden/>
              </w:rPr>
              <w:t>99</w:t>
            </w:r>
            <w:r>
              <w:rPr>
                <w:webHidden/>
              </w:rPr>
              <w:fldChar w:fldCharType="end"/>
            </w:r>
          </w:hyperlink>
        </w:p>
        <w:p w14:paraId="7A04A87D" w14:textId="4758D587" w:rsidR="007E1D8C" w:rsidRDefault="007E1D8C">
          <w:pPr>
            <w:pStyle w:val="TOC2"/>
            <w:rPr>
              <w:rFonts w:eastAsiaTheme="minorEastAsia"/>
              <w:b w:val="0"/>
              <w:bCs w:val="0"/>
              <w:kern w:val="2"/>
              <w:sz w:val="24"/>
              <w:szCs w:val="24"/>
              <w:lang w:eastAsia="en-GB"/>
              <w14:ligatures w14:val="standardContextual"/>
            </w:rPr>
          </w:pPr>
          <w:hyperlink w:anchor="_Toc226736237" w:history="1">
            <w:r w:rsidRPr="00EA2ECA">
              <w:rPr>
                <w:rStyle w:val="Hyperlink"/>
              </w:rPr>
              <w:t>3.26.</w:t>
            </w:r>
            <w:r>
              <w:rPr>
                <w:rFonts w:eastAsiaTheme="minorEastAsia"/>
                <w:b w:val="0"/>
                <w:bCs w:val="0"/>
                <w:kern w:val="2"/>
                <w:sz w:val="24"/>
                <w:szCs w:val="24"/>
                <w:lang w:eastAsia="en-GB"/>
                <w14:ligatures w14:val="standardContextual"/>
              </w:rPr>
              <w:tab/>
            </w:r>
            <w:r w:rsidRPr="00EA2ECA">
              <w:rPr>
                <w:rStyle w:val="Hyperlink"/>
              </w:rPr>
              <w:t>Limit management</w:t>
            </w:r>
            <w:r>
              <w:rPr>
                <w:webHidden/>
              </w:rPr>
              <w:tab/>
            </w:r>
            <w:r>
              <w:rPr>
                <w:webHidden/>
              </w:rPr>
              <w:fldChar w:fldCharType="begin"/>
            </w:r>
            <w:r>
              <w:rPr>
                <w:webHidden/>
              </w:rPr>
              <w:instrText xml:space="preserve"> PAGEREF _Toc226736237 \h </w:instrText>
            </w:r>
            <w:r>
              <w:rPr>
                <w:webHidden/>
              </w:rPr>
            </w:r>
            <w:r>
              <w:rPr>
                <w:webHidden/>
              </w:rPr>
              <w:fldChar w:fldCharType="separate"/>
            </w:r>
            <w:r>
              <w:rPr>
                <w:webHidden/>
              </w:rPr>
              <w:t>99</w:t>
            </w:r>
            <w:r>
              <w:rPr>
                <w:webHidden/>
              </w:rPr>
              <w:fldChar w:fldCharType="end"/>
            </w:r>
          </w:hyperlink>
        </w:p>
        <w:p w14:paraId="1FC0BF0B" w14:textId="6686D59D" w:rsidR="007E1D8C" w:rsidRDefault="007E1D8C">
          <w:pPr>
            <w:pStyle w:val="TOC2"/>
            <w:rPr>
              <w:rFonts w:eastAsiaTheme="minorEastAsia"/>
              <w:b w:val="0"/>
              <w:bCs w:val="0"/>
              <w:kern w:val="2"/>
              <w:sz w:val="24"/>
              <w:szCs w:val="24"/>
              <w:lang w:eastAsia="en-GB"/>
              <w14:ligatures w14:val="standardContextual"/>
            </w:rPr>
          </w:pPr>
          <w:hyperlink w:anchor="_Toc226736238" w:history="1">
            <w:r w:rsidRPr="00EA2ECA">
              <w:rPr>
                <w:rStyle w:val="Hyperlink"/>
                <w:lang w:val="en-US"/>
              </w:rPr>
              <w:t>3.27.</w:t>
            </w:r>
            <w:r>
              <w:rPr>
                <w:rFonts w:eastAsiaTheme="minorEastAsia"/>
                <w:b w:val="0"/>
                <w:bCs w:val="0"/>
                <w:kern w:val="2"/>
                <w:sz w:val="24"/>
                <w:szCs w:val="24"/>
                <w:lang w:eastAsia="en-GB"/>
                <w14:ligatures w14:val="standardContextual"/>
              </w:rPr>
              <w:tab/>
            </w:r>
            <w:r w:rsidRPr="00EA2ECA">
              <w:rPr>
                <w:rStyle w:val="Hyperlink"/>
                <w:lang w:val="en-US"/>
              </w:rPr>
              <w:t>Order and Transaction statuses</w:t>
            </w:r>
            <w:r>
              <w:rPr>
                <w:webHidden/>
              </w:rPr>
              <w:tab/>
            </w:r>
            <w:r>
              <w:rPr>
                <w:webHidden/>
              </w:rPr>
              <w:fldChar w:fldCharType="begin"/>
            </w:r>
            <w:r>
              <w:rPr>
                <w:webHidden/>
              </w:rPr>
              <w:instrText xml:space="preserve"> PAGEREF _Toc226736238 \h </w:instrText>
            </w:r>
            <w:r>
              <w:rPr>
                <w:webHidden/>
              </w:rPr>
            </w:r>
            <w:r>
              <w:rPr>
                <w:webHidden/>
              </w:rPr>
              <w:fldChar w:fldCharType="separate"/>
            </w:r>
            <w:r>
              <w:rPr>
                <w:webHidden/>
              </w:rPr>
              <w:t>100</w:t>
            </w:r>
            <w:r>
              <w:rPr>
                <w:webHidden/>
              </w:rPr>
              <w:fldChar w:fldCharType="end"/>
            </w:r>
          </w:hyperlink>
        </w:p>
        <w:p w14:paraId="406DD7BF" w14:textId="563BE398"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39" w:history="1">
            <w:r w:rsidRPr="00EA2ECA">
              <w:rPr>
                <w:rStyle w:val="Hyperlink"/>
                <w:noProof/>
                <w:lang w:val="en-US"/>
              </w:rPr>
              <w:t>3.27.1.</w:t>
            </w:r>
            <w:r>
              <w:rPr>
                <w:rFonts w:eastAsiaTheme="minorEastAsia"/>
                <w:noProof/>
                <w:kern w:val="2"/>
                <w:sz w:val="24"/>
                <w:szCs w:val="24"/>
                <w:lang w:eastAsia="en-GB"/>
                <w14:ligatures w14:val="standardContextual"/>
              </w:rPr>
              <w:tab/>
            </w:r>
            <w:r w:rsidRPr="00EA2ECA">
              <w:rPr>
                <w:rStyle w:val="Hyperlink"/>
                <w:noProof/>
                <w:lang w:val="en-US"/>
              </w:rPr>
              <w:t>Buy/Sell order</w:t>
            </w:r>
            <w:r>
              <w:rPr>
                <w:noProof/>
                <w:webHidden/>
              </w:rPr>
              <w:tab/>
            </w:r>
            <w:r>
              <w:rPr>
                <w:noProof/>
                <w:webHidden/>
              </w:rPr>
              <w:fldChar w:fldCharType="begin"/>
            </w:r>
            <w:r>
              <w:rPr>
                <w:noProof/>
                <w:webHidden/>
              </w:rPr>
              <w:instrText xml:space="preserve"> PAGEREF _Toc226736239 \h </w:instrText>
            </w:r>
            <w:r>
              <w:rPr>
                <w:noProof/>
                <w:webHidden/>
              </w:rPr>
            </w:r>
            <w:r>
              <w:rPr>
                <w:noProof/>
                <w:webHidden/>
              </w:rPr>
              <w:fldChar w:fldCharType="separate"/>
            </w:r>
            <w:r>
              <w:rPr>
                <w:noProof/>
                <w:webHidden/>
              </w:rPr>
              <w:t>101</w:t>
            </w:r>
            <w:r>
              <w:rPr>
                <w:noProof/>
                <w:webHidden/>
              </w:rPr>
              <w:fldChar w:fldCharType="end"/>
            </w:r>
          </w:hyperlink>
        </w:p>
        <w:p w14:paraId="50FA908E" w14:textId="0B8DF196"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40" w:history="1">
            <w:r w:rsidRPr="00EA2ECA">
              <w:rPr>
                <w:rStyle w:val="Hyperlink"/>
                <w:noProof/>
                <w:lang w:val="en-US"/>
              </w:rPr>
              <w:t>3.27.2.</w:t>
            </w:r>
            <w:r>
              <w:rPr>
                <w:rFonts w:eastAsiaTheme="minorEastAsia"/>
                <w:noProof/>
                <w:kern w:val="2"/>
                <w:sz w:val="24"/>
                <w:szCs w:val="24"/>
                <w:lang w:eastAsia="en-GB"/>
                <w14:ligatures w14:val="standardContextual"/>
              </w:rPr>
              <w:tab/>
            </w:r>
            <w:r w:rsidRPr="00EA2ECA">
              <w:rPr>
                <w:rStyle w:val="Hyperlink"/>
                <w:noProof/>
                <w:lang w:val="en-US"/>
              </w:rPr>
              <w:t>Withdrawal</w:t>
            </w:r>
            <w:r>
              <w:rPr>
                <w:noProof/>
                <w:webHidden/>
              </w:rPr>
              <w:tab/>
            </w:r>
            <w:r>
              <w:rPr>
                <w:noProof/>
                <w:webHidden/>
              </w:rPr>
              <w:fldChar w:fldCharType="begin"/>
            </w:r>
            <w:r>
              <w:rPr>
                <w:noProof/>
                <w:webHidden/>
              </w:rPr>
              <w:instrText xml:space="preserve"> PAGEREF _Toc226736240 \h </w:instrText>
            </w:r>
            <w:r>
              <w:rPr>
                <w:noProof/>
                <w:webHidden/>
              </w:rPr>
            </w:r>
            <w:r>
              <w:rPr>
                <w:noProof/>
                <w:webHidden/>
              </w:rPr>
              <w:fldChar w:fldCharType="separate"/>
            </w:r>
            <w:r>
              <w:rPr>
                <w:noProof/>
                <w:webHidden/>
              </w:rPr>
              <w:t>104</w:t>
            </w:r>
            <w:r>
              <w:rPr>
                <w:noProof/>
                <w:webHidden/>
              </w:rPr>
              <w:fldChar w:fldCharType="end"/>
            </w:r>
          </w:hyperlink>
        </w:p>
        <w:p w14:paraId="37886D14" w14:textId="5E8A70CC"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41" w:history="1">
            <w:r w:rsidRPr="00EA2ECA">
              <w:rPr>
                <w:rStyle w:val="Hyperlink"/>
                <w:noProof/>
                <w:lang w:val="en-US"/>
              </w:rPr>
              <w:t>3.27.3.</w:t>
            </w:r>
            <w:r>
              <w:rPr>
                <w:rFonts w:eastAsiaTheme="minorEastAsia"/>
                <w:noProof/>
                <w:kern w:val="2"/>
                <w:sz w:val="24"/>
                <w:szCs w:val="24"/>
                <w:lang w:eastAsia="en-GB"/>
                <w14:ligatures w14:val="standardContextual"/>
              </w:rPr>
              <w:tab/>
            </w:r>
            <w:r w:rsidRPr="00EA2ECA">
              <w:rPr>
                <w:rStyle w:val="Hyperlink"/>
                <w:noProof/>
                <w:lang w:val="en-US"/>
              </w:rPr>
              <w:t>Deposit</w:t>
            </w:r>
            <w:r>
              <w:rPr>
                <w:noProof/>
                <w:webHidden/>
              </w:rPr>
              <w:tab/>
            </w:r>
            <w:r>
              <w:rPr>
                <w:noProof/>
                <w:webHidden/>
              </w:rPr>
              <w:fldChar w:fldCharType="begin"/>
            </w:r>
            <w:r>
              <w:rPr>
                <w:noProof/>
                <w:webHidden/>
              </w:rPr>
              <w:instrText xml:space="preserve"> PAGEREF _Toc226736241 \h </w:instrText>
            </w:r>
            <w:r>
              <w:rPr>
                <w:noProof/>
                <w:webHidden/>
              </w:rPr>
            </w:r>
            <w:r>
              <w:rPr>
                <w:noProof/>
                <w:webHidden/>
              </w:rPr>
              <w:fldChar w:fldCharType="separate"/>
            </w:r>
            <w:r>
              <w:rPr>
                <w:noProof/>
                <w:webHidden/>
              </w:rPr>
              <w:t>105</w:t>
            </w:r>
            <w:r>
              <w:rPr>
                <w:noProof/>
                <w:webHidden/>
              </w:rPr>
              <w:fldChar w:fldCharType="end"/>
            </w:r>
          </w:hyperlink>
        </w:p>
        <w:p w14:paraId="07CD7BC6" w14:textId="6ACDCFDC" w:rsidR="007E1D8C" w:rsidRDefault="007E1D8C">
          <w:pPr>
            <w:pStyle w:val="TOC2"/>
            <w:rPr>
              <w:rFonts w:eastAsiaTheme="minorEastAsia"/>
              <w:b w:val="0"/>
              <w:bCs w:val="0"/>
              <w:kern w:val="2"/>
              <w:sz w:val="24"/>
              <w:szCs w:val="24"/>
              <w:lang w:eastAsia="en-GB"/>
              <w14:ligatures w14:val="standardContextual"/>
            </w:rPr>
          </w:pPr>
          <w:hyperlink w:anchor="_Toc226736242" w:history="1">
            <w:r w:rsidRPr="00EA2ECA">
              <w:rPr>
                <w:rStyle w:val="Hyperlink"/>
                <w:lang w:val="en-US"/>
              </w:rPr>
              <w:t>3.28.</w:t>
            </w:r>
            <w:r>
              <w:rPr>
                <w:rFonts w:eastAsiaTheme="minorEastAsia"/>
                <w:b w:val="0"/>
                <w:bCs w:val="0"/>
                <w:kern w:val="2"/>
                <w:sz w:val="24"/>
                <w:szCs w:val="24"/>
                <w:lang w:eastAsia="en-GB"/>
                <w14:ligatures w14:val="standardContextual"/>
              </w:rPr>
              <w:tab/>
            </w:r>
            <w:r w:rsidRPr="00EA2ECA">
              <w:rPr>
                <w:rStyle w:val="Hyperlink"/>
                <w:lang w:val="en-US"/>
              </w:rPr>
              <w:t>Task management</w:t>
            </w:r>
            <w:r>
              <w:rPr>
                <w:webHidden/>
              </w:rPr>
              <w:tab/>
            </w:r>
            <w:r>
              <w:rPr>
                <w:webHidden/>
              </w:rPr>
              <w:fldChar w:fldCharType="begin"/>
            </w:r>
            <w:r>
              <w:rPr>
                <w:webHidden/>
              </w:rPr>
              <w:instrText xml:space="preserve"> PAGEREF _Toc226736242 \h </w:instrText>
            </w:r>
            <w:r>
              <w:rPr>
                <w:webHidden/>
              </w:rPr>
            </w:r>
            <w:r>
              <w:rPr>
                <w:webHidden/>
              </w:rPr>
              <w:fldChar w:fldCharType="separate"/>
            </w:r>
            <w:r>
              <w:rPr>
                <w:webHidden/>
              </w:rPr>
              <w:t>105</w:t>
            </w:r>
            <w:r>
              <w:rPr>
                <w:webHidden/>
              </w:rPr>
              <w:fldChar w:fldCharType="end"/>
            </w:r>
          </w:hyperlink>
        </w:p>
        <w:p w14:paraId="711216CB" w14:textId="0C66C55B"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43" w:history="1">
            <w:r w:rsidRPr="00EA2ECA">
              <w:rPr>
                <w:rStyle w:val="Hyperlink"/>
                <w:noProof/>
                <w:lang w:val="en-US"/>
              </w:rPr>
              <w:t>3.28.1.</w:t>
            </w:r>
            <w:r>
              <w:rPr>
                <w:rFonts w:eastAsiaTheme="minorEastAsia"/>
                <w:noProof/>
                <w:kern w:val="2"/>
                <w:sz w:val="24"/>
                <w:szCs w:val="24"/>
                <w:lang w:eastAsia="en-GB"/>
                <w14:ligatures w14:val="standardContextual"/>
              </w:rPr>
              <w:tab/>
            </w:r>
            <w:r w:rsidRPr="00EA2ECA">
              <w:rPr>
                <w:rStyle w:val="Hyperlink"/>
                <w:noProof/>
                <w:lang w:val="en-US"/>
              </w:rPr>
              <w:t>Operation pending KYT</w:t>
            </w:r>
            <w:r>
              <w:rPr>
                <w:noProof/>
                <w:webHidden/>
              </w:rPr>
              <w:tab/>
            </w:r>
            <w:r>
              <w:rPr>
                <w:noProof/>
                <w:webHidden/>
              </w:rPr>
              <w:fldChar w:fldCharType="begin"/>
            </w:r>
            <w:r>
              <w:rPr>
                <w:noProof/>
                <w:webHidden/>
              </w:rPr>
              <w:instrText xml:space="preserve"> PAGEREF _Toc226736243 \h </w:instrText>
            </w:r>
            <w:r>
              <w:rPr>
                <w:noProof/>
                <w:webHidden/>
              </w:rPr>
            </w:r>
            <w:r>
              <w:rPr>
                <w:noProof/>
                <w:webHidden/>
              </w:rPr>
              <w:fldChar w:fldCharType="separate"/>
            </w:r>
            <w:r>
              <w:rPr>
                <w:noProof/>
                <w:webHidden/>
              </w:rPr>
              <w:t>106</w:t>
            </w:r>
            <w:r>
              <w:rPr>
                <w:noProof/>
                <w:webHidden/>
              </w:rPr>
              <w:fldChar w:fldCharType="end"/>
            </w:r>
          </w:hyperlink>
        </w:p>
        <w:p w14:paraId="5E016EF8" w14:textId="75AEEC62"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44" w:history="1">
            <w:r w:rsidRPr="00EA2ECA">
              <w:rPr>
                <w:rStyle w:val="Hyperlink"/>
                <w:noProof/>
                <w:lang w:val="en-US"/>
              </w:rPr>
              <w:t>3.28.2.</w:t>
            </w:r>
            <w:r>
              <w:rPr>
                <w:rFonts w:eastAsiaTheme="minorEastAsia"/>
                <w:noProof/>
                <w:kern w:val="2"/>
                <w:sz w:val="24"/>
                <w:szCs w:val="24"/>
                <w:lang w:eastAsia="en-GB"/>
                <w14:ligatures w14:val="standardContextual"/>
              </w:rPr>
              <w:tab/>
            </w:r>
            <w:r w:rsidRPr="00EA2ECA">
              <w:rPr>
                <w:rStyle w:val="Hyperlink"/>
                <w:noProof/>
                <w:lang w:val="en-US"/>
              </w:rPr>
              <w:t>Document request</w:t>
            </w:r>
            <w:r>
              <w:rPr>
                <w:noProof/>
                <w:webHidden/>
              </w:rPr>
              <w:tab/>
            </w:r>
            <w:r>
              <w:rPr>
                <w:noProof/>
                <w:webHidden/>
              </w:rPr>
              <w:fldChar w:fldCharType="begin"/>
            </w:r>
            <w:r>
              <w:rPr>
                <w:noProof/>
                <w:webHidden/>
              </w:rPr>
              <w:instrText xml:space="preserve"> PAGEREF _Toc226736244 \h </w:instrText>
            </w:r>
            <w:r>
              <w:rPr>
                <w:noProof/>
                <w:webHidden/>
              </w:rPr>
            </w:r>
            <w:r>
              <w:rPr>
                <w:noProof/>
                <w:webHidden/>
              </w:rPr>
              <w:fldChar w:fldCharType="separate"/>
            </w:r>
            <w:r>
              <w:rPr>
                <w:noProof/>
                <w:webHidden/>
              </w:rPr>
              <w:t>106</w:t>
            </w:r>
            <w:r>
              <w:rPr>
                <w:noProof/>
                <w:webHidden/>
              </w:rPr>
              <w:fldChar w:fldCharType="end"/>
            </w:r>
          </w:hyperlink>
        </w:p>
        <w:p w14:paraId="780AF86E" w14:textId="2ED30F11"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45" w:history="1">
            <w:r w:rsidRPr="00EA2ECA">
              <w:rPr>
                <w:rStyle w:val="Hyperlink"/>
                <w:noProof/>
                <w:lang w:val="en-US"/>
              </w:rPr>
              <w:t>3.28.3.</w:t>
            </w:r>
            <w:r>
              <w:rPr>
                <w:rFonts w:eastAsiaTheme="minorEastAsia"/>
                <w:noProof/>
                <w:kern w:val="2"/>
                <w:sz w:val="24"/>
                <w:szCs w:val="24"/>
                <w:lang w:eastAsia="en-GB"/>
                <w14:ligatures w14:val="standardContextual"/>
              </w:rPr>
              <w:tab/>
            </w:r>
            <w:r w:rsidRPr="00EA2ECA">
              <w:rPr>
                <w:rStyle w:val="Hyperlink"/>
                <w:noProof/>
                <w:lang w:val="en-US"/>
              </w:rPr>
              <w:t>Travel Rule</w:t>
            </w:r>
            <w:r>
              <w:rPr>
                <w:noProof/>
                <w:webHidden/>
              </w:rPr>
              <w:tab/>
            </w:r>
            <w:r>
              <w:rPr>
                <w:noProof/>
                <w:webHidden/>
              </w:rPr>
              <w:fldChar w:fldCharType="begin"/>
            </w:r>
            <w:r>
              <w:rPr>
                <w:noProof/>
                <w:webHidden/>
              </w:rPr>
              <w:instrText xml:space="preserve"> PAGEREF _Toc226736245 \h </w:instrText>
            </w:r>
            <w:r>
              <w:rPr>
                <w:noProof/>
                <w:webHidden/>
              </w:rPr>
            </w:r>
            <w:r>
              <w:rPr>
                <w:noProof/>
                <w:webHidden/>
              </w:rPr>
              <w:fldChar w:fldCharType="separate"/>
            </w:r>
            <w:r>
              <w:rPr>
                <w:noProof/>
                <w:webHidden/>
              </w:rPr>
              <w:t>107</w:t>
            </w:r>
            <w:r>
              <w:rPr>
                <w:noProof/>
                <w:webHidden/>
              </w:rPr>
              <w:fldChar w:fldCharType="end"/>
            </w:r>
          </w:hyperlink>
        </w:p>
        <w:p w14:paraId="57E99A15" w14:textId="7E14F152"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46" w:history="1">
            <w:r w:rsidRPr="00EA2ECA">
              <w:rPr>
                <w:rStyle w:val="Hyperlink"/>
                <w:noProof/>
                <w:lang w:val="en-US"/>
              </w:rPr>
              <w:t>3.28.4.</w:t>
            </w:r>
            <w:r>
              <w:rPr>
                <w:rFonts w:eastAsiaTheme="minorEastAsia"/>
                <w:noProof/>
                <w:kern w:val="2"/>
                <w:sz w:val="24"/>
                <w:szCs w:val="24"/>
                <w:lang w:eastAsia="en-GB"/>
                <w14:ligatures w14:val="standardContextual"/>
              </w:rPr>
              <w:tab/>
            </w:r>
            <w:r w:rsidRPr="00EA2ECA">
              <w:rPr>
                <w:rStyle w:val="Hyperlink"/>
                <w:noProof/>
                <w:lang w:val="en-US"/>
              </w:rPr>
              <w:t>Limit update</w:t>
            </w:r>
            <w:r>
              <w:rPr>
                <w:noProof/>
                <w:webHidden/>
              </w:rPr>
              <w:tab/>
            </w:r>
            <w:r>
              <w:rPr>
                <w:noProof/>
                <w:webHidden/>
              </w:rPr>
              <w:fldChar w:fldCharType="begin"/>
            </w:r>
            <w:r>
              <w:rPr>
                <w:noProof/>
                <w:webHidden/>
              </w:rPr>
              <w:instrText xml:space="preserve"> PAGEREF _Toc226736246 \h </w:instrText>
            </w:r>
            <w:r>
              <w:rPr>
                <w:noProof/>
                <w:webHidden/>
              </w:rPr>
            </w:r>
            <w:r>
              <w:rPr>
                <w:noProof/>
                <w:webHidden/>
              </w:rPr>
              <w:fldChar w:fldCharType="separate"/>
            </w:r>
            <w:r>
              <w:rPr>
                <w:noProof/>
                <w:webHidden/>
              </w:rPr>
              <w:t>107</w:t>
            </w:r>
            <w:r>
              <w:rPr>
                <w:noProof/>
                <w:webHidden/>
              </w:rPr>
              <w:fldChar w:fldCharType="end"/>
            </w:r>
          </w:hyperlink>
        </w:p>
        <w:p w14:paraId="37C8F6DD" w14:textId="792ECDA7"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47" w:history="1">
            <w:r w:rsidRPr="00EA2ECA">
              <w:rPr>
                <w:rStyle w:val="Hyperlink"/>
                <w:noProof/>
                <w:lang w:val="en-US"/>
              </w:rPr>
              <w:t>3.28.5.</w:t>
            </w:r>
            <w:r>
              <w:rPr>
                <w:rFonts w:eastAsiaTheme="minorEastAsia"/>
                <w:noProof/>
                <w:kern w:val="2"/>
                <w:sz w:val="24"/>
                <w:szCs w:val="24"/>
                <w:lang w:eastAsia="en-GB"/>
                <w14:ligatures w14:val="standardContextual"/>
              </w:rPr>
              <w:tab/>
            </w:r>
            <w:r w:rsidRPr="00EA2ECA">
              <w:rPr>
                <w:rStyle w:val="Hyperlink"/>
                <w:noProof/>
                <w:lang w:val="en-US"/>
              </w:rPr>
              <w:t>Deposit value</w:t>
            </w:r>
            <w:r>
              <w:rPr>
                <w:noProof/>
                <w:webHidden/>
              </w:rPr>
              <w:tab/>
            </w:r>
            <w:r>
              <w:rPr>
                <w:noProof/>
                <w:webHidden/>
              </w:rPr>
              <w:fldChar w:fldCharType="begin"/>
            </w:r>
            <w:r>
              <w:rPr>
                <w:noProof/>
                <w:webHidden/>
              </w:rPr>
              <w:instrText xml:space="preserve"> PAGEREF _Toc226736247 \h </w:instrText>
            </w:r>
            <w:r>
              <w:rPr>
                <w:noProof/>
                <w:webHidden/>
              </w:rPr>
            </w:r>
            <w:r>
              <w:rPr>
                <w:noProof/>
                <w:webHidden/>
              </w:rPr>
              <w:fldChar w:fldCharType="separate"/>
            </w:r>
            <w:r>
              <w:rPr>
                <w:noProof/>
                <w:webHidden/>
              </w:rPr>
              <w:t>107</w:t>
            </w:r>
            <w:r>
              <w:rPr>
                <w:noProof/>
                <w:webHidden/>
              </w:rPr>
              <w:fldChar w:fldCharType="end"/>
            </w:r>
          </w:hyperlink>
        </w:p>
        <w:p w14:paraId="33B350F5" w14:textId="427EC53F"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48" w:history="1">
            <w:r w:rsidRPr="00EA2ECA">
              <w:rPr>
                <w:rStyle w:val="Hyperlink"/>
                <w:noProof/>
                <w:lang w:val="en-US"/>
              </w:rPr>
              <w:t>3.28.6.</w:t>
            </w:r>
            <w:r>
              <w:rPr>
                <w:rFonts w:eastAsiaTheme="minorEastAsia"/>
                <w:noProof/>
                <w:kern w:val="2"/>
                <w:sz w:val="24"/>
                <w:szCs w:val="24"/>
                <w:lang w:eastAsia="en-GB"/>
                <w14:ligatures w14:val="standardContextual"/>
              </w:rPr>
              <w:tab/>
            </w:r>
            <w:r w:rsidRPr="00EA2ECA">
              <w:rPr>
                <w:rStyle w:val="Hyperlink"/>
                <w:noProof/>
                <w:lang w:val="en-US"/>
              </w:rPr>
              <w:t>KYT – Continuous monitoring</w:t>
            </w:r>
            <w:r>
              <w:rPr>
                <w:noProof/>
                <w:webHidden/>
              </w:rPr>
              <w:tab/>
            </w:r>
            <w:r>
              <w:rPr>
                <w:noProof/>
                <w:webHidden/>
              </w:rPr>
              <w:fldChar w:fldCharType="begin"/>
            </w:r>
            <w:r>
              <w:rPr>
                <w:noProof/>
                <w:webHidden/>
              </w:rPr>
              <w:instrText xml:space="preserve"> PAGEREF _Toc226736248 \h </w:instrText>
            </w:r>
            <w:r>
              <w:rPr>
                <w:noProof/>
                <w:webHidden/>
              </w:rPr>
            </w:r>
            <w:r>
              <w:rPr>
                <w:noProof/>
                <w:webHidden/>
              </w:rPr>
              <w:fldChar w:fldCharType="separate"/>
            </w:r>
            <w:r>
              <w:rPr>
                <w:noProof/>
                <w:webHidden/>
              </w:rPr>
              <w:t>108</w:t>
            </w:r>
            <w:r>
              <w:rPr>
                <w:noProof/>
                <w:webHidden/>
              </w:rPr>
              <w:fldChar w:fldCharType="end"/>
            </w:r>
          </w:hyperlink>
        </w:p>
        <w:p w14:paraId="01358439" w14:textId="06F57A3E" w:rsidR="007E1D8C" w:rsidRDefault="007E1D8C">
          <w:pPr>
            <w:pStyle w:val="TOC2"/>
            <w:rPr>
              <w:rFonts w:eastAsiaTheme="minorEastAsia"/>
              <w:b w:val="0"/>
              <w:bCs w:val="0"/>
              <w:kern w:val="2"/>
              <w:sz w:val="24"/>
              <w:szCs w:val="24"/>
              <w:lang w:eastAsia="en-GB"/>
              <w14:ligatures w14:val="standardContextual"/>
            </w:rPr>
          </w:pPr>
          <w:hyperlink w:anchor="_Toc226736249" w:history="1">
            <w:r w:rsidRPr="00EA2ECA">
              <w:rPr>
                <w:rStyle w:val="Hyperlink"/>
                <w:lang w:val="en-US"/>
              </w:rPr>
              <w:t>3.29.</w:t>
            </w:r>
            <w:r>
              <w:rPr>
                <w:rFonts w:eastAsiaTheme="minorEastAsia"/>
                <w:b w:val="0"/>
                <w:bCs w:val="0"/>
                <w:kern w:val="2"/>
                <w:sz w:val="24"/>
                <w:szCs w:val="24"/>
                <w:lang w:eastAsia="en-GB"/>
                <w14:ligatures w14:val="standardContextual"/>
              </w:rPr>
              <w:tab/>
            </w:r>
            <w:r w:rsidRPr="00EA2ECA">
              <w:rPr>
                <w:rStyle w:val="Hyperlink"/>
                <w:lang w:val="en-US"/>
              </w:rPr>
              <w:t>Regulatory Compliance</w:t>
            </w:r>
            <w:r>
              <w:rPr>
                <w:webHidden/>
              </w:rPr>
              <w:tab/>
            </w:r>
            <w:r>
              <w:rPr>
                <w:webHidden/>
              </w:rPr>
              <w:fldChar w:fldCharType="begin"/>
            </w:r>
            <w:r>
              <w:rPr>
                <w:webHidden/>
              </w:rPr>
              <w:instrText xml:space="preserve"> PAGEREF _Toc226736249 \h </w:instrText>
            </w:r>
            <w:r>
              <w:rPr>
                <w:webHidden/>
              </w:rPr>
            </w:r>
            <w:r>
              <w:rPr>
                <w:webHidden/>
              </w:rPr>
              <w:fldChar w:fldCharType="separate"/>
            </w:r>
            <w:r>
              <w:rPr>
                <w:webHidden/>
              </w:rPr>
              <w:t>108</w:t>
            </w:r>
            <w:r>
              <w:rPr>
                <w:webHidden/>
              </w:rPr>
              <w:fldChar w:fldCharType="end"/>
            </w:r>
          </w:hyperlink>
        </w:p>
        <w:p w14:paraId="7D1E418A" w14:textId="6B22DD79"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50" w:history="1">
            <w:r w:rsidRPr="00EA2ECA">
              <w:rPr>
                <w:rStyle w:val="Hyperlink"/>
                <w:noProof/>
                <w:lang w:val="en-US"/>
              </w:rPr>
              <w:t>3.29.1.</w:t>
            </w:r>
            <w:r>
              <w:rPr>
                <w:rFonts w:eastAsiaTheme="minorEastAsia"/>
                <w:noProof/>
                <w:kern w:val="2"/>
                <w:sz w:val="24"/>
                <w:szCs w:val="24"/>
                <w:lang w:eastAsia="en-GB"/>
                <w14:ligatures w14:val="standardContextual"/>
              </w:rPr>
              <w:tab/>
            </w:r>
            <w:r w:rsidRPr="00EA2ECA">
              <w:rPr>
                <w:rStyle w:val="Hyperlink"/>
                <w:noProof/>
                <w:lang w:val="en-US"/>
              </w:rPr>
              <w:t>MICA</w:t>
            </w:r>
            <w:r>
              <w:rPr>
                <w:noProof/>
                <w:webHidden/>
              </w:rPr>
              <w:tab/>
            </w:r>
            <w:r>
              <w:rPr>
                <w:noProof/>
                <w:webHidden/>
              </w:rPr>
              <w:fldChar w:fldCharType="begin"/>
            </w:r>
            <w:r>
              <w:rPr>
                <w:noProof/>
                <w:webHidden/>
              </w:rPr>
              <w:instrText xml:space="preserve"> PAGEREF _Toc226736250 \h </w:instrText>
            </w:r>
            <w:r>
              <w:rPr>
                <w:noProof/>
                <w:webHidden/>
              </w:rPr>
            </w:r>
            <w:r>
              <w:rPr>
                <w:noProof/>
                <w:webHidden/>
              </w:rPr>
              <w:fldChar w:fldCharType="separate"/>
            </w:r>
            <w:r>
              <w:rPr>
                <w:noProof/>
                <w:webHidden/>
              </w:rPr>
              <w:t>108</w:t>
            </w:r>
            <w:r>
              <w:rPr>
                <w:noProof/>
                <w:webHidden/>
              </w:rPr>
              <w:fldChar w:fldCharType="end"/>
            </w:r>
          </w:hyperlink>
        </w:p>
        <w:p w14:paraId="0CC54C3D" w14:textId="53727028"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51" w:history="1">
            <w:r w:rsidRPr="00EA2ECA">
              <w:rPr>
                <w:rStyle w:val="Hyperlink"/>
                <w:noProof/>
                <w:lang w:val="en-US"/>
              </w:rPr>
              <w:t>3.29.2.</w:t>
            </w:r>
            <w:r>
              <w:rPr>
                <w:rFonts w:eastAsiaTheme="minorEastAsia"/>
                <w:noProof/>
                <w:kern w:val="2"/>
                <w:sz w:val="24"/>
                <w:szCs w:val="24"/>
                <w:lang w:eastAsia="en-GB"/>
                <w14:ligatures w14:val="standardContextual"/>
              </w:rPr>
              <w:tab/>
            </w:r>
            <w:r w:rsidRPr="00EA2ECA">
              <w:rPr>
                <w:rStyle w:val="Hyperlink"/>
                <w:noProof/>
                <w:lang w:val="en-US"/>
              </w:rPr>
              <w:t>TFR</w:t>
            </w:r>
            <w:r>
              <w:rPr>
                <w:noProof/>
                <w:webHidden/>
              </w:rPr>
              <w:tab/>
            </w:r>
            <w:r>
              <w:rPr>
                <w:noProof/>
                <w:webHidden/>
              </w:rPr>
              <w:fldChar w:fldCharType="begin"/>
            </w:r>
            <w:r>
              <w:rPr>
                <w:noProof/>
                <w:webHidden/>
              </w:rPr>
              <w:instrText xml:space="preserve"> PAGEREF _Toc226736251 \h </w:instrText>
            </w:r>
            <w:r>
              <w:rPr>
                <w:noProof/>
                <w:webHidden/>
              </w:rPr>
            </w:r>
            <w:r>
              <w:rPr>
                <w:noProof/>
                <w:webHidden/>
              </w:rPr>
              <w:fldChar w:fldCharType="separate"/>
            </w:r>
            <w:r>
              <w:rPr>
                <w:noProof/>
                <w:webHidden/>
              </w:rPr>
              <w:t>109</w:t>
            </w:r>
            <w:r>
              <w:rPr>
                <w:noProof/>
                <w:webHidden/>
              </w:rPr>
              <w:fldChar w:fldCharType="end"/>
            </w:r>
          </w:hyperlink>
        </w:p>
        <w:p w14:paraId="080A7DFB" w14:textId="4D03A7E7"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52" w:history="1">
            <w:r w:rsidRPr="00EA2ECA">
              <w:rPr>
                <w:rStyle w:val="Hyperlink"/>
                <w:noProof/>
                <w:lang w:val="en-US"/>
              </w:rPr>
              <w:t>3.29.3.</w:t>
            </w:r>
            <w:r>
              <w:rPr>
                <w:rFonts w:eastAsiaTheme="minorEastAsia"/>
                <w:noProof/>
                <w:kern w:val="2"/>
                <w:sz w:val="24"/>
                <w:szCs w:val="24"/>
                <w:lang w:eastAsia="en-GB"/>
                <w14:ligatures w14:val="standardContextual"/>
              </w:rPr>
              <w:tab/>
            </w:r>
            <w:r w:rsidRPr="00EA2ECA">
              <w:rPr>
                <w:rStyle w:val="Hyperlink"/>
                <w:noProof/>
                <w:lang w:val="en-US"/>
              </w:rPr>
              <w:t>DAC8 / CARF</w:t>
            </w:r>
            <w:r>
              <w:rPr>
                <w:noProof/>
                <w:webHidden/>
              </w:rPr>
              <w:tab/>
            </w:r>
            <w:r>
              <w:rPr>
                <w:noProof/>
                <w:webHidden/>
              </w:rPr>
              <w:fldChar w:fldCharType="begin"/>
            </w:r>
            <w:r>
              <w:rPr>
                <w:noProof/>
                <w:webHidden/>
              </w:rPr>
              <w:instrText xml:space="preserve"> PAGEREF _Toc226736252 \h </w:instrText>
            </w:r>
            <w:r>
              <w:rPr>
                <w:noProof/>
                <w:webHidden/>
              </w:rPr>
            </w:r>
            <w:r>
              <w:rPr>
                <w:noProof/>
                <w:webHidden/>
              </w:rPr>
              <w:fldChar w:fldCharType="separate"/>
            </w:r>
            <w:r>
              <w:rPr>
                <w:noProof/>
                <w:webHidden/>
              </w:rPr>
              <w:t>109</w:t>
            </w:r>
            <w:r>
              <w:rPr>
                <w:noProof/>
                <w:webHidden/>
              </w:rPr>
              <w:fldChar w:fldCharType="end"/>
            </w:r>
          </w:hyperlink>
        </w:p>
        <w:p w14:paraId="158FB40B" w14:textId="488931AD"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53" w:history="1">
            <w:r w:rsidRPr="00EA2ECA">
              <w:rPr>
                <w:rStyle w:val="Hyperlink"/>
                <w:noProof/>
                <w:lang w:val="en-US"/>
              </w:rPr>
              <w:t>3.29.4.</w:t>
            </w:r>
            <w:r>
              <w:rPr>
                <w:rFonts w:eastAsiaTheme="minorEastAsia"/>
                <w:noProof/>
                <w:kern w:val="2"/>
                <w:sz w:val="24"/>
                <w:szCs w:val="24"/>
                <w:lang w:eastAsia="en-GB"/>
                <w14:ligatures w14:val="standardContextual"/>
              </w:rPr>
              <w:tab/>
            </w:r>
            <w:r w:rsidRPr="00EA2ECA">
              <w:rPr>
                <w:rStyle w:val="Hyperlink"/>
                <w:noProof/>
                <w:lang w:val="en-US"/>
              </w:rPr>
              <w:t>GDPR</w:t>
            </w:r>
            <w:r>
              <w:rPr>
                <w:noProof/>
                <w:webHidden/>
              </w:rPr>
              <w:tab/>
            </w:r>
            <w:r>
              <w:rPr>
                <w:noProof/>
                <w:webHidden/>
              </w:rPr>
              <w:fldChar w:fldCharType="begin"/>
            </w:r>
            <w:r>
              <w:rPr>
                <w:noProof/>
                <w:webHidden/>
              </w:rPr>
              <w:instrText xml:space="preserve"> PAGEREF _Toc226736253 \h </w:instrText>
            </w:r>
            <w:r>
              <w:rPr>
                <w:noProof/>
                <w:webHidden/>
              </w:rPr>
            </w:r>
            <w:r>
              <w:rPr>
                <w:noProof/>
                <w:webHidden/>
              </w:rPr>
              <w:fldChar w:fldCharType="separate"/>
            </w:r>
            <w:r>
              <w:rPr>
                <w:noProof/>
                <w:webHidden/>
              </w:rPr>
              <w:t>110</w:t>
            </w:r>
            <w:r>
              <w:rPr>
                <w:noProof/>
                <w:webHidden/>
              </w:rPr>
              <w:fldChar w:fldCharType="end"/>
            </w:r>
          </w:hyperlink>
        </w:p>
        <w:p w14:paraId="44FAC3C4" w14:textId="06B92AC6"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54" w:history="1">
            <w:r w:rsidRPr="00EA2ECA">
              <w:rPr>
                <w:rStyle w:val="Hyperlink"/>
                <w:noProof/>
                <w:lang w:val="en-US"/>
              </w:rPr>
              <w:t>3.29.5.</w:t>
            </w:r>
            <w:r>
              <w:rPr>
                <w:rFonts w:eastAsiaTheme="minorEastAsia"/>
                <w:noProof/>
                <w:kern w:val="2"/>
                <w:sz w:val="24"/>
                <w:szCs w:val="24"/>
                <w:lang w:eastAsia="en-GB"/>
                <w14:ligatures w14:val="standardContextual"/>
              </w:rPr>
              <w:tab/>
            </w:r>
            <w:r w:rsidRPr="00EA2ECA">
              <w:rPr>
                <w:rStyle w:val="Hyperlink"/>
                <w:noProof/>
                <w:lang w:val="en-US"/>
              </w:rPr>
              <w:t>DORA</w:t>
            </w:r>
            <w:r>
              <w:rPr>
                <w:noProof/>
                <w:webHidden/>
              </w:rPr>
              <w:tab/>
            </w:r>
            <w:r>
              <w:rPr>
                <w:noProof/>
                <w:webHidden/>
              </w:rPr>
              <w:fldChar w:fldCharType="begin"/>
            </w:r>
            <w:r>
              <w:rPr>
                <w:noProof/>
                <w:webHidden/>
              </w:rPr>
              <w:instrText xml:space="preserve"> PAGEREF _Toc226736254 \h </w:instrText>
            </w:r>
            <w:r>
              <w:rPr>
                <w:noProof/>
                <w:webHidden/>
              </w:rPr>
            </w:r>
            <w:r>
              <w:rPr>
                <w:noProof/>
                <w:webHidden/>
              </w:rPr>
              <w:fldChar w:fldCharType="separate"/>
            </w:r>
            <w:r>
              <w:rPr>
                <w:noProof/>
                <w:webHidden/>
              </w:rPr>
              <w:t>110</w:t>
            </w:r>
            <w:r>
              <w:rPr>
                <w:noProof/>
                <w:webHidden/>
              </w:rPr>
              <w:fldChar w:fldCharType="end"/>
            </w:r>
          </w:hyperlink>
        </w:p>
        <w:p w14:paraId="633511C4" w14:textId="17D623BD" w:rsidR="007E1D8C" w:rsidRDefault="007E1D8C">
          <w:pPr>
            <w:pStyle w:val="TOC2"/>
            <w:rPr>
              <w:rFonts w:eastAsiaTheme="minorEastAsia"/>
              <w:b w:val="0"/>
              <w:bCs w:val="0"/>
              <w:kern w:val="2"/>
              <w:sz w:val="24"/>
              <w:szCs w:val="24"/>
              <w:lang w:eastAsia="en-GB"/>
              <w14:ligatures w14:val="standardContextual"/>
            </w:rPr>
          </w:pPr>
          <w:hyperlink w:anchor="_Toc226736255" w:history="1">
            <w:r w:rsidRPr="00EA2ECA">
              <w:rPr>
                <w:rStyle w:val="Hyperlink"/>
              </w:rPr>
              <w:t>3.30.</w:t>
            </w:r>
            <w:r>
              <w:rPr>
                <w:rFonts w:eastAsiaTheme="minorEastAsia"/>
                <w:b w:val="0"/>
                <w:bCs w:val="0"/>
                <w:kern w:val="2"/>
                <w:sz w:val="24"/>
                <w:szCs w:val="24"/>
                <w:lang w:eastAsia="en-GB"/>
                <w14:ligatures w14:val="standardContextual"/>
              </w:rPr>
              <w:tab/>
            </w:r>
            <w:r w:rsidRPr="00EA2ECA">
              <w:rPr>
                <w:rStyle w:val="Hyperlink"/>
              </w:rPr>
              <w:t>Operational dashboards</w:t>
            </w:r>
            <w:r>
              <w:rPr>
                <w:webHidden/>
              </w:rPr>
              <w:tab/>
            </w:r>
            <w:r>
              <w:rPr>
                <w:webHidden/>
              </w:rPr>
              <w:fldChar w:fldCharType="begin"/>
            </w:r>
            <w:r>
              <w:rPr>
                <w:webHidden/>
              </w:rPr>
              <w:instrText xml:space="preserve"> PAGEREF _Toc226736255 \h </w:instrText>
            </w:r>
            <w:r>
              <w:rPr>
                <w:webHidden/>
              </w:rPr>
            </w:r>
            <w:r>
              <w:rPr>
                <w:webHidden/>
              </w:rPr>
              <w:fldChar w:fldCharType="separate"/>
            </w:r>
            <w:r>
              <w:rPr>
                <w:webHidden/>
              </w:rPr>
              <w:t>110</w:t>
            </w:r>
            <w:r>
              <w:rPr>
                <w:webHidden/>
              </w:rPr>
              <w:fldChar w:fldCharType="end"/>
            </w:r>
          </w:hyperlink>
        </w:p>
        <w:p w14:paraId="05F764B3" w14:textId="7ABEE5EE"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56" w:history="1">
            <w:r w:rsidRPr="00EA2ECA">
              <w:rPr>
                <w:rStyle w:val="Hyperlink"/>
                <w:noProof/>
              </w:rPr>
              <w:t>3.30.1.</w:t>
            </w:r>
            <w:r>
              <w:rPr>
                <w:rFonts w:eastAsiaTheme="minorEastAsia"/>
                <w:noProof/>
                <w:kern w:val="2"/>
                <w:sz w:val="24"/>
                <w:szCs w:val="24"/>
                <w:lang w:eastAsia="en-GB"/>
                <w14:ligatures w14:val="standardContextual"/>
              </w:rPr>
              <w:tab/>
            </w:r>
            <w:r w:rsidRPr="00EA2ECA">
              <w:rPr>
                <w:rStyle w:val="Hyperlink"/>
                <w:noProof/>
              </w:rPr>
              <w:t>Bank revenues</w:t>
            </w:r>
            <w:r>
              <w:rPr>
                <w:noProof/>
                <w:webHidden/>
              </w:rPr>
              <w:tab/>
            </w:r>
            <w:r>
              <w:rPr>
                <w:noProof/>
                <w:webHidden/>
              </w:rPr>
              <w:fldChar w:fldCharType="begin"/>
            </w:r>
            <w:r>
              <w:rPr>
                <w:noProof/>
                <w:webHidden/>
              </w:rPr>
              <w:instrText xml:space="preserve"> PAGEREF _Toc226736256 \h </w:instrText>
            </w:r>
            <w:r>
              <w:rPr>
                <w:noProof/>
                <w:webHidden/>
              </w:rPr>
            </w:r>
            <w:r>
              <w:rPr>
                <w:noProof/>
                <w:webHidden/>
              </w:rPr>
              <w:fldChar w:fldCharType="separate"/>
            </w:r>
            <w:r>
              <w:rPr>
                <w:noProof/>
                <w:webHidden/>
              </w:rPr>
              <w:t>111</w:t>
            </w:r>
            <w:r>
              <w:rPr>
                <w:noProof/>
                <w:webHidden/>
              </w:rPr>
              <w:fldChar w:fldCharType="end"/>
            </w:r>
          </w:hyperlink>
        </w:p>
        <w:p w14:paraId="7EDEC7FE" w14:textId="5B9BE19D"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57" w:history="1">
            <w:r w:rsidRPr="00EA2ECA">
              <w:rPr>
                <w:rStyle w:val="Hyperlink"/>
                <w:noProof/>
              </w:rPr>
              <w:t>3.30.2.</w:t>
            </w:r>
            <w:r>
              <w:rPr>
                <w:rFonts w:eastAsiaTheme="minorEastAsia"/>
                <w:noProof/>
                <w:kern w:val="2"/>
                <w:sz w:val="24"/>
                <w:szCs w:val="24"/>
                <w:lang w:eastAsia="en-GB"/>
                <w14:ligatures w14:val="standardContextual"/>
              </w:rPr>
              <w:tab/>
            </w:r>
            <w:r w:rsidRPr="00EA2ECA">
              <w:rPr>
                <w:rStyle w:val="Hyperlink"/>
                <w:noProof/>
              </w:rPr>
              <w:t>Account statistics</w:t>
            </w:r>
            <w:r>
              <w:rPr>
                <w:noProof/>
                <w:webHidden/>
              </w:rPr>
              <w:tab/>
            </w:r>
            <w:r>
              <w:rPr>
                <w:noProof/>
                <w:webHidden/>
              </w:rPr>
              <w:fldChar w:fldCharType="begin"/>
            </w:r>
            <w:r>
              <w:rPr>
                <w:noProof/>
                <w:webHidden/>
              </w:rPr>
              <w:instrText xml:space="preserve"> PAGEREF _Toc226736257 \h </w:instrText>
            </w:r>
            <w:r>
              <w:rPr>
                <w:noProof/>
                <w:webHidden/>
              </w:rPr>
            </w:r>
            <w:r>
              <w:rPr>
                <w:noProof/>
                <w:webHidden/>
              </w:rPr>
              <w:fldChar w:fldCharType="separate"/>
            </w:r>
            <w:r>
              <w:rPr>
                <w:noProof/>
                <w:webHidden/>
              </w:rPr>
              <w:t>111</w:t>
            </w:r>
            <w:r>
              <w:rPr>
                <w:noProof/>
                <w:webHidden/>
              </w:rPr>
              <w:fldChar w:fldCharType="end"/>
            </w:r>
          </w:hyperlink>
        </w:p>
        <w:p w14:paraId="43AB587B" w14:textId="423C687B"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58" w:history="1">
            <w:r w:rsidRPr="00EA2ECA">
              <w:rPr>
                <w:rStyle w:val="Hyperlink"/>
                <w:noProof/>
              </w:rPr>
              <w:t>3.30.3.</w:t>
            </w:r>
            <w:r>
              <w:rPr>
                <w:rFonts w:eastAsiaTheme="minorEastAsia"/>
                <w:noProof/>
                <w:kern w:val="2"/>
                <w:sz w:val="24"/>
                <w:szCs w:val="24"/>
                <w:lang w:eastAsia="en-GB"/>
                <w14:ligatures w14:val="standardContextual"/>
              </w:rPr>
              <w:tab/>
            </w:r>
            <w:r w:rsidRPr="00EA2ECA">
              <w:rPr>
                <w:rStyle w:val="Hyperlink"/>
                <w:noProof/>
              </w:rPr>
              <w:t>Operation statistics</w:t>
            </w:r>
            <w:r>
              <w:rPr>
                <w:noProof/>
                <w:webHidden/>
              </w:rPr>
              <w:tab/>
            </w:r>
            <w:r>
              <w:rPr>
                <w:noProof/>
                <w:webHidden/>
              </w:rPr>
              <w:fldChar w:fldCharType="begin"/>
            </w:r>
            <w:r>
              <w:rPr>
                <w:noProof/>
                <w:webHidden/>
              </w:rPr>
              <w:instrText xml:space="preserve"> PAGEREF _Toc226736258 \h </w:instrText>
            </w:r>
            <w:r>
              <w:rPr>
                <w:noProof/>
                <w:webHidden/>
              </w:rPr>
            </w:r>
            <w:r>
              <w:rPr>
                <w:noProof/>
                <w:webHidden/>
              </w:rPr>
              <w:fldChar w:fldCharType="separate"/>
            </w:r>
            <w:r>
              <w:rPr>
                <w:noProof/>
                <w:webHidden/>
              </w:rPr>
              <w:t>111</w:t>
            </w:r>
            <w:r>
              <w:rPr>
                <w:noProof/>
                <w:webHidden/>
              </w:rPr>
              <w:fldChar w:fldCharType="end"/>
            </w:r>
          </w:hyperlink>
        </w:p>
        <w:p w14:paraId="1F6E2E3E" w14:textId="4EF5F8BC" w:rsidR="007E1D8C" w:rsidRDefault="007E1D8C">
          <w:pPr>
            <w:pStyle w:val="TOC3"/>
            <w:tabs>
              <w:tab w:val="left" w:pos="1680"/>
              <w:tab w:val="right" w:leader="dot" w:pos="9628"/>
            </w:tabs>
            <w:rPr>
              <w:rFonts w:eastAsiaTheme="minorEastAsia"/>
              <w:noProof/>
              <w:kern w:val="2"/>
              <w:sz w:val="24"/>
              <w:szCs w:val="24"/>
              <w:lang w:eastAsia="en-GB"/>
              <w14:ligatures w14:val="standardContextual"/>
            </w:rPr>
          </w:pPr>
          <w:hyperlink w:anchor="_Toc226736259" w:history="1">
            <w:r w:rsidRPr="00EA2ECA">
              <w:rPr>
                <w:rStyle w:val="Hyperlink"/>
                <w:noProof/>
              </w:rPr>
              <w:t>3.30.4.</w:t>
            </w:r>
            <w:r>
              <w:rPr>
                <w:rFonts w:eastAsiaTheme="minorEastAsia"/>
                <w:noProof/>
                <w:kern w:val="2"/>
                <w:sz w:val="24"/>
                <w:szCs w:val="24"/>
                <w:lang w:eastAsia="en-GB"/>
                <w14:ligatures w14:val="standardContextual"/>
              </w:rPr>
              <w:tab/>
            </w:r>
            <w:r w:rsidRPr="00EA2ECA">
              <w:rPr>
                <w:rStyle w:val="Hyperlink"/>
                <w:noProof/>
              </w:rPr>
              <w:t>Bank positions</w:t>
            </w:r>
            <w:r>
              <w:rPr>
                <w:noProof/>
                <w:webHidden/>
              </w:rPr>
              <w:tab/>
            </w:r>
            <w:r>
              <w:rPr>
                <w:noProof/>
                <w:webHidden/>
              </w:rPr>
              <w:fldChar w:fldCharType="begin"/>
            </w:r>
            <w:r>
              <w:rPr>
                <w:noProof/>
                <w:webHidden/>
              </w:rPr>
              <w:instrText xml:space="preserve"> PAGEREF _Toc226736259 \h </w:instrText>
            </w:r>
            <w:r>
              <w:rPr>
                <w:noProof/>
                <w:webHidden/>
              </w:rPr>
            </w:r>
            <w:r>
              <w:rPr>
                <w:noProof/>
                <w:webHidden/>
              </w:rPr>
              <w:fldChar w:fldCharType="separate"/>
            </w:r>
            <w:r>
              <w:rPr>
                <w:noProof/>
                <w:webHidden/>
              </w:rPr>
              <w:t>111</w:t>
            </w:r>
            <w:r>
              <w:rPr>
                <w:noProof/>
                <w:webHidden/>
              </w:rPr>
              <w:fldChar w:fldCharType="end"/>
            </w:r>
          </w:hyperlink>
        </w:p>
        <w:p w14:paraId="60F0C5E8" w14:textId="3150FCA7" w:rsidR="007E1D8C" w:rsidRDefault="007E1D8C">
          <w:pPr>
            <w:pStyle w:val="TOC2"/>
            <w:rPr>
              <w:rFonts w:eastAsiaTheme="minorEastAsia"/>
              <w:b w:val="0"/>
              <w:bCs w:val="0"/>
              <w:kern w:val="2"/>
              <w:sz w:val="24"/>
              <w:szCs w:val="24"/>
              <w:lang w:eastAsia="en-GB"/>
              <w14:ligatures w14:val="standardContextual"/>
            </w:rPr>
          </w:pPr>
          <w:hyperlink w:anchor="_Toc226736260" w:history="1">
            <w:r w:rsidRPr="00EA2ECA">
              <w:rPr>
                <w:rStyle w:val="Hyperlink"/>
              </w:rPr>
              <w:t>3.31.</w:t>
            </w:r>
            <w:r>
              <w:rPr>
                <w:rFonts w:eastAsiaTheme="minorEastAsia"/>
                <w:b w:val="0"/>
                <w:bCs w:val="0"/>
                <w:kern w:val="2"/>
                <w:sz w:val="24"/>
                <w:szCs w:val="24"/>
                <w:lang w:eastAsia="en-GB"/>
                <w14:ligatures w14:val="standardContextual"/>
              </w:rPr>
              <w:tab/>
            </w:r>
            <w:r w:rsidRPr="00EA2ECA">
              <w:rPr>
                <w:rStyle w:val="Hyperlink"/>
              </w:rPr>
              <w:t>Alert management</w:t>
            </w:r>
            <w:r>
              <w:rPr>
                <w:webHidden/>
              </w:rPr>
              <w:tab/>
            </w:r>
            <w:r>
              <w:rPr>
                <w:webHidden/>
              </w:rPr>
              <w:fldChar w:fldCharType="begin"/>
            </w:r>
            <w:r>
              <w:rPr>
                <w:webHidden/>
              </w:rPr>
              <w:instrText xml:space="preserve"> PAGEREF _Toc226736260 \h </w:instrText>
            </w:r>
            <w:r>
              <w:rPr>
                <w:webHidden/>
              </w:rPr>
            </w:r>
            <w:r>
              <w:rPr>
                <w:webHidden/>
              </w:rPr>
              <w:fldChar w:fldCharType="separate"/>
            </w:r>
            <w:r>
              <w:rPr>
                <w:webHidden/>
              </w:rPr>
              <w:t>112</w:t>
            </w:r>
            <w:r>
              <w:rPr>
                <w:webHidden/>
              </w:rPr>
              <w:fldChar w:fldCharType="end"/>
            </w:r>
          </w:hyperlink>
        </w:p>
        <w:p w14:paraId="0FE536C4" w14:textId="1B8882A3" w:rsidR="007E1D8C" w:rsidRDefault="007E1D8C">
          <w:pPr>
            <w:pStyle w:val="TOC2"/>
            <w:rPr>
              <w:rFonts w:eastAsiaTheme="minorEastAsia"/>
              <w:b w:val="0"/>
              <w:bCs w:val="0"/>
              <w:kern w:val="2"/>
              <w:sz w:val="24"/>
              <w:szCs w:val="24"/>
              <w:lang w:eastAsia="en-GB"/>
              <w14:ligatures w14:val="standardContextual"/>
            </w:rPr>
          </w:pPr>
          <w:hyperlink w:anchor="_Toc226736261" w:history="1">
            <w:r w:rsidRPr="00EA2ECA">
              <w:rPr>
                <w:rStyle w:val="Hyperlink"/>
              </w:rPr>
              <w:t>3.32.</w:t>
            </w:r>
            <w:r>
              <w:rPr>
                <w:rFonts w:eastAsiaTheme="minorEastAsia"/>
                <w:b w:val="0"/>
                <w:bCs w:val="0"/>
                <w:kern w:val="2"/>
                <w:sz w:val="24"/>
                <w:szCs w:val="24"/>
                <w:lang w:eastAsia="en-GB"/>
                <w14:ligatures w14:val="standardContextual"/>
              </w:rPr>
              <w:tab/>
            </w:r>
            <w:r w:rsidRPr="00EA2ECA">
              <w:rPr>
                <w:rStyle w:val="Hyperlink"/>
              </w:rPr>
              <w:t>Unrealized P&amp;L</w:t>
            </w:r>
            <w:r>
              <w:rPr>
                <w:webHidden/>
              </w:rPr>
              <w:tab/>
            </w:r>
            <w:r>
              <w:rPr>
                <w:webHidden/>
              </w:rPr>
              <w:fldChar w:fldCharType="begin"/>
            </w:r>
            <w:r>
              <w:rPr>
                <w:webHidden/>
              </w:rPr>
              <w:instrText xml:space="preserve"> PAGEREF _Toc226736261 \h </w:instrText>
            </w:r>
            <w:r>
              <w:rPr>
                <w:webHidden/>
              </w:rPr>
            </w:r>
            <w:r>
              <w:rPr>
                <w:webHidden/>
              </w:rPr>
              <w:fldChar w:fldCharType="separate"/>
            </w:r>
            <w:r>
              <w:rPr>
                <w:webHidden/>
              </w:rPr>
              <w:t>113</w:t>
            </w:r>
            <w:r>
              <w:rPr>
                <w:webHidden/>
              </w:rPr>
              <w:fldChar w:fldCharType="end"/>
            </w:r>
          </w:hyperlink>
        </w:p>
        <w:p w14:paraId="6772BCBE" w14:textId="60A591C9" w:rsidR="007E1D8C" w:rsidRDefault="007E1D8C">
          <w:pPr>
            <w:pStyle w:val="TOC2"/>
            <w:rPr>
              <w:rFonts w:eastAsiaTheme="minorEastAsia"/>
              <w:b w:val="0"/>
              <w:bCs w:val="0"/>
              <w:kern w:val="2"/>
              <w:sz w:val="24"/>
              <w:szCs w:val="24"/>
              <w:lang w:eastAsia="en-GB"/>
              <w14:ligatures w14:val="standardContextual"/>
            </w:rPr>
          </w:pPr>
          <w:hyperlink w:anchor="_Toc226736262" w:history="1">
            <w:r w:rsidRPr="00EA2ECA">
              <w:rPr>
                <w:rStyle w:val="Hyperlink"/>
              </w:rPr>
              <w:t>3.33.</w:t>
            </w:r>
            <w:r>
              <w:rPr>
                <w:rFonts w:eastAsiaTheme="minorEastAsia"/>
                <w:b w:val="0"/>
                <w:bCs w:val="0"/>
                <w:kern w:val="2"/>
                <w:sz w:val="24"/>
                <w:szCs w:val="24"/>
                <w:lang w:eastAsia="en-GB"/>
                <w14:ligatures w14:val="standardContextual"/>
              </w:rPr>
              <w:tab/>
            </w:r>
            <w:r w:rsidRPr="00EA2ECA">
              <w:rPr>
                <w:rStyle w:val="Hyperlink"/>
              </w:rPr>
              <w:t>Bank fee computation</w:t>
            </w:r>
            <w:r>
              <w:rPr>
                <w:webHidden/>
              </w:rPr>
              <w:tab/>
            </w:r>
            <w:r>
              <w:rPr>
                <w:webHidden/>
              </w:rPr>
              <w:fldChar w:fldCharType="begin"/>
            </w:r>
            <w:r>
              <w:rPr>
                <w:webHidden/>
              </w:rPr>
              <w:instrText xml:space="preserve"> PAGEREF _Toc226736262 \h </w:instrText>
            </w:r>
            <w:r>
              <w:rPr>
                <w:webHidden/>
              </w:rPr>
            </w:r>
            <w:r>
              <w:rPr>
                <w:webHidden/>
              </w:rPr>
              <w:fldChar w:fldCharType="separate"/>
            </w:r>
            <w:r>
              <w:rPr>
                <w:webHidden/>
              </w:rPr>
              <w:t>113</w:t>
            </w:r>
            <w:r>
              <w:rPr>
                <w:webHidden/>
              </w:rPr>
              <w:fldChar w:fldCharType="end"/>
            </w:r>
          </w:hyperlink>
        </w:p>
        <w:p w14:paraId="37BFA010" w14:textId="2CD2DEFA" w:rsidR="007E1D8C" w:rsidRDefault="007E1D8C">
          <w:pPr>
            <w:pStyle w:val="TOC2"/>
            <w:rPr>
              <w:rFonts w:eastAsiaTheme="minorEastAsia"/>
              <w:b w:val="0"/>
              <w:bCs w:val="0"/>
              <w:kern w:val="2"/>
              <w:sz w:val="24"/>
              <w:szCs w:val="24"/>
              <w:lang w:eastAsia="en-GB"/>
              <w14:ligatures w14:val="standardContextual"/>
            </w:rPr>
          </w:pPr>
          <w:hyperlink w:anchor="_Toc226736263" w:history="1">
            <w:r w:rsidRPr="00EA2ECA">
              <w:rPr>
                <w:rStyle w:val="Hyperlink"/>
              </w:rPr>
              <w:t>3.34.</w:t>
            </w:r>
            <w:r>
              <w:rPr>
                <w:rFonts w:eastAsiaTheme="minorEastAsia"/>
                <w:b w:val="0"/>
                <w:bCs w:val="0"/>
                <w:kern w:val="2"/>
                <w:sz w:val="24"/>
                <w:szCs w:val="24"/>
                <w:lang w:eastAsia="en-GB"/>
                <w14:ligatures w14:val="standardContextual"/>
              </w:rPr>
              <w:tab/>
            </w:r>
            <w:r w:rsidRPr="00EA2ECA">
              <w:rPr>
                <w:rStyle w:val="Hyperlink"/>
              </w:rPr>
              <w:t>Digital asset configuration</w:t>
            </w:r>
            <w:r>
              <w:rPr>
                <w:webHidden/>
              </w:rPr>
              <w:tab/>
            </w:r>
            <w:r>
              <w:rPr>
                <w:webHidden/>
              </w:rPr>
              <w:fldChar w:fldCharType="begin"/>
            </w:r>
            <w:r>
              <w:rPr>
                <w:webHidden/>
              </w:rPr>
              <w:instrText xml:space="preserve"> PAGEREF _Toc226736263 \h </w:instrText>
            </w:r>
            <w:r>
              <w:rPr>
                <w:webHidden/>
              </w:rPr>
            </w:r>
            <w:r>
              <w:rPr>
                <w:webHidden/>
              </w:rPr>
              <w:fldChar w:fldCharType="separate"/>
            </w:r>
            <w:r>
              <w:rPr>
                <w:webHidden/>
              </w:rPr>
              <w:t>113</w:t>
            </w:r>
            <w:r>
              <w:rPr>
                <w:webHidden/>
              </w:rPr>
              <w:fldChar w:fldCharType="end"/>
            </w:r>
          </w:hyperlink>
        </w:p>
        <w:p w14:paraId="4D6C53E3" w14:textId="72B2C65F" w:rsidR="007E1D8C" w:rsidRDefault="007E1D8C">
          <w:pPr>
            <w:pStyle w:val="TOC1"/>
            <w:tabs>
              <w:tab w:val="right" w:leader="dot" w:pos="9628"/>
            </w:tabs>
            <w:rPr>
              <w:rFonts w:eastAsiaTheme="minorEastAsia"/>
              <w:noProof/>
              <w:kern w:val="2"/>
              <w:sz w:val="24"/>
              <w:szCs w:val="24"/>
              <w:lang w:eastAsia="en-GB"/>
              <w14:ligatures w14:val="standardContextual"/>
            </w:rPr>
          </w:pPr>
          <w:hyperlink w:anchor="_Toc226736264" w:history="1">
            <w:r w:rsidRPr="00EA2ECA">
              <w:rPr>
                <w:rStyle w:val="Hyperlink"/>
                <w:noProof/>
              </w:rPr>
              <w:t>4.</w:t>
            </w:r>
            <w:r>
              <w:rPr>
                <w:rFonts w:eastAsiaTheme="minorEastAsia"/>
                <w:noProof/>
                <w:kern w:val="2"/>
                <w:sz w:val="24"/>
                <w:szCs w:val="24"/>
                <w:lang w:eastAsia="en-GB"/>
                <w14:ligatures w14:val="standardContextual"/>
              </w:rPr>
              <w:tab/>
            </w:r>
            <w:r w:rsidRPr="00EA2ECA">
              <w:rPr>
                <w:rStyle w:val="Hyperlink"/>
                <w:noProof/>
              </w:rPr>
              <w:t>Technical architecture</w:t>
            </w:r>
            <w:r>
              <w:rPr>
                <w:noProof/>
                <w:webHidden/>
              </w:rPr>
              <w:tab/>
            </w:r>
            <w:r>
              <w:rPr>
                <w:noProof/>
                <w:webHidden/>
              </w:rPr>
              <w:fldChar w:fldCharType="begin"/>
            </w:r>
            <w:r>
              <w:rPr>
                <w:noProof/>
                <w:webHidden/>
              </w:rPr>
              <w:instrText xml:space="preserve"> PAGEREF _Toc226736264 \h </w:instrText>
            </w:r>
            <w:r>
              <w:rPr>
                <w:noProof/>
                <w:webHidden/>
              </w:rPr>
            </w:r>
            <w:r>
              <w:rPr>
                <w:noProof/>
                <w:webHidden/>
              </w:rPr>
              <w:fldChar w:fldCharType="separate"/>
            </w:r>
            <w:r>
              <w:rPr>
                <w:noProof/>
                <w:webHidden/>
              </w:rPr>
              <w:t>114</w:t>
            </w:r>
            <w:r>
              <w:rPr>
                <w:noProof/>
                <w:webHidden/>
              </w:rPr>
              <w:fldChar w:fldCharType="end"/>
            </w:r>
          </w:hyperlink>
        </w:p>
        <w:p w14:paraId="4FDB0FA5" w14:textId="3F8F8D8C" w:rsidR="007E1D8C" w:rsidRDefault="007E1D8C">
          <w:pPr>
            <w:pStyle w:val="TOC2"/>
            <w:rPr>
              <w:rFonts w:eastAsiaTheme="minorEastAsia"/>
              <w:b w:val="0"/>
              <w:bCs w:val="0"/>
              <w:kern w:val="2"/>
              <w:sz w:val="24"/>
              <w:szCs w:val="24"/>
              <w:lang w:eastAsia="en-GB"/>
              <w14:ligatures w14:val="standardContextual"/>
            </w:rPr>
          </w:pPr>
          <w:hyperlink w:anchor="_Toc226736265" w:history="1">
            <w:r w:rsidRPr="00EA2ECA">
              <w:rPr>
                <w:rStyle w:val="Hyperlink"/>
              </w:rPr>
              <w:t>4.1.</w:t>
            </w:r>
            <w:r>
              <w:rPr>
                <w:rFonts w:eastAsiaTheme="minorEastAsia"/>
                <w:b w:val="0"/>
                <w:bCs w:val="0"/>
                <w:kern w:val="2"/>
                <w:sz w:val="24"/>
                <w:szCs w:val="24"/>
                <w:lang w:eastAsia="en-GB"/>
                <w14:ligatures w14:val="standardContextual"/>
              </w:rPr>
              <w:tab/>
            </w:r>
            <w:r w:rsidRPr="00EA2ECA">
              <w:rPr>
                <w:rStyle w:val="Hyperlink"/>
              </w:rPr>
              <w:t>Architecture Principles</w:t>
            </w:r>
            <w:r>
              <w:rPr>
                <w:webHidden/>
              </w:rPr>
              <w:tab/>
            </w:r>
            <w:r>
              <w:rPr>
                <w:webHidden/>
              </w:rPr>
              <w:fldChar w:fldCharType="begin"/>
            </w:r>
            <w:r>
              <w:rPr>
                <w:webHidden/>
              </w:rPr>
              <w:instrText xml:space="preserve"> PAGEREF _Toc226736265 \h </w:instrText>
            </w:r>
            <w:r>
              <w:rPr>
                <w:webHidden/>
              </w:rPr>
            </w:r>
            <w:r>
              <w:rPr>
                <w:webHidden/>
              </w:rPr>
              <w:fldChar w:fldCharType="separate"/>
            </w:r>
            <w:r>
              <w:rPr>
                <w:webHidden/>
              </w:rPr>
              <w:t>114</w:t>
            </w:r>
            <w:r>
              <w:rPr>
                <w:webHidden/>
              </w:rPr>
              <w:fldChar w:fldCharType="end"/>
            </w:r>
          </w:hyperlink>
        </w:p>
        <w:p w14:paraId="21F4012A" w14:textId="0FF51202"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66" w:history="1">
            <w:r w:rsidRPr="00EA2ECA">
              <w:rPr>
                <w:rStyle w:val="Hyperlink"/>
                <w:noProof/>
              </w:rPr>
              <w:t>4.1.1.</w:t>
            </w:r>
            <w:r>
              <w:rPr>
                <w:rFonts w:eastAsiaTheme="minorEastAsia"/>
                <w:noProof/>
                <w:kern w:val="2"/>
                <w:sz w:val="24"/>
                <w:szCs w:val="24"/>
                <w:lang w:eastAsia="en-GB"/>
                <w14:ligatures w14:val="standardContextual"/>
              </w:rPr>
              <w:tab/>
            </w:r>
            <w:r w:rsidRPr="00EA2ECA">
              <w:rPr>
                <w:rStyle w:val="Hyperlink"/>
                <w:noProof/>
              </w:rPr>
              <w:t>Microservices</w:t>
            </w:r>
            <w:r>
              <w:rPr>
                <w:noProof/>
                <w:webHidden/>
              </w:rPr>
              <w:tab/>
            </w:r>
            <w:r>
              <w:rPr>
                <w:noProof/>
                <w:webHidden/>
              </w:rPr>
              <w:fldChar w:fldCharType="begin"/>
            </w:r>
            <w:r>
              <w:rPr>
                <w:noProof/>
                <w:webHidden/>
              </w:rPr>
              <w:instrText xml:space="preserve"> PAGEREF _Toc226736266 \h </w:instrText>
            </w:r>
            <w:r>
              <w:rPr>
                <w:noProof/>
                <w:webHidden/>
              </w:rPr>
            </w:r>
            <w:r>
              <w:rPr>
                <w:noProof/>
                <w:webHidden/>
              </w:rPr>
              <w:fldChar w:fldCharType="separate"/>
            </w:r>
            <w:r>
              <w:rPr>
                <w:noProof/>
                <w:webHidden/>
              </w:rPr>
              <w:t>114</w:t>
            </w:r>
            <w:r>
              <w:rPr>
                <w:noProof/>
                <w:webHidden/>
              </w:rPr>
              <w:fldChar w:fldCharType="end"/>
            </w:r>
          </w:hyperlink>
        </w:p>
        <w:p w14:paraId="28DD6207" w14:textId="3FAB33C4"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67" w:history="1">
            <w:r w:rsidRPr="00EA2ECA">
              <w:rPr>
                <w:rStyle w:val="Hyperlink"/>
                <w:noProof/>
              </w:rPr>
              <w:t>4.1.2.</w:t>
            </w:r>
            <w:r>
              <w:rPr>
                <w:rFonts w:eastAsiaTheme="minorEastAsia"/>
                <w:noProof/>
                <w:kern w:val="2"/>
                <w:sz w:val="24"/>
                <w:szCs w:val="24"/>
                <w:lang w:eastAsia="en-GB"/>
                <w14:ligatures w14:val="standardContextual"/>
              </w:rPr>
              <w:tab/>
            </w:r>
            <w:r w:rsidRPr="00EA2ECA">
              <w:rPr>
                <w:rStyle w:val="Hyperlink"/>
                <w:noProof/>
              </w:rPr>
              <w:t>Security by design</w:t>
            </w:r>
            <w:r>
              <w:rPr>
                <w:noProof/>
                <w:webHidden/>
              </w:rPr>
              <w:tab/>
            </w:r>
            <w:r>
              <w:rPr>
                <w:noProof/>
                <w:webHidden/>
              </w:rPr>
              <w:fldChar w:fldCharType="begin"/>
            </w:r>
            <w:r>
              <w:rPr>
                <w:noProof/>
                <w:webHidden/>
              </w:rPr>
              <w:instrText xml:space="preserve"> PAGEREF _Toc226736267 \h </w:instrText>
            </w:r>
            <w:r>
              <w:rPr>
                <w:noProof/>
                <w:webHidden/>
              </w:rPr>
            </w:r>
            <w:r>
              <w:rPr>
                <w:noProof/>
                <w:webHidden/>
              </w:rPr>
              <w:fldChar w:fldCharType="separate"/>
            </w:r>
            <w:r>
              <w:rPr>
                <w:noProof/>
                <w:webHidden/>
              </w:rPr>
              <w:t>115</w:t>
            </w:r>
            <w:r>
              <w:rPr>
                <w:noProof/>
                <w:webHidden/>
              </w:rPr>
              <w:fldChar w:fldCharType="end"/>
            </w:r>
          </w:hyperlink>
        </w:p>
        <w:p w14:paraId="5006821B" w14:textId="29A2FD90"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68" w:history="1">
            <w:r w:rsidRPr="00EA2ECA">
              <w:rPr>
                <w:rStyle w:val="Hyperlink"/>
                <w:noProof/>
              </w:rPr>
              <w:t>4.1.3.</w:t>
            </w:r>
            <w:r>
              <w:rPr>
                <w:rFonts w:eastAsiaTheme="minorEastAsia"/>
                <w:noProof/>
                <w:kern w:val="2"/>
                <w:sz w:val="24"/>
                <w:szCs w:val="24"/>
                <w:lang w:eastAsia="en-GB"/>
                <w14:ligatures w14:val="standardContextual"/>
              </w:rPr>
              <w:tab/>
            </w:r>
            <w:r w:rsidRPr="00EA2ECA">
              <w:rPr>
                <w:rStyle w:val="Hyperlink"/>
                <w:noProof/>
              </w:rPr>
              <w:t>API-First</w:t>
            </w:r>
            <w:r>
              <w:rPr>
                <w:noProof/>
                <w:webHidden/>
              </w:rPr>
              <w:tab/>
            </w:r>
            <w:r>
              <w:rPr>
                <w:noProof/>
                <w:webHidden/>
              </w:rPr>
              <w:fldChar w:fldCharType="begin"/>
            </w:r>
            <w:r>
              <w:rPr>
                <w:noProof/>
                <w:webHidden/>
              </w:rPr>
              <w:instrText xml:space="preserve"> PAGEREF _Toc226736268 \h </w:instrText>
            </w:r>
            <w:r>
              <w:rPr>
                <w:noProof/>
                <w:webHidden/>
              </w:rPr>
            </w:r>
            <w:r>
              <w:rPr>
                <w:noProof/>
                <w:webHidden/>
              </w:rPr>
              <w:fldChar w:fldCharType="separate"/>
            </w:r>
            <w:r>
              <w:rPr>
                <w:noProof/>
                <w:webHidden/>
              </w:rPr>
              <w:t>115</w:t>
            </w:r>
            <w:r>
              <w:rPr>
                <w:noProof/>
                <w:webHidden/>
              </w:rPr>
              <w:fldChar w:fldCharType="end"/>
            </w:r>
          </w:hyperlink>
        </w:p>
        <w:p w14:paraId="24BA1E4D" w14:textId="5893C867"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69" w:history="1">
            <w:r w:rsidRPr="00EA2ECA">
              <w:rPr>
                <w:rStyle w:val="Hyperlink"/>
                <w:noProof/>
              </w:rPr>
              <w:t>4.1.4.</w:t>
            </w:r>
            <w:r>
              <w:rPr>
                <w:rFonts w:eastAsiaTheme="minorEastAsia"/>
                <w:noProof/>
                <w:kern w:val="2"/>
                <w:sz w:val="24"/>
                <w:szCs w:val="24"/>
                <w:lang w:eastAsia="en-GB"/>
                <w14:ligatures w14:val="standardContextual"/>
              </w:rPr>
              <w:tab/>
            </w:r>
            <w:r w:rsidRPr="00EA2ECA">
              <w:rPr>
                <w:rStyle w:val="Hyperlink"/>
                <w:noProof/>
              </w:rPr>
              <w:t>CI-CD Adoption</w:t>
            </w:r>
            <w:r>
              <w:rPr>
                <w:noProof/>
                <w:webHidden/>
              </w:rPr>
              <w:tab/>
            </w:r>
            <w:r>
              <w:rPr>
                <w:noProof/>
                <w:webHidden/>
              </w:rPr>
              <w:fldChar w:fldCharType="begin"/>
            </w:r>
            <w:r>
              <w:rPr>
                <w:noProof/>
                <w:webHidden/>
              </w:rPr>
              <w:instrText xml:space="preserve"> PAGEREF _Toc226736269 \h </w:instrText>
            </w:r>
            <w:r>
              <w:rPr>
                <w:noProof/>
                <w:webHidden/>
              </w:rPr>
            </w:r>
            <w:r>
              <w:rPr>
                <w:noProof/>
                <w:webHidden/>
              </w:rPr>
              <w:fldChar w:fldCharType="separate"/>
            </w:r>
            <w:r>
              <w:rPr>
                <w:noProof/>
                <w:webHidden/>
              </w:rPr>
              <w:t>115</w:t>
            </w:r>
            <w:r>
              <w:rPr>
                <w:noProof/>
                <w:webHidden/>
              </w:rPr>
              <w:fldChar w:fldCharType="end"/>
            </w:r>
          </w:hyperlink>
        </w:p>
        <w:p w14:paraId="1329374F" w14:textId="08F11F7A"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70" w:history="1">
            <w:r w:rsidRPr="00EA2ECA">
              <w:rPr>
                <w:rStyle w:val="Hyperlink"/>
                <w:noProof/>
              </w:rPr>
              <w:t>4.1.5.</w:t>
            </w:r>
            <w:r>
              <w:rPr>
                <w:rFonts w:eastAsiaTheme="minorEastAsia"/>
                <w:noProof/>
                <w:kern w:val="2"/>
                <w:sz w:val="24"/>
                <w:szCs w:val="24"/>
                <w:lang w:eastAsia="en-GB"/>
                <w14:ligatures w14:val="standardContextual"/>
              </w:rPr>
              <w:tab/>
            </w:r>
            <w:r w:rsidRPr="00EA2ECA">
              <w:rPr>
                <w:rStyle w:val="Hyperlink"/>
                <w:noProof/>
              </w:rPr>
              <w:t>Logging and Monitoring</w:t>
            </w:r>
            <w:r>
              <w:rPr>
                <w:noProof/>
                <w:webHidden/>
              </w:rPr>
              <w:tab/>
            </w:r>
            <w:r>
              <w:rPr>
                <w:noProof/>
                <w:webHidden/>
              </w:rPr>
              <w:fldChar w:fldCharType="begin"/>
            </w:r>
            <w:r>
              <w:rPr>
                <w:noProof/>
                <w:webHidden/>
              </w:rPr>
              <w:instrText xml:space="preserve"> PAGEREF _Toc226736270 \h </w:instrText>
            </w:r>
            <w:r>
              <w:rPr>
                <w:noProof/>
                <w:webHidden/>
              </w:rPr>
            </w:r>
            <w:r>
              <w:rPr>
                <w:noProof/>
                <w:webHidden/>
              </w:rPr>
              <w:fldChar w:fldCharType="separate"/>
            </w:r>
            <w:r>
              <w:rPr>
                <w:noProof/>
                <w:webHidden/>
              </w:rPr>
              <w:t>115</w:t>
            </w:r>
            <w:r>
              <w:rPr>
                <w:noProof/>
                <w:webHidden/>
              </w:rPr>
              <w:fldChar w:fldCharType="end"/>
            </w:r>
          </w:hyperlink>
        </w:p>
        <w:p w14:paraId="2F3B822E" w14:textId="378FB90B"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71" w:history="1">
            <w:r w:rsidRPr="00EA2ECA">
              <w:rPr>
                <w:rStyle w:val="Hyperlink"/>
                <w:noProof/>
              </w:rPr>
              <w:t>4.1.6.</w:t>
            </w:r>
            <w:r>
              <w:rPr>
                <w:rFonts w:eastAsiaTheme="minorEastAsia"/>
                <w:noProof/>
                <w:kern w:val="2"/>
                <w:sz w:val="24"/>
                <w:szCs w:val="24"/>
                <w:lang w:eastAsia="en-GB"/>
                <w14:ligatures w14:val="standardContextual"/>
              </w:rPr>
              <w:tab/>
            </w:r>
            <w:r w:rsidRPr="00EA2ECA">
              <w:rPr>
                <w:rStyle w:val="Hyperlink"/>
                <w:noProof/>
              </w:rPr>
              <w:t>Code quality</w:t>
            </w:r>
            <w:r>
              <w:rPr>
                <w:noProof/>
                <w:webHidden/>
              </w:rPr>
              <w:tab/>
            </w:r>
            <w:r>
              <w:rPr>
                <w:noProof/>
                <w:webHidden/>
              </w:rPr>
              <w:fldChar w:fldCharType="begin"/>
            </w:r>
            <w:r>
              <w:rPr>
                <w:noProof/>
                <w:webHidden/>
              </w:rPr>
              <w:instrText xml:space="preserve"> PAGEREF _Toc226736271 \h </w:instrText>
            </w:r>
            <w:r>
              <w:rPr>
                <w:noProof/>
                <w:webHidden/>
              </w:rPr>
            </w:r>
            <w:r>
              <w:rPr>
                <w:noProof/>
                <w:webHidden/>
              </w:rPr>
              <w:fldChar w:fldCharType="separate"/>
            </w:r>
            <w:r>
              <w:rPr>
                <w:noProof/>
                <w:webHidden/>
              </w:rPr>
              <w:t>115</w:t>
            </w:r>
            <w:r>
              <w:rPr>
                <w:noProof/>
                <w:webHidden/>
              </w:rPr>
              <w:fldChar w:fldCharType="end"/>
            </w:r>
          </w:hyperlink>
        </w:p>
        <w:p w14:paraId="18FDE632" w14:textId="56C9DDA8"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72" w:history="1">
            <w:r w:rsidRPr="00EA2ECA">
              <w:rPr>
                <w:rStyle w:val="Hyperlink"/>
                <w:noProof/>
              </w:rPr>
              <w:t>4.1.7.</w:t>
            </w:r>
            <w:r>
              <w:rPr>
                <w:rFonts w:eastAsiaTheme="minorEastAsia"/>
                <w:noProof/>
                <w:kern w:val="2"/>
                <w:sz w:val="24"/>
                <w:szCs w:val="24"/>
                <w:lang w:eastAsia="en-GB"/>
                <w14:ligatures w14:val="standardContextual"/>
              </w:rPr>
              <w:tab/>
            </w:r>
            <w:r w:rsidRPr="00EA2ECA">
              <w:rPr>
                <w:rStyle w:val="Hyperlink"/>
                <w:noProof/>
              </w:rPr>
              <w:t>Documentation</w:t>
            </w:r>
            <w:r>
              <w:rPr>
                <w:noProof/>
                <w:webHidden/>
              </w:rPr>
              <w:tab/>
            </w:r>
            <w:r>
              <w:rPr>
                <w:noProof/>
                <w:webHidden/>
              </w:rPr>
              <w:fldChar w:fldCharType="begin"/>
            </w:r>
            <w:r>
              <w:rPr>
                <w:noProof/>
                <w:webHidden/>
              </w:rPr>
              <w:instrText xml:space="preserve"> PAGEREF _Toc226736272 \h </w:instrText>
            </w:r>
            <w:r>
              <w:rPr>
                <w:noProof/>
                <w:webHidden/>
              </w:rPr>
            </w:r>
            <w:r>
              <w:rPr>
                <w:noProof/>
                <w:webHidden/>
              </w:rPr>
              <w:fldChar w:fldCharType="separate"/>
            </w:r>
            <w:r>
              <w:rPr>
                <w:noProof/>
                <w:webHidden/>
              </w:rPr>
              <w:t>115</w:t>
            </w:r>
            <w:r>
              <w:rPr>
                <w:noProof/>
                <w:webHidden/>
              </w:rPr>
              <w:fldChar w:fldCharType="end"/>
            </w:r>
          </w:hyperlink>
        </w:p>
        <w:p w14:paraId="5F74CA94" w14:textId="2F3610E8" w:rsidR="007E1D8C" w:rsidRDefault="007E1D8C">
          <w:pPr>
            <w:pStyle w:val="TOC2"/>
            <w:rPr>
              <w:rFonts w:eastAsiaTheme="minorEastAsia"/>
              <w:b w:val="0"/>
              <w:bCs w:val="0"/>
              <w:kern w:val="2"/>
              <w:sz w:val="24"/>
              <w:szCs w:val="24"/>
              <w:lang w:eastAsia="en-GB"/>
              <w14:ligatures w14:val="standardContextual"/>
            </w:rPr>
          </w:pPr>
          <w:hyperlink w:anchor="_Toc226736273" w:history="1">
            <w:r w:rsidRPr="00EA2ECA">
              <w:rPr>
                <w:rStyle w:val="Hyperlink"/>
              </w:rPr>
              <w:t>4.2.</w:t>
            </w:r>
            <w:r>
              <w:rPr>
                <w:rFonts w:eastAsiaTheme="minorEastAsia"/>
                <w:b w:val="0"/>
                <w:bCs w:val="0"/>
                <w:kern w:val="2"/>
                <w:sz w:val="24"/>
                <w:szCs w:val="24"/>
                <w:lang w:eastAsia="en-GB"/>
                <w14:ligatures w14:val="standardContextual"/>
              </w:rPr>
              <w:tab/>
            </w:r>
            <w:r w:rsidRPr="00EA2ECA">
              <w:rPr>
                <w:rStyle w:val="Hyperlink"/>
              </w:rPr>
              <w:t>Technical Stack &amp; Logical Architecture</w:t>
            </w:r>
            <w:r>
              <w:rPr>
                <w:webHidden/>
              </w:rPr>
              <w:tab/>
            </w:r>
            <w:r>
              <w:rPr>
                <w:webHidden/>
              </w:rPr>
              <w:fldChar w:fldCharType="begin"/>
            </w:r>
            <w:r>
              <w:rPr>
                <w:webHidden/>
              </w:rPr>
              <w:instrText xml:space="preserve"> PAGEREF _Toc226736273 \h </w:instrText>
            </w:r>
            <w:r>
              <w:rPr>
                <w:webHidden/>
              </w:rPr>
            </w:r>
            <w:r>
              <w:rPr>
                <w:webHidden/>
              </w:rPr>
              <w:fldChar w:fldCharType="separate"/>
            </w:r>
            <w:r>
              <w:rPr>
                <w:webHidden/>
              </w:rPr>
              <w:t>115</w:t>
            </w:r>
            <w:r>
              <w:rPr>
                <w:webHidden/>
              </w:rPr>
              <w:fldChar w:fldCharType="end"/>
            </w:r>
          </w:hyperlink>
        </w:p>
        <w:p w14:paraId="1E8C755F" w14:textId="74C19336"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74" w:history="1">
            <w:r w:rsidRPr="00EA2ECA">
              <w:rPr>
                <w:rStyle w:val="Hyperlink"/>
                <w:noProof/>
              </w:rPr>
              <w:t>4.2.1.</w:t>
            </w:r>
            <w:r>
              <w:rPr>
                <w:rFonts w:eastAsiaTheme="minorEastAsia"/>
                <w:noProof/>
                <w:kern w:val="2"/>
                <w:sz w:val="24"/>
                <w:szCs w:val="24"/>
                <w:lang w:eastAsia="en-GB"/>
                <w14:ligatures w14:val="standardContextual"/>
              </w:rPr>
              <w:tab/>
            </w:r>
            <w:r w:rsidRPr="00EA2ECA">
              <w:rPr>
                <w:rStyle w:val="Hyperlink"/>
                <w:noProof/>
              </w:rPr>
              <w:t>Third-Party Tools</w:t>
            </w:r>
            <w:r>
              <w:rPr>
                <w:noProof/>
                <w:webHidden/>
              </w:rPr>
              <w:tab/>
            </w:r>
            <w:r>
              <w:rPr>
                <w:noProof/>
                <w:webHidden/>
              </w:rPr>
              <w:fldChar w:fldCharType="begin"/>
            </w:r>
            <w:r>
              <w:rPr>
                <w:noProof/>
                <w:webHidden/>
              </w:rPr>
              <w:instrText xml:space="preserve"> PAGEREF _Toc226736274 \h </w:instrText>
            </w:r>
            <w:r>
              <w:rPr>
                <w:noProof/>
                <w:webHidden/>
              </w:rPr>
            </w:r>
            <w:r>
              <w:rPr>
                <w:noProof/>
                <w:webHidden/>
              </w:rPr>
              <w:fldChar w:fldCharType="separate"/>
            </w:r>
            <w:r>
              <w:rPr>
                <w:noProof/>
                <w:webHidden/>
              </w:rPr>
              <w:t>116</w:t>
            </w:r>
            <w:r>
              <w:rPr>
                <w:noProof/>
                <w:webHidden/>
              </w:rPr>
              <w:fldChar w:fldCharType="end"/>
            </w:r>
          </w:hyperlink>
        </w:p>
        <w:p w14:paraId="0D7F7CAE" w14:textId="5486DE43"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75" w:history="1">
            <w:r w:rsidRPr="00EA2ECA">
              <w:rPr>
                <w:rStyle w:val="Hyperlink"/>
                <w:noProof/>
              </w:rPr>
              <w:t>4.2.2.</w:t>
            </w:r>
            <w:r>
              <w:rPr>
                <w:rFonts w:eastAsiaTheme="minorEastAsia"/>
                <w:noProof/>
                <w:kern w:val="2"/>
                <w:sz w:val="24"/>
                <w:szCs w:val="24"/>
                <w:lang w:eastAsia="en-GB"/>
                <w14:ligatures w14:val="standardContextual"/>
              </w:rPr>
              <w:tab/>
            </w:r>
            <w:r w:rsidRPr="00EA2ECA">
              <w:rPr>
                <w:rStyle w:val="Hyperlink"/>
                <w:noProof/>
              </w:rPr>
              <w:t>SCS Core services</w:t>
            </w:r>
            <w:r>
              <w:rPr>
                <w:noProof/>
                <w:webHidden/>
              </w:rPr>
              <w:tab/>
            </w:r>
            <w:r>
              <w:rPr>
                <w:noProof/>
                <w:webHidden/>
              </w:rPr>
              <w:fldChar w:fldCharType="begin"/>
            </w:r>
            <w:r>
              <w:rPr>
                <w:noProof/>
                <w:webHidden/>
              </w:rPr>
              <w:instrText xml:space="preserve"> PAGEREF _Toc226736275 \h </w:instrText>
            </w:r>
            <w:r>
              <w:rPr>
                <w:noProof/>
                <w:webHidden/>
              </w:rPr>
            </w:r>
            <w:r>
              <w:rPr>
                <w:noProof/>
                <w:webHidden/>
              </w:rPr>
              <w:fldChar w:fldCharType="separate"/>
            </w:r>
            <w:r>
              <w:rPr>
                <w:noProof/>
                <w:webHidden/>
              </w:rPr>
              <w:t>117</w:t>
            </w:r>
            <w:r>
              <w:rPr>
                <w:noProof/>
                <w:webHidden/>
              </w:rPr>
              <w:fldChar w:fldCharType="end"/>
            </w:r>
          </w:hyperlink>
        </w:p>
        <w:p w14:paraId="6EDED768" w14:textId="69F2B949"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76" w:history="1">
            <w:r w:rsidRPr="00EA2ECA">
              <w:rPr>
                <w:rStyle w:val="Hyperlink"/>
                <w:noProof/>
              </w:rPr>
              <w:t>4.2.3.</w:t>
            </w:r>
            <w:r>
              <w:rPr>
                <w:rFonts w:eastAsiaTheme="minorEastAsia"/>
                <w:noProof/>
                <w:kern w:val="2"/>
                <w:sz w:val="24"/>
                <w:szCs w:val="24"/>
                <w:lang w:eastAsia="en-GB"/>
                <w14:ligatures w14:val="standardContextual"/>
              </w:rPr>
              <w:tab/>
            </w:r>
            <w:r w:rsidRPr="00EA2ECA">
              <w:rPr>
                <w:rStyle w:val="Hyperlink"/>
                <w:noProof/>
              </w:rPr>
              <w:t>SCS Core UI Layer</w:t>
            </w:r>
            <w:r>
              <w:rPr>
                <w:noProof/>
                <w:webHidden/>
              </w:rPr>
              <w:tab/>
            </w:r>
            <w:r>
              <w:rPr>
                <w:noProof/>
                <w:webHidden/>
              </w:rPr>
              <w:fldChar w:fldCharType="begin"/>
            </w:r>
            <w:r>
              <w:rPr>
                <w:noProof/>
                <w:webHidden/>
              </w:rPr>
              <w:instrText xml:space="preserve"> PAGEREF _Toc226736276 \h </w:instrText>
            </w:r>
            <w:r>
              <w:rPr>
                <w:noProof/>
                <w:webHidden/>
              </w:rPr>
            </w:r>
            <w:r>
              <w:rPr>
                <w:noProof/>
                <w:webHidden/>
              </w:rPr>
              <w:fldChar w:fldCharType="separate"/>
            </w:r>
            <w:r>
              <w:rPr>
                <w:noProof/>
                <w:webHidden/>
              </w:rPr>
              <w:t>117</w:t>
            </w:r>
            <w:r>
              <w:rPr>
                <w:noProof/>
                <w:webHidden/>
              </w:rPr>
              <w:fldChar w:fldCharType="end"/>
            </w:r>
          </w:hyperlink>
        </w:p>
        <w:p w14:paraId="75FA9375" w14:textId="6824AD14" w:rsidR="007E1D8C" w:rsidRDefault="007E1D8C">
          <w:pPr>
            <w:pStyle w:val="TOC2"/>
            <w:rPr>
              <w:rFonts w:eastAsiaTheme="minorEastAsia"/>
              <w:b w:val="0"/>
              <w:bCs w:val="0"/>
              <w:kern w:val="2"/>
              <w:sz w:val="24"/>
              <w:szCs w:val="24"/>
              <w:lang w:eastAsia="en-GB"/>
              <w14:ligatures w14:val="standardContextual"/>
            </w:rPr>
          </w:pPr>
          <w:hyperlink w:anchor="_Toc226736277" w:history="1">
            <w:r w:rsidRPr="00EA2ECA">
              <w:rPr>
                <w:rStyle w:val="Hyperlink"/>
              </w:rPr>
              <w:t>4.3.</w:t>
            </w:r>
            <w:r>
              <w:rPr>
                <w:rFonts w:eastAsiaTheme="minorEastAsia"/>
                <w:b w:val="0"/>
                <w:bCs w:val="0"/>
                <w:kern w:val="2"/>
                <w:sz w:val="24"/>
                <w:szCs w:val="24"/>
                <w:lang w:eastAsia="en-GB"/>
                <w14:ligatures w14:val="standardContextual"/>
              </w:rPr>
              <w:tab/>
            </w:r>
            <w:r w:rsidRPr="00EA2ECA">
              <w:rPr>
                <w:rStyle w:val="Hyperlink"/>
              </w:rPr>
              <w:t>Infrastructure Architecture</w:t>
            </w:r>
            <w:r>
              <w:rPr>
                <w:webHidden/>
              </w:rPr>
              <w:tab/>
            </w:r>
            <w:r>
              <w:rPr>
                <w:webHidden/>
              </w:rPr>
              <w:fldChar w:fldCharType="begin"/>
            </w:r>
            <w:r>
              <w:rPr>
                <w:webHidden/>
              </w:rPr>
              <w:instrText xml:space="preserve"> PAGEREF _Toc226736277 \h </w:instrText>
            </w:r>
            <w:r>
              <w:rPr>
                <w:webHidden/>
              </w:rPr>
            </w:r>
            <w:r>
              <w:rPr>
                <w:webHidden/>
              </w:rPr>
              <w:fldChar w:fldCharType="separate"/>
            </w:r>
            <w:r>
              <w:rPr>
                <w:webHidden/>
              </w:rPr>
              <w:t>117</w:t>
            </w:r>
            <w:r>
              <w:rPr>
                <w:webHidden/>
              </w:rPr>
              <w:fldChar w:fldCharType="end"/>
            </w:r>
          </w:hyperlink>
        </w:p>
        <w:p w14:paraId="28F7F840" w14:textId="3722D53F"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78" w:history="1">
            <w:r w:rsidRPr="00EA2ECA">
              <w:rPr>
                <w:rStyle w:val="Hyperlink"/>
                <w:noProof/>
              </w:rPr>
              <w:t>4.3.1.</w:t>
            </w:r>
            <w:r>
              <w:rPr>
                <w:rFonts w:eastAsiaTheme="minorEastAsia"/>
                <w:noProof/>
                <w:kern w:val="2"/>
                <w:sz w:val="24"/>
                <w:szCs w:val="24"/>
                <w:lang w:eastAsia="en-GB"/>
                <w14:ligatures w14:val="standardContextual"/>
              </w:rPr>
              <w:tab/>
            </w:r>
            <w:r w:rsidRPr="00EA2ECA">
              <w:rPr>
                <w:rStyle w:val="Hyperlink"/>
                <w:noProof/>
              </w:rPr>
              <w:t>Existing Architecture</w:t>
            </w:r>
            <w:r>
              <w:rPr>
                <w:noProof/>
                <w:webHidden/>
              </w:rPr>
              <w:tab/>
            </w:r>
            <w:r>
              <w:rPr>
                <w:noProof/>
                <w:webHidden/>
              </w:rPr>
              <w:fldChar w:fldCharType="begin"/>
            </w:r>
            <w:r>
              <w:rPr>
                <w:noProof/>
                <w:webHidden/>
              </w:rPr>
              <w:instrText xml:space="preserve"> PAGEREF _Toc226736278 \h </w:instrText>
            </w:r>
            <w:r>
              <w:rPr>
                <w:noProof/>
                <w:webHidden/>
              </w:rPr>
            </w:r>
            <w:r>
              <w:rPr>
                <w:noProof/>
                <w:webHidden/>
              </w:rPr>
              <w:fldChar w:fldCharType="separate"/>
            </w:r>
            <w:r>
              <w:rPr>
                <w:noProof/>
                <w:webHidden/>
              </w:rPr>
              <w:t>117</w:t>
            </w:r>
            <w:r>
              <w:rPr>
                <w:noProof/>
                <w:webHidden/>
              </w:rPr>
              <w:fldChar w:fldCharType="end"/>
            </w:r>
          </w:hyperlink>
        </w:p>
        <w:p w14:paraId="4BFB75C2" w14:textId="2CEEFAB8"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79" w:history="1">
            <w:r w:rsidRPr="00EA2ECA">
              <w:rPr>
                <w:rStyle w:val="Hyperlink"/>
                <w:noProof/>
              </w:rPr>
              <w:t>4.3.2.</w:t>
            </w:r>
            <w:r>
              <w:rPr>
                <w:rFonts w:eastAsiaTheme="minorEastAsia"/>
                <w:noProof/>
                <w:kern w:val="2"/>
                <w:sz w:val="24"/>
                <w:szCs w:val="24"/>
                <w:lang w:eastAsia="en-GB"/>
                <w14:ligatures w14:val="standardContextual"/>
              </w:rPr>
              <w:tab/>
            </w:r>
            <w:r w:rsidRPr="00EA2ECA">
              <w:rPr>
                <w:rStyle w:val="Hyperlink"/>
                <w:noProof/>
              </w:rPr>
              <w:t>Target Architecture</w:t>
            </w:r>
            <w:r>
              <w:rPr>
                <w:noProof/>
                <w:webHidden/>
              </w:rPr>
              <w:tab/>
            </w:r>
            <w:r>
              <w:rPr>
                <w:noProof/>
                <w:webHidden/>
              </w:rPr>
              <w:fldChar w:fldCharType="begin"/>
            </w:r>
            <w:r>
              <w:rPr>
                <w:noProof/>
                <w:webHidden/>
              </w:rPr>
              <w:instrText xml:space="preserve"> PAGEREF _Toc226736279 \h </w:instrText>
            </w:r>
            <w:r>
              <w:rPr>
                <w:noProof/>
                <w:webHidden/>
              </w:rPr>
            </w:r>
            <w:r>
              <w:rPr>
                <w:noProof/>
                <w:webHidden/>
              </w:rPr>
              <w:fldChar w:fldCharType="separate"/>
            </w:r>
            <w:r>
              <w:rPr>
                <w:noProof/>
                <w:webHidden/>
              </w:rPr>
              <w:t>119</w:t>
            </w:r>
            <w:r>
              <w:rPr>
                <w:noProof/>
                <w:webHidden/>
              </w:rPr>
              <w:fldChar w:fldCharType="end"/>
            </w:r>
          </w:hyperlink>
        </w:p>
        <w:p w14:paraId="08E16A66" w14:textId="334985CF"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80" w:history="1">
            <w:r w:rsidRPr="00EA2ECA">
              <w:rPr>
                <w:rStyle w:val="Hyperlink"/>
                <w:noProof/>
              </w:rPr>
              <w:t>4.3.3.</w:t>
            </w:r>
            <w:r>
              <w:rPr>
                <w:rFonts w:eastAsiaTheme="minorEastAsia"/>
                <w:noProof/>
                <w:kern w:val="2"/>
                <w:sz w:val="24"/>
                <w:szCs w:val="24"/>
                <w:lang w:eastAsia="en-GB"/>
                <w14:ligatures w14:val="standardContextual"/>
              </w:rPr>
              <w:tab/>
            </w:r>
            <w:r w:rsidRPr="00EA2ECA">
              <w:rPr>
                <w:rStyle w:val="Hyperlink"/>
                <w:noProof/>
              </w:rPr>
              <w:t>Infrastructure Scaling</w:t>
            </w:r>
            <w:r>
              <w:rPr>
                <w:noProof/>
                <w:webHidden/>
              </w:rPr>
              <w:tab/>
            </w:r>
            <w:r>
              <w:rPr>
                <w:noProof/>
                <w:webHidden/>
              </w:rPr>
              <w:fldChar w:fldCharType="begin"/>
            </w:r>
            <w:r>
              <w:rPr>
                <w:noProof/>
                <w:webHidden/>
              </w:rPr>
              <w:instrText xml:space="preserve"> PAGEREF _Toc226736280 \h </w:instrText>
            </w:r>
            <w:r>
              <w:rPr>
                <w:noProof/>
                <w:webHidden/>
              </w:rPr>
            </w:r>
            <w:r>
              <w:rPr>
                <w:noProof/>
                <w:webHidden/>
              </w:rPr>
              <w:fldChar w:fldCharType="separate"/>
            </w:r>
            <w:r>
              <w:rPr>
                <w:noProof/>
                <w:webHidden/>
              </w:rPr>
              <w:t>119</w:t>
            </w:r>
            <w:r>
              <w:rPr>
                <w:noProof/>
                <w:webHidden/>
              </w:rPr>
              <w:fldChar w:fldCharType="end"/>
            </w:r>
          </w:hyperlink>
        </w:p>
        <w:p w14:paraId="4ABB7324" w14:textId="44675CC7" w:rsidR="007E1D8C" w:rsidRDefault="007E1D8C">
          <w:pPr>
            <w:pStyle w:val="TOC2"/>
            <w:rPr>
              <w:rFonts w:eastAsiaTheme="minorEastAsia"/>
              <w:b w:val="0"/>
              <w:bCs w:val="0"/>
              <w:kern w:val="2"/>
              <w:sz w:val="24"/>
              <w:szCs w:val="24"/>
              <w:lang w:eastAsia="en-GB"/>
              <w14:ligatures w14:val="standardContextual"/>
            </w:rPr>
          </w:pPr>
          <w:hyperlink w:anchor="_Toc226736281" w:history="1">
            <w:r w:rsidRPr="00EA2ECA">
              <w:rPr>
                <w:rStyle w:val="Hyperlink"/>
              </w:rPr>
              <w:t>4.4.</w:t>
            </w:r>
            <w:r>
              <w:rPr>
                <w:rFonts w:eastAsiaTheme="minorEastAsia"/>
                <w:b w:val="0"/>
                <w:bCs w:val="0"/>
                <w:kern w:val="2"/>
                <w:sz w:val="24"/>
                <w:szCs w:val="24"/>
                <w:lang w:eastAsia="en-GB"/>
                <w14:ligatures w14:val="standardContextual"/>
              </w:rPr>
              <w:tab/>
            </w:r>
            <w:r w:rsidRPr="00EA2ECA">
              <w:rPr>
                <w:rStyle w:val="Hyperlink"/>
              </w:rPr>
              <w:t>Security</w:t>
            </w:r>
            <w:r>
              <w:rPr>
                <w:webHidden/>
              </w:rPr>
              <w:tab/>
            </w:r>
            <w:r>
              <w:rPr>
                <w:webHidden/>
              </w:rPr>
              <w:fldChar w:fldCharType="begin"/>
            </w:r>
            <w:r>
              <w:rPr>
                <w:webHidden/>
              </w:rPr>
              <w:instrText xml:space="preserve"> PAGEREF _Toc226736281 \h </w:instrText>
            </w:r>
            <w:r>
              <w:rPr>
                <w:webHidden/>
              </w:rPr>
            </w:r>
            <w:r>
              <w:rPr>
                <w:webHidden/>
              </w:rPr>
              <w:fldChar w:fldCharType="separate"/>
            </w:r>
            <w:r>
              <w:rPr>
                <w:webHidden/>
              </w:rPr>
              <w:t>120</w:t>
            </w:r>
            <w:r>
              <w:rPr>
                <w:webHidden/>
              </w:rPr>
              <w:fldChar w:fldCharType="end"/>
            </w:r>
          </w:hyperlink>
        </w:p>
        <w:p w14:paraId="143D0CBD" w14:textId="787DF2E4"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82" w:history="1">
            <w:r w:rsidRPr="00EA2ECA">
              <w:rPr>
                <w:rStyle w:val="Hyperlink"/>
                <w:noProof/>
              </w:rPr>
              <w:t>4.4.1.</w:t>
            </w:r>
            <w:r>
              <w:rPr>
                <w:rFonts w:eastAsiaTheme="minorEastAsia"/>
                <w:noProof/>
                <w:kern w:val="2"/>
                <w:sz w:val="24"/>
                <w:szCs w:val="24"/>
                <w:lang w:eastAsia="en-GB"/>
                <w14:ligatures w14:val="standardContextual"/>
              </w:rPr>
              <w:tab/>
            </w:r>
            <w:r w:rsidRPr="00EA2ECA">
              <w:rPr>
                <w:rStyle w:val="Hyperlink"/>
                <w:noProof/>
              </w:rPr>
              <w:t>Infrastructure &amp; Network Security</w:t>
            </w:r>
            <w:r>
              <w:rPr>
                <w:noProof/>
                <w:webHidden/>
              </w:rPr>
              <w:tab/>
            </w:r>
            <w:r>
              <w:rPr>
                <w:noProof/>
                <w:webHidden/>
              </w:rPr>
              <w:fldChar w:fldCharType="begin"/>
            </w:r>
            <w:r>
              <w:rPr>
                <w:noProof/>
                <w:webHidden/>
              </w:rPr>
              <w:instrText xml:space="preserve"> PAGEREF _Toc226736282 \h </w:instrText>
            </w:r>
            <w:r>
              <w:rPr>
                <w:noProof/>
                <w:webHidden/>
              </w:rPr>
            </w:r>
            <w:r>
              <w:rPr>
                <w:noProof/>
                <w:webHidden/>
              </w:rPr>
              <w:fldChar w:fldCharType="separate"/>
            </w:r>
            <w:r>
              <w:rPr>
                <w:noProof/>
                <w:webHidden/>
              </w:rPr>
              <w:t>120</w:t>
            </w:r>
            <w:r>
              <w:rPr>
                <w:noProof/>
                <w:webHidden/>
              </w:rPr>
              <w:fldChar w:fldCharType="end"/>
            </w:r>
          </w:hyperlink>
        </w:p>
        <w:p w14:paraId="051E6E47" w14:textId="1CC9EC24"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83" w:history="1">
            <w:r w:rsidRPr="00EA2ECA">
              <w:rPr>
                <w:rStyle w:val="Hyperlink"/>
                <w:noProof/>
              </w:rPr>
              <w:t>4.4.2.</w:t>
            </w:r>
            <w:r>
              <w:rPr>
                <w:rFonts w:eastAsiaTheme="minorEastAsia"/>
                <w:noProof/>
                <w:kern w:val="2"/>
                <w:sz w:val="24"/>
                <w:szCs w:val="24"/>
                <w:lang w:eastAsia="en-GB"/>
                <w14:ligatures w14:val="standardContextual"/>
              </w:rPr>
              <w:tab/>
            </w:r>
            <w:r w:rsidRPr="00EA2ECA">
              <w:rPr>
                <w:rStyle w:val="Hyperlink"/>
                <w:noProof/>
              </w:rPr>
              <w:t>Identity, Access Management and Service Security</w:t>
            </w:r>
            <w:r>
              <w:rPr>
                <w:noProof/>
                <w:webHidden/>
              </w:rPr>
              <w:tab/>
            </w:r>
            <w:r>
              <w:rPr>
                <w:noProof/>
                <w:webHidden/>
              </w:rPr>
              <w:fldChar w:fldCharType="begin"/>
            </w:r>
            <w:r>
              <w:rPr>
                <w:noProof/>
                <w:webHidden/>
              </w:rPr>
              <w:instrText xml:space="preserve"> PAGEREF _Toc226736283 \h </w:instrText>
            </w:r>
            <w:r>
              <w:rPr>
                <w:noProof/>
                <w:webHidden/>
              </w:rPr>
            </w:r>
            <w:r>
              <w:rPr>
                <w:noProof/>
                <w:webHidden/>
              </w:rPr>
              <w:fldChar w:fldCharType="separate"/>
            </w:r>
            <w:r>
              <w:rPr>
                <w:noProof/>
                <w:webHidden/>
              </w:rPr>
              <w:t>121</w:t>
            </w:r>
            <w:r>
              <w:rPr>
                <w:noProof/>
                <w:webHidden/>
              </w:rPr>
              <w:fldChar w:fldCharType="end"/>
            </w:r>
          </w:hyperlink>
        </w:p>
        <w:p w14:paraId="7B79556F" w14:textId="6383AC50"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84" w:history="1">
            <w:r w:rsidRPr="00EA2ECA">
              <w:rPr>
                <w:rStyle w:val="Hyperlink"/>
                <w:noProof/>
              </w:rPr>
              <w:t>4.4.3.</w:t>
            </w:r>
            <w:r>
              <w:rPr>
                <w:rFonts w:eastAsiaTheme="minorEastAsia"/>
                <w:noProof/>
                <w:kern w:val="2"/>
                <w:sz w:val="24"/>
                <w:szCs w:val="24"/>
                <w:lang w:eastAsia="en-GB"/>
                <w14:ligatures w14:val="standardContextual"/>
              </w:rPr>
              <w:tab/>
            </w:r>
            <w:r w:rsidRPr="00EA2ECA">
              <w:rPr>
                <w:rStyle w:val="Hyperlink"/>
                <w:noProof/>
              </w:rPr>
              <w:t>Application Security</w:t>
            </w:r>
            <w:r>
              <w:rPr>
                <w:noProof/>
                <w:webHidden/>
              </w:rPr>
              <w:tab/>
            </w:r>
            <w:r>
              <w:rPr>
                <w:noProof/>
                <w:webHidden/>
              </w:rPr>
              <w:fldChar w:fldCharType="begin"/>
            </w:r>
            <w:r>
              <w:rPr>
                <w:noProof/>
                <w:webHidden/>
              </w:rPr>
              <w:instrText xml:space="preserve"> PAGEREF _Toc226736284 \h </w:instrText>
            </w:r>
            <w:r>
              <w:rPr>
                <w:noProof/>
                <w:webHidden/>
              </w:rPr>
            </w:r>
            <w:r>
              <w:rPr>
                <w:noProof/>
                <w:webHidden/>
              </w:rPr>
              <w:fldChar w:fldCharType="separate"/>
            </w:r>
            <w:r>
              <w:rPr>
                <w:noProof/>
                <w:webHidden/>
              </w:rPr>
              <w:t>122</w:t>
            </w:r>
            <w:r>
              <w:rPr>
                <w:noProof/>
                <w:webHidden/>
              </w:rPr>
              <w:fldChar w:fldCharType="end"/>
            </w:r>
          </w:hyperlink>
        </w:p>
        <w:p w14:paraId="78CF73A3" w14:textId="549B5CEF"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85" w:history="1">
            <w:r w:rsidRPr="00EA2ECA">
              <w:rPr>
                <w:rStyle w:val="Hyperlink"/>
                <w:noProof/>
              </w:rPr>
              <w:t>4.4.4.</w:t>
            </w:r>
            <w:r>
              <w:rPr>
                <w:rFonts w:eastAsiaTheme="minorEastAsia"/>
                <w:noProof/>
                <w:kern w:val="2"/>
                <w:sz w:val="24"/>
                <w:szCs w:val="24"/>
                <w:lang w:eastAsia="en-GB"/>
                <w14:ligatures w14:val="standardContextual"/>
              </w:rPr>
              <w:tab/>
            </w:r>
            <w:r w:rsidRPr="00EA2ECA">
              <w:rPr>
                <w:rStyle w:val="Hyperlink"/>
                <w:noProof/>
              </w:rPr>
              <w:t>Data Protection &amp; Encryption</w:t>
            </w:r>
            <w:r>
              <w:rPr>
                <w:noProof/>
                <w:webHidden/>
              </w:rPr>
              <w:tab/>
            </w:r>
            <w:r>
              <w:rPr>
                <w:noProof/>
                <w:webHidden/>
              </w:rPr>
              <w:fldChar w:fldCharType="begin"/>
            </w:r>
            <w:r>
              <w:rPr>
                <w:noProof/>
                <w:webHidden/>
              </w:rPr>
              <w:instrText xml:space="preserve"> PAGEREF _Toc226736285 \h </w:instrText>
            </w:r>
            <w:r>
              <w:rPr>
                <w:noProof/>
                <w:webHidden/>
              </w:rPr>
            </w:r>
            <w:r>
              <w:rPr>
                <w:noProof/>
                <w:webHidden/>
              </w:rPr>
              <w:fldChar w:fldCharType="separate"/>
            </w:r>
            <w:r>
              <w:rPr>
                <w:noProof/>
                <w:webHidden/>
              </w:rPr>
              <w:t>124</w:t>
            </w:r>
            <w:r>
              <w:rPr>
                <w:noProof/>
                <w:webHidden/>
              </w:rPr>
              <w:fldChar w:fldCharType="end"/>
            </w:r>
          </w:hyperlink>
        </w:p>
        <w:p w14:paraId="49943F35" w14:textId="7D754135"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86" w:history="1">
            <w:r w:rsidRPr="00EA2ECA">
              <w:rPr>
                <w:rStyle w:val="Hyperlink"/>
                <w:noProof/>
              </w:rPr>
              <w:t>4.4.5.</w:t>
            </w:r>
            <w:r>
              <w:rPr>
                <w:rFonts w:eastAsiaTheme="minorEastAsia"/>
                <w:noProof/>
                <w:kern w:val="2"/>
                <w:sz w:val="24"/>
                <w:szCs w:val="24"/>
                <w:lang w:eastAsia="en-GB"/>
                <w14:ligatures w14:val="standardContextual"/>
              </w:rPr>
              <w:tab/>
            </w:r>
            <w:r w:rsidRPr="00EA2ECA">
              <w:rPr>
                <w:rStyle w:val="Hyperlink"/>
                <w:noProof/>
              </w:rPr>
              <w:t>DevSecOps</w:t>
            </w:r>
            <w:r>
              <w:rPr>
                <w:noProof/>
                <w:webHidden/>
              </w:rPr>
              <w:tab/>
            </w:r>
            <w:r>
              <w:rPr>
                <w:noProof/>
                <w:webHidden/>
              </w:rPr>
              <w:fldChar w:fldCharType="begin"/>
            </w:r>
            <w:r>
              <w:rPr>
                <w:noProof/>
                <w:webHidden/>
              </w:rPr>
              <w:instrText xml:space="preserve"> PAGEREF _Toc226736286 \h </w:instrText>
            </w:r>
            <w:r>
              <w:rPr>
                <w:noProof/>
                <w:webHidden/>
              </w:rPr>
            </w:r>
            <w:r>
              <w:rPr>
                <w:noProof/>
                <w:webHidden/>
              </w:rPr>
              <w:fldChar w:fldCharType="separate"/>
            </w:r>
            <w:r>
              <w:rPr>
                <w:noProof/>
                <w:webHidden/>
              </w:rPr>
              <w:t>125</w:t>
            </w:r>
            <w:r>
              <w:rPr>
                <w:noProof/>
                <w:webHidden/>
              </w:rPr>
              <w:fldChar w:fldCharType="end"/>
            </w:r>
          </w:hyperlink>
        </w:p>
        <w:p w14:paraId="5749ABFE" w14:textId="1C22EBFC" w:rsidR="007E1D8C" w:rsidRDefault="007E1D8C">
          <w:pPr>
            <w:pStyle w:val="TOC2"/>
            <w:rPr>
              <w:rFonts w:eastAsiaTheme="minorEastAsia"/>
              <w:b w:val="0"/>
              <w:bCs w:val="0"/>
              <w:kern w:val="2"/>
              <w:sz w:val="24"/>
              <w:szCs w:val="24"/>
              <w:lang w:eastAsia="en-GB"/>
              <w14:ligatures w14:val="standardContextual"/>
            </w:rPr>
          </w:pPr>
          <w:hyperlink w:anchor="_Toc226736287" w:history="1">
            <w:r w:rsidRPr="00EA2ECA">
              <w:rPr>
                <w:rStyle w:val="Hyperlink"/>
              </w:rPr>
              <w:t>4.5.</w:t>
            </w:r>
            <w:r>
              <w:rPr>
                <w:rFonts w:eastAsiaTheme="minorEastAsia"/>
                <w:b w:val="0"/>
                <w:bCs w:val="0"/>
                <w:kern w:val="2"/>
                <w:sz w:val="24"/>
                <w:szCs w:val="24"/>
                <w:lang w:eastAsia="en-GB"/>
                <w14:ligatures w14:val="standardContextual"/>
              </w:rPr>
              <w:tab/>
            </w:r>
            <w:r w:rsidRPr="00EA2ECA">
              <w:rPr>
                <w:rStyle w:val="Hyperlink"/>
              </w:rPr>
              <w:t>Observability &amp; Monitoring</w:t>
            </w:r>
            <w:r>
              <w:rPr>
                <w:webHidden/>
              </w:rPr>
              <w:tab/>
            </w:r>
            <w:r>
              <w:rPr>
                <w:webHidden/>
              </w:rPr>
              <w:fldChar w:fldCharType="begin"/>
            </w:r>
            <w:r>
              <w:rPr>
                <w:webHidden/>
              </w:rPr>
              <w:instrText xml:space="preserve"> PAGEREF _Toc226736287 \h </w:instrText>
            </w:r>
            <w:r>
              <w:rPr>
                <w:webHidden/>
              </w:rPr>
            </w:r>
            <w:r>
              <w:rPr>
                <w:webHidden/>
              </w:rPr>
              <w:fldChar w:fldCharType="separate"/>
            </w:r>
            <w:r>
              <w:rPr>
                <w:webHidden/>
              </w:rPr>
              <w:t>125</w:t>
            </w:r>
            <w:r>
              <w:rPr>
                <w:webHidden/>
              </w:rPr>
              <w:fldChar w:fldCharType="end"/>
            </w:r>
          </w:hyperlink>
        </w:p>
        <w:p w14:paraId="40582403" w14:textId="2E72104B"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88" w:history="1">
            <w:r w:rsidRPr="00EA2ECA">
              <w:rPr>
                <w:rStyle w:val="Hyperlink"/>
                <w:noProof/>
              </w:rPr>
              <w:t>4.5.1.</w:t>
            </w:r>
            <w:r>
              <w:rPr>
                <w:rFonts w:eastAsiaTheme="minorEastAsia"/>
                <w:noProof/>
                <w:kern w:val="2"/>
                <w:sz w:val="24"/>
                <w:szCs w:val="24"/>
                <w:lang w:eastAsia="en-GB"/>
                <w14:ligatures w14:val="standardContextual"/>
              </w:rPr>
              <w:tab/>
            </w:r>
            <w:r w:rsidRPr="00EA2ECA">
              <w:rPr>
                <w:rStyle w:val="Hyperlink"/>
                <w:noProof/>
              </w:rPr>
              <w:t>Threat Detection &amp; Logging</w:t>
            </w:r>
            <w:r>
              <w:rPr>
                <w:noProof/>
                <w:webHidden/>
              </w:rPr>
              <w:tab/>
            </w:r>
            <w:r>
              <w:rPr>
                <w:noProof/>
                <w:webHidden/>
              </w:rPr>
              <w:fldChar w:fldCharType="begin"/>
            </w:r>
            <w:r>
              <w:rPr>
                <w:noProof/>
                <w:webHidden/>
              </w:rPr>
              <w:instrText xml:space="preserve"> PAGEREF _Toc226736288 \h </w:instrText>
            </w:r>
            <w:r>
              <w:rPr>
                <w:noProof/>
                <w:webHidden/>
              </w:rPr>
            </w:r>
            <w:r>
              <w:rPr>
                <w:noProof/>
                <w:webHidden/>
              </w:rPr>
              <w:fldChar w:fldCharType="separate"/>
            </w:r>
            <w:r>
              <w:rPr>
                <w:noProof/>
                <w:webHidden/>
              </w:rPr>
              <w:t>125</w:t>
            </w:r>
            <w:r>
              <w:rPr>
                <w:noProof/>
                <w:webHidden/>
              </w:rPr>
              <w:fldChar w:fldCharType="end"/>
            </w:r>
          </w:hyperlink>
        </w:p>
        <w:p w14:paraId="106A60C8" w14:textId="1FF8A971"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89" w:history="1">
            <w:r w:rsidRPr="00EA2ECA">
              <w:rPr>
                <w:rStyle w:val="Hyperlink"/>
                <w:noProof/>
              </w:rPr>
              <w:t>4.5.2.</w:t>
            </w:r>
            <w:r>
              <w:rPr>
                <w:rFonts w:eastAsiaTheme="minorEastAsia"/>
                <w:noProof/>
                <w:kern w:val="2"/>
                <w:sz w:val="24"/>
                <w:szCs w:val="24"/>
                <w:lang w:eastAsia="en-GB"/>
                <w14:ligatures w14:val="standardContextual"/>
              </w:rPr>
              <w:tab/>
            </w:r>
            <w:r w:rsidRPr="00EA2ECA">
              <w:rPr>
                <w:rStyle w:val="Hyperlink"/>
                <w:noProof/>
              </w:rPr>
              <w:t>Centralized Monitoring</w:t>
            </w:r>
            <w:r>
              <w:rPr>
                <w:noProof/>
                <w:webHidden/>
              </w:rPr>
              <w:tab/>
            </w:r>
            <w:r>
              <w:rPr>
                <w:noProof/>
                <w:webHidden/>
              </w:rPr>
              <w:fldChar w:fldCharType="begin"/>
            </w:r>
            <w:r>
              <w:rPr>
                <w:noProof/>
                <w:webHidden/>
              </w:rPr>
              <w:instrText xml:space="preserve"> PAGEREF _Toc226736289 \h </w:instrText>
            </w:r>
            <w:r>
              <w:rPr>
                <w:noProof/>
                <w:webHidden/>
              </w:rPr>
            </w:r>
            <w:r>
              <w:rPr>
                <w:noProof/>
                <w:webHidden/>
              </w:rPr>
              <w:fldChar w:fldCharType="separate"/>
            </w:r>
            <w:r>
              <w:rPr>
                <w:noProof/>
                <w:webHidden/>
              </w:rPr>
              <w:t>126</w:t>
            </w:r>
            <w:r>
              <w:rPr>
                <w:noProof/>
                <w:webHidden/>
              </w:rPr>
              <w:fldChar w:fldCharType="end"/>
            </w:r>
          </w:hyperlink>
        </w:p>
        <w:p w14:paraId="5C0F9C64" w14:textId="2387B9F9"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90" w:history="1">
            <w:r w:rsidRPr="00EA2ECA">
              <w:rPr>
                <w:rStyle w:val="Hyperlink"/>
                <w:noProof/>
              </w:rPr>
              <w:t>4.5.3.</w:t>
            </w:r>
            <w:r>
              <w:rPr>
                <w:rFonts w:eastAsiaTheme="minorEastAsia"/>
                <w:noProof/>
                <w:kern w:val="2"/>
                <w:sz w:val="24"/>
                <w:szCs w:val="24"/>
                <w:lang w:eastAsia="en-GB"/>
                <w14:ligatures w14:val="standardContextual"/>
              </w:rPr>
              <w:tab/>
            </w:r>
            <w:r w:rsidRPr="00EA2ECA">
              <w:rPr>
                <w:rStyle w:val="Hyperlink"/>
                <w:noProof/>
              </w:rPr>
              <w:t>Automated Remediation</w:t>
            </w:r>
            <w:r>
              <w:rPr>
                <w:noProof/>
                <w:webHidden/>
              </w:rPr>
              <w:tab/>
            </w:r>
            <w:r>
              <w:rPr>
                <w:noProof/>
                <w:webHidden/>
              </w:rPr>
              <w:fldChar w:fldCharType="begin"/>
            </w:r>
            <w:r>
              <w:rPr>
                <w:noProof/>
                <w:webHidden/>
              </w:rPr>
              <w:instrText xml:space="preserve"> PAGEREF _Toc226736290 \h </w:instrText>
            </w:r>
            <w:r>
              <w:rPr>
                <w:noProof/>
                <w:webHidden/>
              </w:rPr>
            </w:r>
            <w:r>
              <w:rPr>
                <w:noProof/>
                <w:webHidden/>
              </w:rPr>
              <w:fldChar w:fldCharType="separate"/>
            </w:r>
            <w:r>
              <w:rPr>
                <w:noProof/>
                <w:webHidden/>
              </w:rPr>
              <w:t>126</w:t>
            </w:r>
            <w:r>
              <w:rPr>
                <w:noProof/>
                <w:webHidden/>
              </w:rPr>
              <w:fldChar w:fldCharType="end"/>
            </w:r>
          </w:hyperlink>
        </w:p>
        <w:p w14:paraId="5DEF89F5" w14:textId="0A90E7E0" w:rsidR="007E1D8C" w:rsidRDefault="007E1D8C">
          <w:pPr>
            <w:pStyle w:val="TOC2"/>
            <w:rPr>
              <w:rFonts w:eastAsiaTheme="minorEastAsia"/>
              <w:b w:val="0"/>
              <w:bCs w:val="0"/>
              <w:kern w:val="2"/>
              <w:sz w:val="24"/>
              <w:szCs w:val="24"/>
              <w:lang w:eastAsia="en-GB"/>
              <w14:ligatures w14:val="standardContextual"/>
            </w:rPr>
          </w:pPr>
          <w:hyperlink w:anchor="_Toc226736291" w:history="1">
            <w:r w:rsidRPr="00EA2ECA">
              <w:rPr>
                <w:rStyle w:val="Hyperlink"/>
              </w:rPr>
              <w:t>4.6.</w:t>
            </w:r>
            <w:r>
              <w:rPr>
                <w:rFonts w:eastAsiaTheme="minorEastAsia"/>
                <w:b w:val="0"/>
                <w:bCs w:val="0"/>
                <w:kern w:val="2"/>
                <w:sz w:val="24"/>
                <w:szCs w:val="24"/>
                <w:lang w:eastAsia="en-GB"/>
                <w14:ligatures w14:val="standardContextual"/>
              </w:rPr>
              <w:tab/>
            </w:r>
            <w:r w:rsidRPr="00EA2ECA">
              <w:rPr>
                <w:rStyle w:val="Hyperlink"/>
              </w:rPr>
              <w:t>API</w:t>
            </w:r>
            <w:r>
              <w:rPr>
                <w:webHidden/>
              </w:rPr>
              <w:tab/>
            </w:r>
            <w:r>
              <w:rPr>
                <w:webHidden/>
              </w:rPr>
              <w:fldChar w:fldCharType="begin"/>
            </w:r>
            <w:r>
              <w:rPr>
                <w:webHidden/>
              </w:rPr>
              <w:instrText xml:space="preserve"> PAGEREF _Toc226736291 \h </w:instrText>
            </w:r>
            <w:r>
              <w:rPr>
                <w:webHidden/>
              </w:rPr>
            </w:r>
            <w:r>
              <w:rPr>
                <w:webHidden/>
              </w:rPr>
              <w:fldChar w:fldCharType="separate"/>
            </w:r>
            <w:r>
              <w:rPr>
                <w:webHidden/>
              </w:rPr>
              <w:t>126</w:t>
            </w:r>
            <w:r>
              <w:rPr>
                <w:webHidden/>
              </w:rPr>
              <w:fldChar w:fldCharType="end"/>
            </w:r>
          </w:hyperlink>
        </w:p>
        <w:p w14:paraId="498C6FD8" w14:textId="7B612D77"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92" w:history="1">
            <w:r w:rsidRPr="00EA2ECA">
              <w:rPr>
                <w:rStyle w:val="Hyperlink"/>
                <w:noProof/>
              </w:rPr>
              <w:t>4.6.1.</w:t>
            </w:r>
            <w:r>
              <w:rPr>
                <w:rFonts w:eastAsiaTheme="minorEastAsia"/>
                <w:noProof/>
                <w:kern w:val="2"/>
                <w:sz w:val="24"/>
                <w:szCs w:val="24"/>
                <w:lang w:eastAsia="en-GB"/>
                <w14:ligatures w14:val="standardContextual"/>
              </w:rPr>
              <w:tab/>
            </w:r>
            <w:r w:rsidRPr="00EA2ECA">
              <w:rPr>
                <w:rStyle w:val="Hyperlink"/>
                <w:noProof/>
              </w:rPr>
              <w:t>Design</w:t>
            </w:r>
            <w:r>
              <w:rPr>
                <w:noProof/>
                <w:webHidden/>
              </w:rPr>
              <w:tab/>
            </w:r>
            <w:r>
              <w:rPr>
                <w:noProof/>
                <w:webHidden/>
              </w:rPr>
              <w:fldChar w:fldCharType="begin"/>
            </w:r>
            <w:r>
              <w:rPr>
                <w:noProof/>
                <w:webHidden/>
              </w:rPr>
              <w:instrText xml:space="preserve"> PAGEREF _Toc226736292 \h </w:instrText>
            </w:r>
            <w:r>
              <w:rPr>
                <w:noProof/>
                <w:webHidden/>
              </w:rPr>
            </w:r>
            <w:r>
              <w:rPr>
                <w:noProof/>
                <w:webHidden/>
              </w:rPr>
              <w:fldChar w:fldCharType="separate"/>
            </w:r>
            <w:r>
              <w:rPr>
                <w:noProof/>
                <w:webHidden/>
              </w:rPr>
              <w:t>1</w:t>
            </w:r>
            <w:r>
              <w:rPr>
                <w:noProof/>
                <w:webHidden/>
              </w:rPr>
              <w:t>2</w:t>
            </w:r>
            <w:r>
              <w:rPr>
                <w:noProof/>
                <w:webHidden/>
              </w:rPr>
              <w:t>6</w:t>
            </w:r>
            <w:r>
              <w:rPr>
                <w:noProof/>
                <w:webHidden/>
              </w:rPr>
              <w:fldChar w:fldCharType="end"/>
            </w:r>
          </w:hyperlink>
        </w:p>
        <w:p w14:paraId="2BAB8444" w14:textId="3615D0DF"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93" w:history="1">
            <w:r w:rsidRPr="00EA2ECA">
              <w:rPr>
                <w:rStyle w:val="Hyperlink"/>
                <w:noProof/>
              </w:rPr>
              <w:t>4.6.2.</w:t>
            </w:r>
            <w:r>
              <w:rPr>
                <w:rFonts w:eastAsiaTheme="minorEastAsia"/>
                <w:noProof/>
                <w:kern w:val="2"/>
                <w:sz w:val="24"/>
                <w:szCs w:val="24"/>
                <w:lang w:eastAsia="en-GB"/>
                <w14:ligatures w14:val="standardContextual"/>
              </w:rPr>
              <w:tab/>
            </w:r>
            <w:r w:rsidRPr="00EA2ECA">
              <w:rPr>
                <w:rStyle w:val="Hyperlink"/>
                <w:noProof/>
              </w:rPr>
              <w:t>API Versioning</w:t>
            </w:r>
            <w:r>
              <w:rPr>
                <w:noProof/>
                <w:webHidden/>
              </w:rPr>
              <w:tab/>
            </w:r>
            <w:r>
              <w:rPr>
                <w:noProof/>
                <w:webHidden/>
              </w:rPr>
              <w:fldChar w:fldCharType="begin"/>
            </w:r>
            <w:r>
              <w:rPr>
                <w:noProof/>
                <w:webHidden/>
              </w:rPr>
              <w:instrText xml:space="preserve"> PAGEREF _Toc226736293 \h </w:instrText>
            </w:r>
            <w:r>
              <w:rPr>
                <w:noProof/>
                <w:webHidden/>
              </w:rPr>
            </w:r>
            <w:r>
              <w:rPr>
                <w:noProof/>
                <w:webHidden/>
              </w:rPr>
              <w:fldChar w:fldCharType="separate"/>
            </w:r>
            <w:r>
              <w:rPr>
                <w:noProof/>
                <w:webHidden/>
              </w:rPr>
              <w:t>127</w:t>
            </w:r>
            <w:r>
              <w:rPr>
                <w:noProof/>
                <w:webHidden/>
              </w:rPr>
              <w:fldChar w:fldCharType="end"/>
            </w:r>
          </w:hyperlink>
        </w:p>
        <w:p w14:paraId="6DFDF386" w14:textId="174C48D5"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94" w:history="1">
            <w:r w:rsidRPr="00EA2ECA">
              <w:rPr>
                <w:rStyle w:val="Hyperlink"/>
                <w:noProof/>
              </w:rPr>
              <w:t>4.6.3.</w:t>
            </w:r>
            <w:r>
              <w:rPr>
                <w:rFonts w:eastAsiaTheme="minorEastAsia"/>
                <w:noProof/>
                <w:kern w:val="2"/>
                <w:sz w:val="24"/>
                <w:szCs w:val="24"/>
                <w:lang w:eastAsia="en-GB"/>
                <w14:ligatures w14:val="standardContextual"/>
              </w:rPr>
              <w:tab/>
            </w:r>
            <w:r w:rsidRPr="00EA2ECA">
              <w:rPr>
                <w:rStyle w:val="Hyperlink"/>
                <w:noProof/>
              </w:rPr>
              <w:t>Non-repudiation</w:t>
            </w:r>
            <w:r>
              <w:rPr>
                <w:noProof/>
                <w:webHidden/>
              </w:rPr>
              <w:tab/>
            </w:r>
            <w:r>
              <w:rPr>
                <w:noProof/>
                <w:webHidden/>
              </w:rPr>
              <w:fldChar w:fldCharType="begin"/>
            </w:r>
            <w:r>
              <w:rPr>
                <w:noProof/>
                <w:webHidden/>
              </w:rPr>
              <w:instrText xml:space="preserve"> PAGEREF _Toc226736294 \h </w:instrText>
            </w:r>
            <w:r>
              <w:rPr>
                <w:noProof/>
                <w:webHidden/>
              </w:rPr>
            </w:r>
            <w:r>
              <w:rPr>
                <w:noProof/>
                <w:webHidden/>
              </w:rPr>
              <w:fldChar w:fldCharType="separate"/>
            </w:r>
            <w:r>
              <w:rPr>
                <w:noProof/>
                <w:webHidden/>
              </w:rPr>
              <w:t>128</w:t>
            </w:r>
            <w:r>
              <w:rPr>
                <w:noProof/>
                <w:webHidden/>
              </w:rPr>
              <w:fldChar w:fldCharType="end"/>
            </w:r>
          </w:hyperlink>
        </w:p>
        <w:p w14:paraId="42745F2E" w14:textId="6EF1C512"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95" w:history="1">
            <w:r w:rsidRPr="00EA2ECA">
              <w:rPr>
                <w:rStyle w:val="Hyperlink"/>
                <w:noProof/>
              </w:rPr>
              <w:t>4.6.4.</w:t>
            </w:r>
            <w:r>
              <w:rPr>
                <w:rFonts w:eastAsiaTheme="minorEastAsia"/>
                <w:noProof/>
                <w:kern w:val="2"/>
                <w:sz w:val="24"/>
                <w:szCs w:val="24"/>
                <w:lang w:eastAsia="en-GB"/>
                <w14:ligatures w14:val="standardContextual"/>
              </w:rPr>
              <w:tab/>
            </w:r>
            <w:r w:rsidRPr="00EA2ECA">
              <w:rPr>
                <w:rStyle w:val="Hyperlink"/>
                <w:noProof/>
              </w:rPr>
              <w:t>Error management in API</w:t>
            </w:r>
            <w:r>
              <w:rPr>
                <w:noProof/>
                <w:webHidden/>
              </w:rPr>
              <w:tab/>
            </w:r>
            <w:r>
              <w:rPr>
                <w:noProof/>
                <w:webHidden/>
              </w:rPr>
              <w:fldChar w:fldCharType="begin"/>
            </w:r>
            <w:r>
              <w:rPr>
                <w:noProof/>
                <w:webHidden/>
              </w:rPr>
              <w:instrText xml:space="preserve"> PAGEREF _Toc226736295 \h </w:instrText>
            </w:r>
            <w:r>
              <w:rPr>
                <w:noProof/>
                <w:webHidden/>
              </w:rPr>
            </w:r>
            <w:r>
              <w:rPr>
                <w:noProof/>
                <w:webHidden/>
              </w:rPr>
              <w:fldChar w:fldCharType="separate"/>
            </w:r>
            <w:r>
              <w:rPr>
                <w:noProof/>
                <w:webHidden/>
              </w:rPr>
              <w:t>128</w:t>
            </w:r>
            <w:r>
              <w:rPr>
                <w:noProof/>
                <w:webHidden/>
              </w:rPr>
              <w:fldChar w:fldCharType="end"/>
            </w:r>
          </w:hyperlink>
        </w:p>
        <w:p w14:paraId="05743929" w14:textId="58ECA903"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96" w:history="1">
            <w:r w:rsidRPr="00EA2ECA">
              <w:rPr>
                <w:rStyle w:val="Hyperlink"/>
                <w:noProof/>
              </w:rPr>
              <w:t>4.6.5.</w:t>
            </w:r>
            <w:r>
              <w:rPr>
                <w:rFonts w:eastAsiaTheme="minorEastAsia"/>
                <w:noProof/>
                <w:kern w:val="2"/>
                <w:sz w:val="24"/>
                <w:szCs w:val="24"/>
                <w:lang w:eastAsia="en-GB"/>
                <w14:ligatures w14:val="standardContextual"/>
              </w:rPr>
              <w:tab/>
            </w:r>
            <w:r w:rsidRPr="00EA2ECA">
              <w:rPr>
                <w:rStyle w:val="Hyperlink"/>
                <w:noProof/>
              </w:rPr>
              <w:t>Idempotency</w:t>
            </w:r>
            <w:r>
              <w:rPr>
                <w:noProof/>
                <w:webHidden/>
              </w:rPr>
              <w:tab/>
            </w:r>
            <w:r>
              <w:rPr>
                <w:noProof/>
                <w:webHidden/>
              </w:rPr>
              <w:fldChar w:fldCharType="begin"/>
            </w:r>
            <w:r>
              <w:rPr>
                <w:noProof/>
                <w:webHidden/>
              </w:rPr>
              <w:instrText xml:space="preserve"> PAGEREF _Toc226736296 \h </w:instrText>
            </w:r>
            <w:r>
              <w:rPr>
                <w:noProof/>
                <w:webHidden/>
              </w:rPr>
            </w:r>
            <w:r>
              <w:rPr>
                <w:noProof/>
                <w:webHidden/>
              </w:rPr>
              <w:fldChar w:fldCharType="separate"/>
            </w:r>
            <w:r>
              <w:rPr>
                <w:noProof/>
                <w:webHidden/>
              </w:rPr>
              <w:t>129</w:t>
            </w:r>
            <w:r>
              <w:rPr>
                <w:noProof/>
                <w:webHidden/>
              </w:rPr>
              <w:fldChar w:fldCharType="end"/>
            </w:r>
          </w:hyperlink>
        </w:p>
        <w:p w14:paraId="56C19E61" w14:textId="0AF3DCDA"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297" w:history="1">
            <w:r w:rsidRPr="00EA2ECA">
              <w:rPr>
                <w:rStyle w:val="Hyperlink"/>
                <w:noProof/>
              </w:rPr>
              <w:t>4.6.6.</w:t>
            </w:r>
            <w:r>
              <w:rPr>
                <w:rFonts w:eastAsiaTheme="minorEastAsia"/>
                <w:noProof/>
                <w:kern w:val="2"/>
                <w:sz w:val="24"/>
                <w:szCs w:val="24"/>
                <w:lang w:eastAsia="en-GB"/>
                <w14:ligatures w14:val="standardContextual"/>
              </w:rPr>
              <w:tab/>
            </w:r>
            <w:r w:rsidRPr="00EA2ECA">
              <w:rPr>
                <w:rStyle w:val="Hyperlink"/>
                <w:noProof/>
              </w:rPr>
              <w:t>API consumption</w:t>
            </w:r>
            <w:r>
              <w:rPr>
                <w:noProof/>
                <w:webHidden/>
              </w:rPr>
              <w:tab/>
            </w:r>
            <w:r>
              <w:rPr>
                <w:noProof/>
                <w:webHidden/>
              </w:rPr>
              <w:fldChar w:fldCharType="begin"/>
            </w:r>
            <w:r>
              <w:rPr>
                <w:noProof/>
                <w:webHidden/>
              </w:rPr>
              <w:instrText xml:space="preserve"> PAGEREF _Toc226736297 \h </w:instrText>
            </w:r>
            <w:r>
              <w:rPr>
                <w:noProof/>
                <w:webHidden/>
              </w:rPr>
            </w:r>
            <w:r>
              <w:rPr>
                <w:noProof/>
                <w:webHidden/>
              </w:rPr>
              <w:fldChar w:fldCharType="separate"/>
            </w:r>
            <w:r>
              <w:rPr>
                <w:noProof/>
                <w:webHidden/>
              </w:rPr>
              <w:t>129</w:t>
            </w:r>
            <w:r>
              <w:rPr>
                <w:noProof/>
                <w:webHidden/>
              </w:rPr>
              <w:fldChar w:fldCharType="end"/>
            </w:r>
          </w:hyperlink>
        </w:p>
        <w:p w14:paraId="5CE5C9D3" w14:textId="7C3A6882" w:rsidR="007E1D8C" w:rsidRDefault="007E1D8C">
          <w:pPr>
            <w:pStyle w:val="TOC1"/>
            <w:tabs>
              <w:tab w:val="right" w:leader="dot" w:pos="9628"/>
            </w:tabs>
            <w:rPr>
              <w:rFonts w:eastAsiaTheme="minorEastAsia"/>
              <w:noProof/>
              <w:kern w:val="2"/>
              <w:sz w:val="24"/>
              <w:szCs w:val="24"/>
              <w:lang w:eastAsia="en-GB"/>
              <w14:ligatures w14:val="standardContextual"/>
            </w:rPr>
          </w:pPr>
          <w:hyperlink w:anchor="_Toc226736298" w:history="1">
            <w:r w:rsidRPr="00EA2ECA">
              <w:rPr>
                <w:rStyle w:val="Hyperlink"/>
                <w:noProof/>
              </w:rPr>
              <w:t>5.</w:t>
            </w:r>
            <w:r>
              <w:rPr>
                <w:rFonts w:eastAsiaTheme="minorEastAsia"/>
                <w:noProof/>
                <w:kern w:val="2"/>
                <w:sz w:val="24"/>
                <w:szCs w:val="24"/>
                <w:lang w:eastAsia="en-GB"/>
                <w14:ligatures w14:val="standardContextual"/>
              </w:rPr>
              <w:tab/>
            </w:r>
            <w:r w:rsidRPr="00EA2ECA">
              <w:rPr>
                <w:rStyle w:val="Hyperlink"/>
                <w:noProof/>
              </w:rPr>
              <w:t>User interfaces</w:t>
            </w:r>
            <w:r>
              <w:rPr>
                <w:noProof/>
                <w:webHidden/>
              </w:rPr>
              <w:tab/>
            </w:r>
            <w:r>
              <w:rPr>
                <w:noProof/>
                <w:webHidden/>
              </w:rPr>
              <w:fldChar w:fldCharType="begin"/>
            </w:r>
            <w:r>
              <w:rPr>
                <w:noProof/>
                <w:webHidden/>
              </w:rPr>
              <w:instrText xml:space="preserve"> PAGEREF _Toc226736298 \h </w:instrText>
            </w:r>
            <w:r>
              <w:rPr>
                <w:noProof/>
                <w:webHidden/>
              </w:rPr>
            </w:r>
            <w:r>
              <w:rPr>
                <w:noProof/>
                <w:webHidden/>
              </w:rPr>
              <w:fldChar w:fldCharType="separate"/>
            </w:r>
            <w:r>
              <w:rPr>
                <w:noProof/>
                <w:webHidden/>
              </w:rPr>
              <w:t>131</w:t>
            </w:r>
            <w:r>
              <w:rPr>
                <w:noProof/>
                <w:webHidden/>
              </w:rPr>
              <w:fldChar w:fldCharType="end"/>
            </w:r>
          </w:hyperlink>
        </w:p>
        <w:p w14:paraId="767C94A4" w14:textId="084E4A9B" w:rsidR="007E1D8C" w:rsidRDefault="007E1D8C">
          <w:pPr>
            <w:pStyle w:val="TOC2"/>
            <w:rPr>
              <w:rFonts w:eastAsiaTheme="minorEastAsia"/>
              <w:b w:val="0"/>
              <w:bCs w:val="0"/>
              <w:kern w:val="2"/>
              <w:sz w:val="24"/>
              <w:szCs w:val="24"/>
              <w:lang w:eastAsia="en-GB"/>
              <w14:ligatures w14:val="standardContextual"/>
            </w:rPr>
          </w:pPr>
          <w:hyperlink w:anchor="_Toc226736299" w:history="1">
            <w:r w:rsidRPr="00EA2ECA">
              <w:rPr>
                <w:rStyle w:val="Hyperlink"/>
              </w:rPr>
              <w:t>5.1.</w:t>
            </w:r>
            <w:r>
              <w:rPr>
                <w:rFonts w:eastAsiaTheme="minorEastAsia"/>
                <w:b w:val="0"/>
                <w:bCs w:val="0"/>
                <w:kern w:val="2"/>
                <w:sz w:val="24"/>
                <w:szCs w:val="24"/>
                <w:lang w:eastAsia="en-GB"/>
                <w14:ligatures w14:val="standardContextual"/>
              </w:rPr>
              <w:tab/>
            </w:r>
            <w:r w:rsidRPr="00EA2ECA">
              <w:rPr>
                <w:rStyle w:val="Hyperlink"/>
              </w:rPr>
              <w:t>UI general principles</w:t>
            </w:r>
            <w:r>
              <w:rPr>
                <w:webHidden/>
              </w:rPr>
              <w:tab/>
            </w:r>
            <w:r>
              <w:rPr>
                <w:webHidden/>
              </w:rPr>
              <w:fldChar w:fldCharType="begin"/>
            </w:r>
            <w:r>
              <w:rPr>
                <w:webHidden/>
              </w:rPr>
              <w:instrText xml:space="preserve"> PAGEREF _Toc226736299 \h </w:instrText>
            </w:r>
            <w:r>
              <w:rPr>
                <w:webHidden/>
              </w:rPr>
            </w:r>
            <w:r>
              <w:rPr>
                <w:webHidden/>
              </w:rPr>
              <w:fldChar w:fldCharType="separate"/>
            </w:r>
            <w:r>
              <w:rPr>
                <w:webHidden/>
              </w:rPr>
              <w:t>131</w:t>
            </w:r>
            <w:r>
              <w:rPr>
                <w:webHidden/>
              </w:rPr>
              <w:fldChar w:fldCharType="end"/>
            </w:r>
          </w:hyperlink>
        </w:p>
        <w:p w14:paraId="245F547C" w14:textId="55913768" w:rsidR="007E1D8C" w:rsidRDefault="007E1D8C">
          <w:pPr>
            <w:pStyle w:val="TOC3"/>
            <w:tabs>
              <w:tab w:val="left" w:pos="1440"/>
              <w:tab w:val="right" w:leader="dot" w:pos="9628"/>
            </w:tabs>
            <w:rPr>
              <w:rFonts w:eastAsiaTheme="minorEastAsia"/>
              <w:noProof/>
              <w:kern w:val="2"/>
              <w:sz w:val="24"/>
              <w:szCs w:val="24"/>
              <w:lang w:eastAsia="en-GB"/>
              <w14:ligatures w14:val="standardContextual"/>
            </w:rPr>
          </w:pPr>
          <w:hyperlink w:anchor="_Toc226736300" w:history="1">
            <w:r w:rsidRPr="00EA2ECA">
              <w:rPr>
                <w:rStyle w:val="Hyperlink"/>
                <w:noProof/>
              </w:rPr>
              <w:t>5.1.1.</w:t>
            </w:r>
            <w:r>
              <w:rPr>
                <w:rFonts w:eastAsiaTheme="minorEastAsia"/>
                <w:noProof/>
                <w:kern w:val="2"/>
                <w:sz w:val="24"/>
                <w:szCs w:val="24"/>
                <w:lang w:eastAsia="en-GB"/>
                <w14:ligatures w14:val="standardContextual"/>
              </w:rPr>
              <w:tab/>
            </w:r>
            <w:r w:rsidRPr="00EA2ECA">
              <w:rPr>
                <w:rStyle w:val="Hyperlink"/>
                <w:noProof/>
              </w:rPr>
              <w:t>Amount formatting</w:t>
            </w:r>
            <w:r>
              <w:rPr>
                <w:noProof/>
                <w:webHidden/>
              </w:rPr>
              <w:tab/>
            </w:r>
            <w:r>
              <w:rPr>
                <w:noProof/>
                <w:webHidden/>
              </w:rPr>
              <w:fldChar w:fldCharType="begin"/>
            </w:r>
            <w:r>
              <w:rPr>
                <w:noProof/>
                <w:webHidden/>
              </w:rPr>
              <w:instrText xml:space="preserve"> PAGEREF _Toc226736300 \h </w:instrText>
            </w:r>
            <w:r>
              <w:rPr>
                <w:noProof/>
                <w:webHidden/>
              </w:rPr>
            </w:r>
            <w:r>
              <w:rPr>
                <w:noProof/>
                <w:webHidden/>
              </w:rPr>
              <w:fldChar w:fldCharType="separate"/>
            </w:r>
            <w:r>
              <w:rPr>
                <w:noProof/>
                <w:webHidden/>
              </w:rPr>
              <w:t>131</w:t>
            </w:r>
            <w:r>
              <w:rPr>
                <w:noProof/>
                <w:webHidden/>
              </w:rPr>
              <w:fldChar w:fldCharType="end"/>
            </w:r>
          </w:hyperlink>
        </w:p>
        <w:p w14:paraId="7838EB17" w14:textId="195315CB" w:rsidR="007E1D8C" w:rsidRDefault="007E1D8C">
          <w:pPr>
            <w:pStyle w:val="TOC2"/>
            <w:rPr>
              <w:rFonts w:eastAsiaTheme="minorEastAsia"/>
              <w:b w:val="0"/>
              <w:bCs w:val="0"/>
              <w:kern w:val="2"/>
              <w:sz w:val="24"/>
              <w:szCs w:val="24"/>
              <w:lang w:eastAsia="en-GB"/>
              <w14:ligatures w14:val="standardContextual"/>
            </w:rPr>
          </w:pPr>
          <w:hyperlink w:anchor="_Toc226736301" w:history="1">
            <w:r w:rsidRPr="00EA2ECA">
              <w:rPr>
                <w:rStyle w:val="Hyperlink"/>
              </w:rPr>
              <w:t>5.2.</w:t>
            </w:r>
            <w:r>
              <w:rPr>
                <w:rFonts w:eastAsiaTheme="minorEastAsia"/>
                <w:b w:val="0"/>
                <w:bCs w:val="0"/>
                <w:kern w:val="2"/>
                <w:sz w:val="24"/>
                <w:szCs w:val="24"/>
                <w:lang w:eastAsia="en-GB"/>
                <w14:ligatures w14:val="standardContextual"/>
              </w:rPr>
              <w:tab/>
            </w:r>
            <w:r w:rsidRPr="00EA2ECA">
              <w:rPr>
                <w:rStyle w:val="Hyperlink"/>
              </w:rPr>
              <w:t>UI for customers</w:t>
            </w:r>
            <w:r>
              <w:rPr>
                <w:webHidden/>
              </w:rPr>
              <w:tab/>
            </w:r>
            <w:r>
              <w:rPr>
                <w:webHidden/>
              </w:rPr>
              <w:fldChar w:fldCharType="begin"/>
            </w:r>
            <w:r>
              <w:rPr>
                <w:webHidden/>
              </w:rPr>
              <w:instrText xml:space="preserve"> PAGEREF _Toc226736301 \h </w:instrText>
            </w:r>
            <w:r>
              <w:rPr>
                <w:webHidden/>
              </w:rPr>
            </w:r>
            <w:r>
              <w:rPr>
                <w:webHidden/>
              </w:rPr>
              <w:fldChar w:fldCharType="separate"/>
            </w:r>
            <w:r>
              <w:rPr>
                <w:webHidden/>
              </w:rPr>
              <w:t>131</w:t>
            </w:r>
            <w:r>
              <w:rPr>
                <w:webHidden/>
              </w:rPr>
              <w:fldChar w:fldCharType="end"/>
            </w:r>
          </w:hyperlink>
        </w:p>
        <w:p w14:paraId="3A9FCD96" w14:textId="4394C233" w:rsidR="007E1D8C" w:rsidRDefault="007E1D8C">
          <w:pPr>
            <w:pStyle w:val="TOC2"/>
            <w:rPr>
              <w:rFonts w:eastAsiaTheme="minorEastAsia"/>
              <w:b w:val="0"/>
              <w:bCs w:val="0"/>
              <w:kern w:val="2"/>
              <w:sz w:val="24"/>
              <w:szCs w:val="24"/>
              <w:lang w:eastAsia="en-GB"/>
              <w14:ligatures w14:val="standardContextual"/>
            </w:rPr>
          </w:pPr>
          <w:hyperlink w:anchor="_Toc226736302" w:history="1">
            <w:r w:rsidRPr="00EA2ECA">
              <w:rPr>
                <w:rStyle w:val="Hyperlink"/>
              </w:rPr>
              <w:t>5.3.</w:t>
            </w:r>
            <w:r>
              <w:rPr>
                <w:rFonts w:eastAsiaTheme="minorEastAsia"/>
                <w:b w:val="0"/>
                <w:bCs w:val="0"/>
                <w:kern w:val="2"/>
                <w:sz w:val="24"/>
                <w:szCs w:val="24"/>
                <w:lang w:eastAsia="en-GB"/>
                <w14:ligatures w14:val="standardContextual"/>
              </w:rPr>
              <w:tab/>
            </w:r>
            <w:r w:rsidRPr="00EA2ECA">
              <w:rPr>
                <w:rStyle w:val="Hyperlink"/>
              </w:rPr>
              <w:t>UI for bank users</w:t>
            </w:r>
            <w:r>
              <w:rPr>
                <w:webHidden/>
              </w:rPr>
              <w:tab/>
            </w:r>
            <w:r>
              <w:rPr>
                <w:webHidden/>
              </w:rPr>
              <w:fldChar w:fldCharType="begin"/>
            </w:r>
            <w:r>
              <w:rPr>
                <w:webHidden/>
              </w:rPr>
              <w:instrText xml:space="preserve"> PAGEREF _Toc226736302 \h </w:instrText>
            </w:r>
            <w:r>
              <w:rPr>
                <w:webHidden/>
              </w:rPr>
            </w:r>
            <w:r>
              <w:rPr>
                <w:webHidden/>
              </w:rPr>
              <w:fldChar w:fldCharType="separate"/>
            </w:r>
            <w:r>
              <w:rPr>
                <w:webHidden/>
              </w:rPr>
              <w:t>131</w:t>
            </w:r>
            <w:r>
              <w:rPr>
                <w:webHidden/>
              </w:rPr>
              <w:fldChar w:fldCharType="end"/>
            </w:r>
          </w:hyperlink>
        </w:p>
        <w:p w14:paraId="1F9ED3A1" w14:textId="1C416B97" w:rsidR="007E1D8C" w:rsidRDefault="007E1D8C">
          <w:pPr>
            <w:pStyle w:val="TOC1"/>
            <w:tabs>
              <w:tab w:val="right" w:leader="dot" w:pos="9628"/>
            </w:tabs>
            <w:rPr>
              <w:rFonts w:eastAsiaTheme="minorEastAsia"/>
              <w:noProof/>
              <w:kern w:val="2"/>
              <w:sz w:val="24"/>
              <w:szCs w:val="24"/>
              <w:lang w:eastAsia="en-GB"/>
              <w14:ligatures w14:val="standardContextual"/>
            </w:rPr>
          </w:pPr>
          <w:hyperlink w:anchor="_Toc226736303" w:history="1">
            <w:r w:rsidRPr="00EA2ECA">
              <w:rPr>
                <w:rStyle w:val="Hyperlink"/>
                <w:noProof/>
              </w:rPr>
              <w:t>6.</w:t>
            </w:r>
            <w:r>
              <w:rPr>
                <w:rFonts w:eastAsiaTheme="minorEastAsia"/>
                <w:noProof/>
                <w:kern w:val="2"/>
                <w:sz w:val="24"/>
                <w:szCs w:val="24"/>
                <w:lang w:eastAsia="en-GB"/>
                <w14:ligatures w14:val="standardContextual"/>
              </w:rPr>
              <w:tab/>
            </w:r>
            <w:r w:rsidRPr="00EA2ECA">
              <w:rPr>
                <w:rStyle w:val="Hyperlink"/>
                <w:noProof/>
              </w:rPr>
              <w:t>Glossary</w:t>
            </w:r>
            <w:r>
              <w:rPr>
                <w:noProof/>
                <w:webHidden/>
              </w:rPr>
              <w:tab/>
            </w:r>
            <w:r>
              <w:rPr>
                <w:noProof/>
                <w:webHidden/>
              </w:rPr>
              <w:fldChar w:fldCharType="begin"/>
            </w:r>
            <w:r>
              <w:rPr>
                <w:noProof/>
                <w:webHidden/>
              </w:rPr>
              <w:instrText xml:space="preserve"> PAGEREF _Toc226736303 \h </w:instrText>
            </w:r>
            <w:r>
              <w:rPr>
                <w:noProof/>
                <w:webHidden/>
              </w:rPr>
            </w:r>
            <w:r>
              <w:rPr>
                <w:noProof/>
                <w:webHidden/>
              </w:rPr>
              <w:fldChar w:fldCharType="separate"/>
            </w:r>
            <w:r>
              <w:rPr>
                <w:noProof/>
                <w:webHidden/>
              </w:rPr>
              <w:t>132</w:t>
            </w:r>
            <w:r>
              <w:rPr>
                <w:noProof/>
                <w:webHidden/>
              </w:rPr>
              <w:fldChar w:fldCharType="end"/>
            </w:r>
          </w:hyperlink>
        </w:p>
        <w:p w14:paraId="07D994B1" w14:textId="791F99E4" w:rsidR="0084211E" w:rsidRDefault="0084211E">
          <w:r>
            <w:rPr>
              <w:b/>
              <w:bCs/>
              <w:noProof/>
            </w:rPr>
            <w:fldChar w:fldCharType="end"/>
          </w:r>
        </w:p>
      </w:sdtContent>
    </w:sdt>
    <w:p w14:paraId="74FB0346" w14:textId="77777777" w:rsidR="00F1727E" w:rsidRPr="00CA1761" w:rsidRDefault="00F1727E"/>
    <w:p w14:paraId="5CB99634" w14:textId="77777777" w:rsidR="00C03B42" w:rsidRPr="00CA1761" w:rsidRDefault="00C03B42">
      <w:pPr>
        <w:sectPr w:rsidR="00C03B42" w:rsidRPr="00CA1761" w:rsidSect="00D866D1">
          <w:headerReference w:type="even" r:id="rId16"/>
          <w:headerReference w:type="default" r:id="rId17"/>
          <w:footerReference w:type="default" r:id="rId18"/>
          <w:headerReference w:type="first" r:id="rId19"/>
          <w:pgSz w:w="11906" w:h="16838"/>
          <w:pgMar w:top="1559" w:right="1134" w:bottom="1814" w:left="1134" w:header="57" w:footer="561" w:gutter="0"/>
          <w:cols w:space="708"/>
          <w:docGrid w:linePitch="360"/>
        </w:sectPr>
      </w:pPr>
    </w:p>
    <w:p w14:paraId="56C439CE" w14:textId="756AE630" w:rsidR="0045123F" w:rsidRDefault="00392A5A" w:rsidP="00BE2B62">
      <w:pPr>
        <w:pStyle w:val="Title1"/>
      </w:pPr>
      <w:bookmarkStart w:id="13" w:name="_Toc226736179"/>
      <w:r>
        <w:lastRenderedPageBreak/>
        <w:t>Introduction</w:t>
      </w:r>
      <w:bookmarkEnd w:id="13"/>
    </w:p>
    <w:p w14:paraId="7FD55402" w14:textId="4764BCA7" w:rsidR="00EA734E" w:rsidRPr="00EA734E" w:rsidRDefault="00EA734E" w:rsidP="00EA734E">
      <w:pPr>
        <w:pStyle w:val="Currenttext"/>
      </w:pPr>
      <w:r>
        <w:t xml:space="preserve">The documentation of the </w:t>
      </w:r>
      <w:r w:rsidR="00093DAB">
        <w:t>SCS – Sopra Crypto Solutions</w:t>
      </w:r>
      <w:r>
        <w:t xml:space="preserve"> is structured in 4 documents:</w:t>
      </w:r>
    </w:p>
    <w:p w14:paraId="7F41A455" w14:textId="3B20FC17" w:rsidR="00F13202" w:rsidRDefault="00EA734E" w:rsidP="00643D41">
      <w:pPr>
        <w:pStyle w:val="Currenttext"/>
        <w:numPr>
          <w:ilvl w:val="0"/>
          <w:numId w:val="3"/>
        </w:numPr>
      </w:pPr>
      <w:r>
        <w:t xml:space="preserve">The reference guide that describes </w:t>
      </w:r>
      <w:r w:rsidR="00F13202">
        <w:t xml:space="preserve">what the solution is doing and how it’s doing it.  It describes the available services, the managed objects, the processes, etc.  They are described in business terms </w:t>
      </w:r>
      <w:proofErr w:type="gramStart"/>
      <w:r w:rsidR="00F13202">
        <w:t>in order to</w:t>
      </w:r>
      <w:proofErr w:type="gramEnd"/>
      <w:r w:rsidR="00F13202">
        <w:t xml:space="preserve"> be understandable by non-IT people.</w:t>
      </w:r>
    </w:p>
    <w:p w14:paraId="1482A0FE" w14:textId="6CE99B3A" w:rsidR="00CD1147" w:rsidRDefault="00CD1147" w:rsidP="00643D41">
      <w:pPr>
        <w:pStyle w:val="Currenttext"/>
        <w:numPr>
          <w:ilvl w:val="0"/>
          <w:numId w:val="3"/>
        </w:numPr>
      </w:pPr>
      <w:r>
        <w:t>The integration guide</w:t>
      </w:r>
      <w:r w:rsidR="009002F0">
        <w:t xml:space="preserve"> that describes how to configure and personalize the solution according to bank’s needs.</w:t>
      </w:r>
      <w:r w:rsidR="00373287">
        <w:t xml:space="preserve">  It also describes how to integrate the solution into the bank’s information system.</w:t>
      </w:r>
    </w:p>
    <w:p w14:paraId="73411373" w14:textId="5343E66E" w:rsidR="00373287" w:rsidRDefault="00A67715" w:rsidP="00643D41">
      <w:pPr>
        <w:pStyle w:val="Currenttext"/>
        <w:numPr>
          <w:ilvl w:val="0"/>
          <w:numId w:val="3"/>
        </w:numPr>
      </w:pPr>
      <w:r>
        <w:t>The operation guide that describes how to configure and run the periodic processes of the solution</w:t>
      </w:r>
      <w:r w:rsidR="001D5FAA">
        <w:t xml:space="preserve"> and to follow-up production processes and potential incidents.</w:t>
      </w:r>
    </w:p>
    <w:p w14:paraId="6CAC5CDB" w14:textId="54C7604B" w:rsidR="009B6351" w:rsidRDefault="009B6351" w:rsidP="00643D41">
      <w:pPr>
        <w:pStyle w:val="Currenttext"/>
        <w:numPr>
          <w:ilvl w:val="0"/>
          <w:numId w:val="3"/>
        </w:numPr>
      </w:pPr>
      <w:r>
        <w:t>The installation guide that describes how to deploy the solution in a bank context</w:t>
      </w:r>
      <w:r w:rsidR="006F4B53">
        <w:t xml:space="preserve"> and the required prerequisites.</w:t>
      </w:r>
    </w:p>
    <w:p w14:paraId="6B442C44" w14:textId="7DFC89E3" w:rsidR="00392A5A" w:rsidRDefault="00F13202" w:rsidP="00392A5A">
      <w:pPr>
        <w:pStyle w:val="Currenttext"/>
      </w:pPr>
      <w:r>
        <w:t>This document is the first one: the reference guide.</w:t>
      </w:r>
    </w:p>
    <w:p w14:paraId="165C8208" w14:textId="77777777" w:rsidR="006F4B53" w:rsidRDefault="006F4B53">
      <w:pPr>
        <w:spacing w:after="160" w:line="259" w:lineRule="auto"/>
        <w:rPr>
          <w:sz w:val="32"/>
          <w:szCs w:val="32"/>
        </w:rPr>
      </w:pPr>
      <w:r>
        <w:br w:type="page"/>
      </w:r>
    </w:p>
    <w:p w14:paraId="1B324871" w14:textId="375A1821" w:rsidR="00392A5A" w:rsidRDefault="00392A5A" w:rsidP="00392A5A">
      <w:pPr>
        <w:pStyle w:val="Title1"/>
      </w:pPr>
      <w:bookmarkStart w:id="14" w:name="_Toc226736180"/>
      <w:r>
        <w:lastRenderedPageBreak/>
        <w:t>General description</w:t>
      </w:r>
      <w:bookmarkEnd w:id="14"/>
    </w:p>
    <w:p w14:paraId="485E8D08" w14:textId="1F929D76" w:rsidR="003A21FE" w:rsidRDefault="003A21FE" w:rsidP="003A21FE">
      <w:pPr>
        <w:pStyle w:val="Title2"/>
      </w:pPr>
      <w:bookmarkStart w:id="15" w:name="_Toc226736181"/>
      <w:r>
        <w:t>Overview</w:t>
      </w:r>
      <w:bookmarkEnd w:id="15"/>
    </w:p>
    <w:p w14:paraId="4F277839" w14:textId="4EEFEC68" w:rsidR="003A21FE" w:rsidRDefault="003A21FE" w:rsidP="003A21FE">
      <w:pPr>
        <w:pStyle w:val="Currenttext"/>
      </w:pPr>
      <w:r>
        <w:t xml:space="preserve">The </w:t>
      </w:r>
      <w:r w:rsidR="00093DAB">
        <w:t>SCS – Sopra Crypto Solutions</w:t>
      </w:r>
      <w:r>
        <w:t xml:space="preserve"> </w:t>
      </w:r>
      <w:r w:rsidR="007C068C">
        <w:t>is a solution that aim</w:t>
      </w:r>
      <w:r w:rsidR="00390BA6">
        <w:t>s</w:t>
      </w:r>
      <w:r w:rsidR="007C068C">
        <w:t xml:space="preserve"> at completing a Core Banking System with services related to the management of digital assets for </w:t>
      </w:r>
      <w:r w:rsidR="00777D10">
        <w:t>bank’s customers.</w:t>
      </w:r>
      <w:r w:rsidR="00390BA6">
        <w:t xml:space="preserve">  The main services are:</w:t>
      </w:r>
    </w:p>
    <w:p w14:paraId="1480112F" w14:textId="4FCDC47C" w:rsidR="00390BA6" w:rsidRDefault="00390BA6" w:rsidP="00643D41">
      <w:pPr>
        <w:pStyle w:val="Currenttext"/>
        <w:numPr>
          <w:ilvl w:val="0"/>
          <w:numId w:val="5"/>
        </w:numPr>
      </w:pPr>
      <w:r>
        <w:t xml:space="preserve">Management of </w:t>
      </w:r>
      <w:r w:rsidR="00822B4E">
        <w:t xml:space="preserve">customer </w:t>
      </w:r>
      <w:r>
        <w:t>digital asset account</w:t>
      </w:r>
    </w:p>
    <w:p w14:paraId="5FAC757F" w14:textId="11D29B3B" w:rsidR="00390BA6" w:rsidRDefault="00876494" w:rsidP="00643D41">
      <w:pPr>
        <w:pStyle w:val="Currenttext"/>
        <w:numPr>
          <w:ilvl w:val="0"/>
          <w:numId w:val="5"/>
        </w:numPr>
      </w:pPr>
      <w:r>
        <w:t>Management of digital asset transactions (deposit &amp; withdrawal) and orders (buy</w:t>
      </w:r>
      <w:r w:rsidR="005F5079">
        <w:t>,</w:t>
      </w:r>
      <w:r>
        <w:t xml:space="preserve"> sell</w:t>
      </w:r>
      <w:r w:rsidR="005F5079">
        <w:t>, convert</w:t>
      </w:r>
      <w:r>
        <w:t>)</w:t>
      </w:r>
    </w:p>
    <w:p w14:paraId="0331EC0A" w14:textId="6290C1CF" w:rsidR="00816F51" w:rsidRDefault="00816F51" w:rsidP="00CA5528">
      <w:pPr>
        <w:pStyle w:val="Currenttext"/>
        <w:ind w:left="1287"/>
      </w:pPr>
    </w:p>
    <w:p w14:paraId="2506DBFF" w14:textId="77777777" w:rsidR="00652119" w:rsidRDefault="00652119" w:rsidP="00652119">
      <w:pPr>
        <w:pStyle w:val="Currenttext"/>
      </w:pPr>
    </w:p>
    <w:p w14:paraId="5CD543C6" w14:textId="48F803F7" w:rsidR="007B7E7D" w:rsidRDefault="009D62A6" w:rsidP="007B7E7D">
      <w:pPr>
        <w:pStyle w:val="Currenttext"/>
        <w:keepNext/>
        <w:jc w:val="center"/>
        <w:rPr>
          <w:noProof/>
        </w:rPr>
      </w:pPr>
      <w:r w:rsidRPr="009D62A6">
        <w:rPr>
          <w:noProof/>
        </w:rPr>
        <w:t xml:space="preserve"> </w:t>
      </w:r>
    </w:p>
    <w:p w14:paraId="578AC9EB" w14:textId="69097FBA" w:rsidR="009F72FA" w:rsidRDefault="001B71DD" w:rsidP="007B7E7D">
      <w:pPr>
        <w:pStyle w:val="Currenttext"/>
        <w:keepNext/>
        <w:jc w:val="center"/>
      </w:pPr>
      <w:r w:rsidRPr="001B71DD">
        <w:rPr>
          <w:noProof/>
        </w:rPr>
        <w:t xml:space="preserve"> </w:t>
      </w:r>
      <w:r w:rsidRPr="001B71DD">
        <w:rPr>
          <w:noProof/>
        </w:rPr>
        <w:drawing>
          <wp:inline distT="0" distB="0" distL="0" distR="0" wp14:anchorId="560B5CFD" wp14:editId="3FA5EDDA">
            <wp:extent cx="4502381" cy="2971953"/>
            <wp:effectExtent l="0" t="0" r="0" b="0"/>
            <wp:docPr id="426712006"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12006" name="Picture 1" descr="A diagram of a software company&#10;&#10;AI-generated content may be incorrect."/>
                    <pic:cNvPicPr/>
                  </pic:nvPicPr>
                  <pic:blipFill>
                    <a:blip r:embed="rId20"/>
                    <a:stretch>
                      <a:fillRect/>
                    </a:stretch>
                  </pic:blipFill>
                  <pic:spPr>
                    <a:xfrm>
                      <a:off x="0" y="0"/>
                      <a:ext cx="4502381" cy="2971953"/>
                    </a:xfrm>
                    <a:prstGeom prst="rect">
                      <a:avLst/>
                    </a:prstGeom>
                  </pic:spPr>
                </pic:pic>
              </a:graphicData>
            </a:graphic>
          </wp:inline>
        </w:drawing>
      </w:r>
    </w:p>
    <w:p w14:paraId="6F3FD444" w14:textId="377231B7" w:rsidR="003744AB" w:rsidRDefault="007B7E7D" w:rsidP="007B7E7D">
      <w:pPr>
        <w:pStyle w:val="Caption0"/>
        <w:jc w:val="center"/>
      </w:pPr>
      <w:r>
        <w:t xml:space="preserve">Figure </w:t>
      </w:r>
      <w:r>
        <w:fldChar w:fldCharType="begin"/>
      </w:r>
      <w:r>
        <w:instrText xml:space="preserve"> SEQ Figure \* ARABIC </w:instrText>
      </w:r>
      <w:r>
        <w:fldChar w:fldCharType="separate"/>
      </w:r>
      <w:r w:rsidR="00EA4364">
        <w:rPr>
          <w:noProof/>
        </w:rPr>
        <w:t>1</w:t>
      </w:r>
      <w:r>
        <w:fldChar w:fldCharType="end"/>
      </w:r>
      <w:r>
        <w:t xml:space="preserve"> - Overview of the solution</w:t>
      </w:r>
    </w:p>
    <w:p w14:paraId="581D611C" w14:textId="77777777" w:rsidR="001B71DD" w:rsidRDefault="001B71DD" w:rsidP="001B71DD">
      <w:pPr>
        <w:pStyle w:val="Currenttext"/>
      </w:pPr>
    </w:p>
    <w:p w14:paraId="1F79D387" w14:textId="31A34BFF" w:rsidR="001D240D" w:rsidRDefault="001D240D" w:rsidP="001D240D">
      <w:pPr>
        <w:pStyle w:val="Currenttext"/>
      </w:pPr>
      <w:r>
        <w:t xml:space="preserve">The solution is built to work in close integration with the bank existing system and </w:t>
      </w:r>
      <w:r w:rsidR="00B965B1">
        <w:t xml:space="preserve">a </w:t>
      </w:r>
      <w:r>
        <w:t>digital asset ecosystem</w:t>
      </w:r>
      <w:r w:rsidR="003F0AB0">
        <w:t>.  The entities included in Sopra Crypto Solutions are</w:t>
      </w:r>
      <w:r>
        <w:t>:</w:t>
      </w:r>
    </w:p>
    <w:p w14:paraId="6F7F0FB1" w14:textId="1BC4FDCC" w:rsidR="00A17712" w:rsidRPr="00A17712" w:rsidRDefault="00A17712" w:rsidP="001D240D">
      <w:pPr>
        <w:pStyle w:val="Currenttext"/>
        <w:numPr>
          <w:ilvl w:val="0"/>
          <w:numId w:val="7"/>
        </w:numPr>
      </w:pPr>
      <w:r w:rsidRPr="00A17712">
        <w:t>Sopra Crypto Solutions (Core): t</w:t>
      </w:r>
      <w:r w:rsidRPr="002074D0">
        <w:t>he co</w:t>
      </w:r>
      <w:r>
        <w:t xml:space="preserve">re of the solution, which orchestrates the other entities, which is built by Sopra Steria, and which is the </w:t>
      </w:r>
      <w:proofErr w:type="gramStart"/>
      <w:r>
        <w:t>main focus</w:t>
      </w:r>
      <w:proofErr w:type="gramEnd"/>
      <w:r>
        <w:t xml:space="preserve"> of this documentation.</w:t>
      </w:r>
    </w:p>
    <w:p w14:paraId="6E85593A" w14:textId="35A476CC" w:rsidR="001D240D" w:rsidRDefault="001D240D" w:rsidP="001D240D">
      <w:pPr>
        <w:pStyle w:val="Currenttext"/>
        <w:numPr>
          <w:ilvl w:val="0"/>
          <w:numId w:val="7"/>
        </w:numPr>
      </w:pPr>
      <w:r>
        <w:t xml:space="preserve">Custodian: responsible of the interaction with blockchain networks for the execution of transactions (deposits &amp; withdrawals).  A default integration with </w:t>
      </w:r>
      <w:hyperlink r:id="rId21" w:history="1">
        <w:r w:rsidRPr="00122E3D">
          <w:rPr>
            <w:rStyle w:val="Hyperlink"/>
          </w:rPr>
          <w:t>Fireblocks</w:t>
        </w:r>
      </w:hyperlink>
      <w:r>
        <w:t xml:space="preserve"> is foreseen, but the solution </w:t>
      </w:r>
      <w:r w:rsidR="00393083">
        <w:t>c</w:t>
      </w:r>
      <w:r w:rsidR="00F830FB">
        <w:t>ould</w:t>
      </w:r>
      <w:r w:rsidR="00393083">
        <w:t xml:space="preserve"> be integrated with </w:t>
      </w:r>
      <w:proofErr w:type="spellStart"/>
      <w:proofErr w:type="gramStart"/>
      <w:r w:rsidR="00F830FB">
        <w:t xml:space="preserve">an </w:t>
      </w:r>
      <w:r w:rsidR="00393083">
        <w:t>other</w:t>
      </w:r>
      <w:proofErr w:type="spellEnd"/>
      <w:proofErr w:type="gramEnd"/>
      <w:r w:rsidR="00393083">
        <w:t xml:space="preserve"> custodian on bank request</w:t>
      </w:r>
      <w:r>
        <w:t>.</w:t>
      </w:r>
    </w:p>
    <w:p w14:paraId="0CBCF4BE" w14:textId="016E4010" w:rsidR="001D240D" w:rsidRDefault="001D240D" w:rsidP="001D240D">
      <w:pPr>
        <w:pStyle w:val="Currenttext"/>
        <w:numPr>
          <w:ilvl w:val="0"/>
          <w:numId w:val="7"/>
        </w:numPr>
      </w:pPr>
      <w:r>
        <w:t xml:space="preserve">Order Management System (OMS): responsible for the interactions with Exchange Venues for the execution of orders (buy &amp; sell).  A default integration with </w:t>
      </w:r>
      <w:hyperlink r:id="rId22" w:history="1">
        <w:r w:rsidRPr="001001E2">
          <w:rPr>
            <w:rStyle w:val="Hyperlink"/>
          </w:rPr>
          <w:t>Wyden</w:t>
        </w:r>
      </w:hyperlink>
      <w:r>
        <w:t xml:space="preserve"> and </w:t>
      </w:r>
      <w:hyperlink r:id="rId23" w:history="1">
        <w:proofErr w:type="spellStart"/>
        <w:r w:rsidRPr="004E775A">
          <w:rPr>
            <w:rStyle w:val="Hyperlink"/>
          </w:rPr>
          <w:t>Aplo</w:t>
        </w:r>
        <w:proofErr w:type="spellEnd"/>
      </w:hyperlink>
      <w:r>
        <w:t xml:space="preserve"> is foreseen</w:t>
      </w:r>
      <w:r w:rsidR="00B32E51">
        <w:t>, allowing to work with one or the other</w:t>
      </w:r>
      <w:r>
        <w:t>, but the solution</w:t>
      </w:r>
      <w:r w:rsidR="00B32E51" w:rsidRPr="00B32E51">
        <w:t xml:space="preserve"> </w:t>
      </w:r>
      <w:r w:rsidR="00B32E51">
        <w:t>c</w:t>
      </w:r>
      <w:r w:rsidR="00F830FB">
        <w:t>ould</w:t>
      </w:r>
      <w:r w:rsidR="00B32E51">
        <w:t xml:space="preserve"> be integrated with </w:t>
      </w:r>
      <w:proofErr w:type="spellStart"/>
      <w:r w:rsidR="00F830FB">
        <w:t xml:space="preserve">an </w:t>
      </w:r>
      <w:r w:rsidR="00B32E51">
        <w:t>other</w:t>
      </w:r>
      <w:proofErr w:type="spellEnd"/>
      <w:r w:rsidR="00B32E51">
        <w:t xml:space="preserve"> </w:t>
      </w:r>
      <w:r w:rsidR="00F830FB">
        <w:t>OMS</w:t>
      </w:r>
      <w:r w:rsidR="00B32E51">
        <w:t xml:space="preserve"> on bank request</w:t>
      </w:r>
      <w:r>
        <w:t>.</w:t>
      </w:r>
    </w:p>
    <w:p w14:paraId="74B9AA52" w14:textId="7D9C5204" w:rsidR="00A17712" w:rsidRDefault="00A17712" w:rsidP="00A17712">
      <w:pPr>
        <w:pStyle w:val="Currenttext"/>
        <w:numPr>
          <w:ilvl w:val="0"/>
          <w:numId w:val="7"/>
        </w:numPr>
      </w:pPr>
      <w:r>
        <w:t xml:space="preserve">Compliance engine: responsible to control the transactions regarding compliance rules, as anti-money laundering, criminal activities, etc.  A default integration with </w:t>
      </w:r>
      <w:hyperlink r:id="rId24" w:history="1">
        <w:r w:rsidRPr="00AD5953">
          <w:rPr>
            <w:rStyle w:val="Hyperlink"/>
          </w:rPr>
          <w:t>Chainalysis</w:t>
        </w:r>
      </w:hyperlink>
      <w:r>
        <w:t xml:space="preserve"> is foreseen, but the solution </w:t>
      </w:r>
      <w:r w:rsidR="00F830FB">
        <w:t xml:space="preserve">could be integrated with </w:t>
      </w:r>
      <w:proofErr w:type="spellStart"/>
      <w:proofErr w:type="gramStart"/>
      <w:r w:rsidR="00F830FB">
        <w:t>an other</w:t>
      </w:r>
      <w:proofErr w:type="spellEnd"/>
      <w:proofErr w:type="gramEnd"/>
      <w:r w:rsidR="00F830FB">
        <w:t xml:space="preserve"> compliance engine on bank request</w:t>
      </w:r>
      <w:r>
        <w:t>.</w:t>
      </w:r>
    </w:p>
    <w:p w14:paraId="37A6285E" w14:textId="577BA658" w:rsidR="00A17712" w:rsidRDefault="00A17712" w:rsidP="002074D0">
      <w:pPr>
        <w:pStyle w:val="Currenttext"/>
      </w:pPr>
      <w:r>
        <w:t>The solution</w:t>
      </w:r>
      <w:r w:rsidR="002551BF">
        <w:t xml:space="preserve"> is interacting with entities outside of the scope of SCS:</w:t>
      </w:r>
    </w:p>
    <w:p w14:paraId="4805DB70" w14:textId="4CD53D62" w:rsidR="001D240D" w:rsidRDefault="001D240D" w:rsidP="001D240D">
      <w:pPr>
        <w:pStyle w:val="Currenttext"/>
        <w:numPr>
          <w:ilvl w:val="0"/>
          <w:numId w:val="7"/>
        </w:numPr>
      </w:pPr>
      <w:r w:rsidRPr="00816F51">
        <w:t>Exchange Venues: responsible for the execu</w:t>
      </w:r>
      <w:r>
        <w:t>tion of orders (buy &amp; sell).  The solution is integrated with Exchange Venues via Custodian and OMS.</w:t>
      </w:r>
    </w:p>
    <w:p w14:paraId="7A63FD15" w14:textId="71280063" w:rsidR="00A17712" w:rsidRDefault="00A17712" w:rsidP="00A17712">
      <w:pPr>
        <w:pStyle w:val="Currenttext"/>
        <w:numPr>
          <w:ilvl w:val="0"/>
          <w:numId w:val="7"/>
        </w:numPr>
      </w:pPr>
      <w:r>
        <w:t>Banking System: responsible of managing customer data and fiat accounts, but also providing transverse features like customer notification, user task assignation, fee computation, etc.</w:t>
      </w:r>
      <w:r w:rsidR="002551BF">
        <w:t xml:space="preserve">  The solution is integrated with the Banking System through the SCS Core.</w:t>
      </w:r>
    </w:p>
    <w:p w14:paraId="25363852" w14:textId="77777777" w:rsidR="001D240D" w:rsidRDefault="001D240D" w:rsidP="001B71DD">
      <w:pPr>
        <w:pStyle w:val="Currenttext"/>
      </w:pPr>
    </w:p>
    <w:p w14:paraId="1958A1D4" w14:textId="77777777" w:rsidR="00A17712" w:rsidRDefault="00A17712" w:rsidP="001B71DD">
      <w:pPr>
        <w:pStyle w:val="Currenttext"/>
      </w:pPr>
    </w:p>
    <w:p w14:paraId="7A235AD7" w14:textId="6EE6904B" w:rsidR="001B71DD" w:rsidRDefault="001B71DD" w:rsidP="001B71DD">
      <w:pPr>
        <w:pStyle w:val="Currenttext"/>
      </w:pPr>
      <w:r>
        <w:t xml:space="preserve">The </w:t>
      </w:r>
      <w:r w:rsidR="002551BF">
        <w:t>SCS Core</w:t>
      </w:r>
      <w:r>
        <w:t xml:space="preserve"> is a front-to-back solution, with 3 main layers:</w:t>
      </w:r>
    </w:p>
    <w:p w14:paraId="3960EAFC" w14:textId="77777777" w:rsidR="001B71DD" w:rsidRDefault="001B71DD" w:rsidP="001B71DD">
      <w:pPr>
        <w:pStyle w:val="Currenttext"/>
        <w:numPr>
          <w:ilvl w:val="0"/>
          <w:numId w:val="6"/>
        </w:numPr>
      </w:pPr>
      <w:r w:rsidRPr="00457002">
        <w:t>A User Inter</w:t>
      </w:r>
      <w:r>
        <w:t>face</w:t>
      </w:r>
      <w:r w:rsidRPr="00457002">
        <w:t xml:space="preserve"> (UI) layer, for</w:t>
      </w:r>
      <w:r>
        <w:t xml:space="preserve"> customers and for bank users, where they can initiate requests and manage accounts, transactions, etc.  This layer is optional and can be replaced by the bank own UI layer, relying on the SCS API endpoints.</w:t>
      </w:r>
    </w:p>
    <w:p w14:paraId="56238935" w14:textId="1EE40AA1" w:rsidR="001B71DD" w:rsidRDefault="001B71DD" w:rsidP="001B71DD">
      <w:pPr>
        <w:pStyle w:val="Currenttext"/>
        <w:numPr>
          <w:ilvl w:val="0"/>
          <w:numId w:val="6"/>
        </w:numPr>
      </w:pPr>
      <w:r>
        <w:t xml:space="preserve">An orchestration layer, which deals with the requests submitted by users and orchestrates their execution by interacting with the ecosystem and the SCS </w:t>
      </w:r>
      <w:r w:rsidR="002551BF">
        <w:t>C</w:t>
      </w:r>
      <w:r>
        <w:t>ore functions</w:t>
      </w:r>
    </w:p>
    <w:p w14:paraId="2C5390EB" w14:textId="50504EA2" w:rsidR="001B71DD" w:rsidRDefault="001B71DD" w:rsidP="001B71DD">
      <w:pPr>
        <w:pStyle w:val="Currenttext"/>
        <w:numPr>
          <w:ilvl w:val="0"/>
          <w:numId w:val="6"/>
        </w:numPr>
      </w:pPr>
      <w:r>
        <w:t xml:space="preserve">A function layer, which includes the SCS </w:t>
      </w:r>
      <w:r w:rsidR="002551BF">
        <w:t>C</w:t>
      </w:r>
      <w:r>
        <w:t>ore functions related to operation execution, account management (aka the subledger, that maintains the</w:t>
      </w:r>
      <w:r w:rsidR="00C84EA1">
        <w:t xml:space="preserve"> bank and</w:t>
      </w:r>
      <w:r>
        <w:t xml:space="preserve"> customer accounts, positions and history of entries) and price management</w:t>
      </w:r>
    </w:p>
    <w:p w14:paraId="40CB4D09" w14:textId="77777777" w:rsidR="001B71DD" w:rsidRPr="001B71DD" w:rsidRDefault="001B71DD" w:rsidP="002074D0"/>
    <w:p w14:paraId="5C63C495" w14:textId="75060FFB" w:rsidR="00666186" w:rsidRDefault="00666186" w:rsidP="00C17A67">
      <w:pPr>
        <w:pStyle w:val="Title2"/>
      </w:pPr>
      <w:bookmarkStart w:id="16" w:name="_Ref204334338"/>
      <w:bookmarkStart w:id="17" w:name="_Toc226736182"/>
      <w:r>
        <w:t>Business capabilities</w:t>
      </w:r>
      <w:bookmarkEnd w:id="16"/>
      <w:bookmarkEnd w:id="17"/>
    </w:p>
    <w:p w14:paraId="31B5E928" w14:textId="00A5172D" w:rsidR="00666186" w:rsidRDefault="001A773F" w:rsidP="00666186">
      <w:pPr>
        <w:pStyle w:val="Currenttext"/>
      </w:pPr>
      <w:r>
        <w:t>The</w:t>
      </w:r>
      <w:r w:rsidR="00B55BA3">
        <w:t xml:space="preserve"> solution aims to cover an exhaustive set of business capabilities </w:t>
      </w:r>
      <w:proofErr w:type="gramStart"/>
      <w:r w:rsidR="00B55BA3">
        <w:t>in order to</w:t>
      </w:r>
      <w:proofErr w:type="gramEnd"/>
      <w:r w:rsidR="00B55BA3">
        <w:t xml:space="preserve"> fulfil all requirements related to crypto-asset management.  </w:t>
      </w:r>
      <w:r w:rsidR="004B4934">
        <w:t>These capabilities are illustrated in the here under capability map.</w:t>
      </w:r>
    </w:p>
    <w:p w14:paraId="1EDED402" w14:textId="77777777" w:rsidR="004B4934" w:rsidRDefault="004B4934" w:rsidP="004B4934">
      <w:pPr>
        <w:pStyle w:val="Currenttext"/>
      </w:pPr>
      <w:r>
        <w:t>A capability map has the objective to structure the capabilities which are supported by the solution in collaboration with the Crypto ecosystem and the bank IT landscape.</w:t>
      </w:r>
    </w:p>
    <w:p w14:paraId="6578003B" w14:textId="77777777" w:rsidR="004B4934" w:rsidRPr="001741C7" w:rsidRDefault="004B4934" w:rsidP="004B4934">
      <w:pPr>
        <w:pStyle w:val="Currenttext"/>
      </w:pPr>
      <w:r w:rsidRPr="001741C7">
        <w:rPr>
          <w:lang w:val="en-US"/>
        </w:rPr>
        <w:t xml:space="preserve">A Capability is defined as (from </w:t>
      </w:r>
      <w:hyperlink r:id="rId25" w:history="1">
        <w:r w:rsidRPr="001741C7">
          <w:rPr>
            <w:rStyle w:val="Hyperlink"/>
            <w:lang w:val="en-US"/>
          </w:rPr>
          <w:t>ArchiMate</w:t>
        </w:r>
      </w:hyperlink>
      <w:r w:rsidRPr="001741C7">
        <w:rPr>
          <w:lang w:val="en-US"/>
        </w:rPr>
        <w:t>)</w:t>
      </w:r>
      <w:r>
        <w:rPr>
          <w:lang w:val="en-US"/>
        </w:rPr>
        <w:t>:</w:t>
      </w:r>
    </w:p>
    <w:p w14:paraId="47ADB76B" w14:textId="77777777" w:rsidR="004B4934" w:rsidRPr="001741C7" w:rsidRDefault="004B4934" w:rsidP="004B4934">
      <w:pPr>
        <w:pStyle w:val="Currenttext"/>
        <w:ind w:left="1416"/>
      </w:pPr>
      <w:r w:rsidRPr="001741C7">
        <w:rPr>
          <w:i/>
          <w:iCs/>
        </w:rPr>
        <w:t>A capability represents an ability that an active structure element, such as an organization, person, or system, possesses.</w:t>
      </w:r>
    </w:p>
    <w:p w14:paraId="6E62517F" w14:textId="77777777" w:rsidR="004B4934" w:rsidRPr="001741C7" w:rsidRDefault="004B4934" w:rsidP="004B4934">
      <w:pPr>
        <w:pStyle w:val="Currenttext"/>
      </w:pPr>
      <w:r w:rsidRPr="001741C7">
        <w:rPr>
          <w:lang w:val="en-US"/>
        </w:rPr>
        <w:t xml:space="preserve">This approach is driven by the </w:t>
      </w:r>
      <w:hyperlink r:id="rId26" w:history="1">
        <w:r w:rsidRPr="001741C7">
          <w:rPr>
            <w:rStyle w:val="Hyperlink"/>
            <w:lang w:val="en-US"/>
          </w:rPr>
          <w:t>BIAN</w:t>
        </w:r>
      </w:hyperlink>
      <w:r w:rsidRPr="001741C7">
        <w:rPr>
          <w:lang w:val="en-US"/>
        </w:rPr>
        <w:t xml:space="preserve"> approach, in order to propose a map similar to the </w:t>
      </w:r>
      <w:hyperlink r:id="rId27" w:history="1">
        <w:r w:rsidRPr="001741C7">
          <w:rPr>
            <w:rStyle w:val="Hyperlink"/>
            <w:lang w:val="en-US"/>
          </w:rPr>
          <w:t>BIAN Service Landscape</w:t>
        </w:r>
      </w:hyperlink>
      <w:r w:rsidRPr="001741C7">
        <w:rPr>
          <w:lang w:val="en-US"/>
        </w:rPr>
        <w:t xml:space="preserve">.  </w:t>
      </w:r>
      <w:r>
        <w:rPr>
          <w:lang w:val="en-US"/>
        </w:rPr>
        <w:t>The proposed map is not exhaustive for the whole bank products and activities, but limited to the scope of crypto activities, in line with the SCS target scope.</w:t>
      </w:r>
    </w:p>
    <w:p w14:paraId="4CDD55DE" w14:textId="4B96A954" w:rsidR="004B4934" w:rsidRPr="001741C7" w:rsidRDefault="004B4934" w:rsidP="004B4934">
      <w:pPr>
        <w:pStyle w:val="Currenttext"/>
      </w:pPr>
      <w:r w:rsidRPr="001741C7">
        <w:rPr>
          <w:lang w:val="en-US"/>
        </w:rPr>
        <w:t xml:space="preserve">The map is completed with a view of the Business Products and related Services </w:t>
      </w:r>
      <w:r w:rsidR="00613104">
        <w:rPr>
          <w:lang w:val="en-US"/>
        </w:rPr>
        <w:t>which are</w:t>
      </w:r>
      <w:r w:rsidRPr="001741C7">
        <w:rPr>
          <w:lang w:val="en-US"/>
        </w:rPr>
        <w:t xml:space="preserve"> support</w:t>
      </w:r>
      <w:r w:rsidR="00613104">
        <w:rPr>
          <w:lang w:val="en-US"/>
        </w:rPr>
        <w:t>ed</w:t>
      </w:r>
      <w:r w:rsidRPr="001741C7">
        <w:rPr>
          <w:lang w:val="en-US"/>
        </w:rPr>
        <w:t xml:space="preserve">.  These concepts are defined as (from </w:t>
      </w:r>
      <w:hyperlink r:id="rId28" w:history="1">
        <w:r w:rsidRPr="001741C7">
          <w:rPr>
            <w:rStyle w:val="Hyperlink"/>
            <w:lang w:val="en-US"/>
          </w:rPr>
          <w:t>ArchiMate</w:t>
        </w:r>
      </w:hyperlink>
      <w:r w:rsidRPr="001741C7">
        <w:rPr>
          <w:lang w:val="en-US"/>
        </w:rPr>
        <w:t>)</w:t>
      </w:r>
      <w:r>
        <w:rPr>
          <w:lang w:val="en-US"/>
        </w:rPr>
        <w:t>:</w:t>
      </w:r>
    </w:p>
    <w:p w14:paraId="623412AB" w14:textId="77777777" w:rsidR="004B4934" w:rsidRPr="001741C7" w:rsidRDefault="004B4934" w:rsidP="004B4934">
      <w:pPr>
        <w:pStyle w:val="Currenttext"/>
        <w:ind w:left="1416"/>
      </w:pPr>
      <w:r w:rsidRPr="001741C7">
        <w:rPr>
          <w:i/>
          <w:iCs/>
        </w:rPr>
        <w:t xml:space="preserve">A product represents a coherent collection of services and/or passive structure elements, accompanied by a contract, which is offered </w:t>
      </w:r>
      <w:proofErr w:type="gramStart"/>
      <w:r w:rsidRPr="001741C7">
        <w:rPr>
          <w:i/>
          <w:iCs/>
        </w:rPr>
        <w:t>as a whole to</w:t>
      </w:r>
      <w:proofErr w:type="gramEnd"/>
      <w:r w:rsidRPr="001741C7">
        <w:rPr>
          <w:i/>
          <w:iCs/>
        </w:rPr>
        <w:t xml:space="preserve"> (internal or external) customers.</w:t>
      </w:r>
    </w:p>
    <w:p w14:paraId="19C52369" w14:textId="77777777" w:rsidR="00B55BA3" w:rsidRDefault="00B55BA3" w:rsidP="00666186">
      <w:pPr>
        <w:pStyle w:val="Currenttext"/>
      </w:pPr>
    </w:p>
    <w:p w14:paraId="36BC281C" w14:textId="3DCA6B1F" w:rsidR="001A773F" w:rsidRDefault="001A773F" w:rsidP="00DA759F">
      <w:pPr>
        <w:pStyle w:val="Caption"/>
        <w:keepNext/>
      </w:pPr>
    </w:p>
    <w:p w14:paraId="2D572EAA" w14:textId="450BC24A" w:rsidR="00814D70" w:rsidRDefault="00EF0B10" w:rsidP="00DA759F">
      <w:pPr>
        <w:pStyle w:val="Caption"/>
        <w:keepNext/>
      </w:pPr>
      <w:r>
        <w:rPr>
          <w:noProof/>
        </w:rPr>
        <w:drawing>
          <wp:inline distT="0" distB="0" distL="0" distR="0" wp14:anchorId="3C6ECDEE" wp14:editId="4A79F0BD">
            <wp:extent cx="5729029" cy="2867547"/>
            <wp:effectExtent l="0" t="0" r="5080" b="9525"/>
            <wp:docPr id="198758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330" cy="2883214"/>
                    </a:xfrm>
                    <a:prstGeom prst="rect">
                      <a:avLst/>
                    </a:prstGeom>
                    <a:noFill/>
                  </pic:spPr>
                </pic:pic>
              </a:graphicData>
            </a:graphic>
          </wp:inline>
        </w:drawing>
      </w:r>
    </w:p>
    <w:p w14:paraId="40F9B1DC" w14:textId="1F8C6F65" w:rsidR="001A773F" w:rsidRDefault="001A773F" w:rsidP="001A773F">
      <w:pPr>
        <w:pStyle w:val="Caption0"/>
        <w:jc w:val="center"/>
      </w:pPr>
      <w:r>
        <w:t xml:space="preserve">Figure </w:t>
      </w:r>
      <w:r>
        <w:fldChar w:fldCharType="begin"/>
      </w:r>
      <w:r>
        <w:instrText xml:space="preserve"> SEQ Figure \* ARABIC </w:instrText>
      </w:r>
      <w:r>
        <w:fldChar w:fldCharType="separate"/>
      </w:r>
      <w:r w:rsidR="00EA4364">
        <w:rPr>
          <w:noProof/>
        </w:rPr>
        <w:t>2</w:t>
      </w:r>
      <w:r>
        <w:fldChar w:fldCharType="end"/>
      </w:r>
      <w:r>
        <w:t xml:space="preserve"> - Capab</w:t>
      </w:r>
      <w:r w:rsidR="00613104">
        <w:t>il</w:t>
      </w:r>
      <w:r>
        <w:t>ity map</w:t>
      </w:r>
    </w:p>
    <w:p w14:paraId="0DC0B3B9" w14:textId="77777777" w:rsidR="009A452B" w:rsidRDefault="009A452B" w:rsidP="009A452B">
      <w:pPr>
        <w:pStyle w:val="Currenttext"/>
      </w:pPr>
      <w:r>
        <w:t xml:space="preserve">Many of these capabilities are provided by the solution, but some are delegated to the bank system or to the crypto-asset specialized partners.  </w:t>
      </w:r>
    </w:p>
    <w:p w14:paraId="34BB88E3" w14:textId="79CB52AA" w:rsidR="009A452B" w:rsidRPr="008D2D18" w:rsidRDefault="009A452B" w:rsidP="009A452B">
      <w:pPr>
        <w:pStyle w:val="Currenttext"/>
      </w:pPr>
      <w:r>
        <w:t>The following paragraph gives a brief description of each capability.  In case the capability is delegated, its description is limited to the feature</w:t>
      </w:r>
      <w:r w:rsidR="00B473BC">
        <w:t>s</w:t>
      </w:r>
      <w:r>
        <w:t xml:space="preserve"> which are required by the solution.</w:t>
      </w:r>
    </w:p>
    <w:p w14:paraId="197F4DA6" w14:textId="77777777" w:rsidR="009A452B" w:rsidRDefault="009A452B" w:rsidP="009A452B">
      <w:pPr>
        <w:pStyle w:val="Title3"/>
        <w:ind w:left="1281" w:hanging="714"/>
      </w:pPr>
      <w:bookmarkStart w:id="18" w:name="_Toc203477257"/>
      <w:bookmarkStart w:id="19" w:name="_Toc226736183"/>
      <w:r>
        <w:lastRenderedPageBreak/>
        <w:t>Customer Products &amp; Services</w:t>
      </w:r>
      <w:bookmarkEnd w:id="18"/>
      <w:bookmarkEnd w:id="19"/>
    </w:p>
    <w:p w14:paraId="43D2A355" w14:textId="77777777" w:rsidR="009A452B" w:rsidRDefault="009A452B" w:rsidP="009A452B">
      <w:pPr>
        <w:pStyle w:val="Currenttext"/>
      </w:pPr>
      <w:r>
        <w:t>This area groups the Business Products &amp; Business Services the solution is supporting.  The focus is on crypto-related business products and services.</w:t>
      </w:r>
    </w:p>
    <w:p w14:paraId="02D0DF68" w14:textId="77777777" w:rsidR="009A452B" w:rsidRDefault="009A452B" w:rsidP="009A452B">
      <w:pPr>
        <w:pStyle w:val="Title4"/>
      </w:pPr>
      <w:r>
        <w:t>Crypto Products &amp; Services (1)</w:t>
      </w:r>
    </w:p>
    <w:p w14:paraId="22173EFF" w14:textId="77777777" w:rsidR="009A452B" w:rsidRPr="00AA0956" w:rsidRDefault="009A452B" w:rsidP="009A452B">
      <w:pPr>
        <w:pStyle w:val="Currenttext"/>
        <w:rPr>
          <w:b/>
          <w:bCs/>
        </w:rPr>
      </w:pPr>
      <w:r w:rsidRPr="00AA0956">
        <w:rPr>
          <w:b/>
          <w:bCs/>
        </w:rPr>
        <w:t>Crypto Account</w:t>
      </w:r>
    </w:p>
    <w:p w14:paraId="70D8888A" w14:textId="55996DA7" w:rsidR="009A452B" w:rsidRDefault="009A452B" w:rsidP="009A452B">
      <w:pPr>
        <w:pStyle w:val="Currenttext"/>
      </w:pPr>
      <w:r>
        <w:t>The business product which</w:t>
      </w:r>
      <w:r w:rsidRPr="00AA0956">
        <w:t xml:space="preserve"> </w:t>
      </w:r>
      <w:r>
        <w:t>manages crypto</w:t>
      </w:r>
      <w:r w:rsidRPr="00AA0956">
        <w:t xml:space="preserve"> positions </w:t>
      </w:r>
      <w:r>
        <w:t xml:space="preserve">and </w:t>
      </w:r>
      <w:r w:rsidRPr="00AA0956">
        <w:t xml:space="preserve">transactions history, </w:t>
      </w:r>
      <w:r>
        <w:t>with possibility of r</w:t>
      </w:r>
      <w:r w:rsidRPr="00AA0956">
        <w:t>eal-time portfolio valuation and performance tracking</w:t>
      </w:r>
      <w:r>
        <w:t>.</w:t>
      </w:r>
      <w:r w:rsidR="00BF6363">
        <w:t xml:space="preserve">  It gives access to the services which are detailed here under.</w:t>
      </w:r>
    </w:p>
    <w:p w14:paraId="3DFB070D" w14:textId="77777777" w:rsidR="009A452B" w:rsidRPr="000431DD" w:rsidRDefault="009A452B" w:rsidP="009A452B">
      <w:pPr>
        <w:pStyle w:val="Currenttext"/>
      </w:pPr>
      <w:r w:rsidRPr="000431DD">
        <w:rPr>
          <w:b/>
          <w:bCs/>
        </w:rPr>
        <w:t>Buy</w:t>
      </w:r>
    </w:p>
    <w:p w14:paraId="624A4D5F" w14:textId="77777777" w:rsidR="009A452B" w:rsidRDefault="009A452B" w:rsidP="009A452B">
      <w:pPr>
        <w:pStyle w:val="Currenttext"/>
        <w:rPr>
          <w:lang w:val="en-US"/>
        </w:rPr>
      </w:pPr>
      <w:r>
        <w:rPr>
          <w:lang w:val="en-US"/>
        </w:rPr>
        <w:t>The business service which allows p</w:t>
      </w:r>
      <w:r w:rsidRPr="000431DD">
        <w:rPr>
          <w:lang w:val="en-US"/>
        </w:rPr>
        <w:t>urchas</w:t>
      </w:r>
      <w:r>
        <w:rPr>
          <w:lang w:val="en-US"/>
        </w:rPr>
        <w:t>ing</w:t>
      </w:r>
      <w:r w:rsidRPr="000431DD">
        <w:rPr>
          <w:lang w:val="en-US"/>
        </w:rPr>
        <w:t xml:space="preserve"> crypto</w:t>
      </w:r>
      <w:r>
        <w:rPr>
          <w:lang w:val="en-US"/>
        </w:rPr>
        <w:t xml:space="preserve"> assets</w:t>
      </w:r>
      <w:r w:rsidRPr="000431DD">
        <w:rPr>
          <w:lang w:val="en-US"/>
        </w:rPr>
        <w:t xml:space="preserve"> using funds from the </w:t>
      </w:r>
      <w:r>
        <w:rPr>
          <w:lang w:val="en-US"/>
        </w:rPr>
        <w:t>customer</w:t>
      </w:r>
      <w:r w:rsidRPr="000431DD">
        <w:rPr>
          <w:lang w:val="en-US"/>
        </w:rPr>
        <w:t>’s linked bank fiat</w:t>
      </w:r>
      <w:r>
        <w:rPr>
          <w:lang w:val="en-US"/>
        </w:rPr>
        <w:t xml:space="preserve"> </w:t>
      </w:r>
      <w:r w:rsidRPr="000431DD">
        <w:rPr>
          <w:lang w:val="en-US"/>
        </w:rPr>
        <w:t>(euros) account.</w:t>
      </w:r>
    </w:p>
    <w:p w14:paraId="57871292" w14:textId="77777777" w:rsidR="009A452B" w:rsidRPr="00DE0E5C" w:rsidRDefault="009A452B" w:rsidP="009A452B">
      <w:pPr>
        <w:pStyle w:val="Currenttext"/>
      </w:pPr>
      <w:r w:rsidRPr="00DE0E5C">
        <w:rPr>
          <w:b/>
          <w:bCs/>
        </w:rPr>
        <w:t>Sell</w:t>
      </w:r>
    </w:p>
    <w:p w14:paraId="73E05BCE" w14:textId="77777777" w:rsidR="009A452B" w:rsidRDefault="009A452B" w:rsidP="009A452B">
      <w:pPr>
        <w:pStyle w:val="Currenttext"/>
      </w:pPr>
      <w:r>
        <w:rPr>
          <w:lang w:val="en-US"/>
        </w:rPr>
        <w:t>The business service which allows t</w:t>
      </w:r>
      <w:proofErr w:type="spellStart"/>
      <w:r w:rsidRPr="00DE0E5C">
        <w:t>rad</w:t>
      </w:r>
      <w:r>
        <w:t>ing</w:t>
      </w:r>
      <w:proofErr w:type="spellEnd"/>
      <w:r w:rsidRPr="00DE0E5C">
        <w:t xml:space="preserve"> crypto</w:t>
      </w:r>
      <w:r>
        <w:t xml:space="preserve"> assets</w:t>
      </w:r>
      <w:r w:rsidRPr="00DE0E5C">
        <w:t xml:space="preserve"> directly for fiat currency (euros) and </w:t>
      </w:r>
      <w:proofErr w:type="gramStart"/>
      <w:r w:rsidRPr="00DE0E5C">
        <w:t>have</w:t>
      </w:r>
      <w:proofErr w:type="gramEnd"/>
      <w:r w:rsidRPr="00DE0E5C">
        <w:t xml:space="preserve"> the funds deposited into the </w:t>
      </w:r>
      <w:r>
        <w:t>customer</w:t>
      </w:r>
      <w:r w:rsidRPr="00DE0E5C">
        <w:t>’s bank account.</w:t>
      </w:r>
    </w:p>
    <w:p w14:paraId="012ED5D7" w14:textId="77777777" w:rsidR="009A452B" w:rsidRPr="005976F2" w:rsidRDefault="009A452B" w:rsidP="009A452B">
      <w:pPr>
        <w:pStyle w:val="Currenttext"/>
      </w:pPr>
      <w:r w:rsidRPr="005976F2">
        <w:rPr>
          <w:b/>
          <w:bCs/>
        </w:rPr>
        <w:t>Convert</w:t>
      </w:r>
    </w:p>
    <w:p w14:paraId="7CCE5113" w14:textId="77777777" w:rsidR="009A452B" w:rsidRDefault="009A452B" w:rsidP="009A452B">
      <w:pPr>
        <w:pStyle w:val="Currenttext"/>
      </w:pPr>
      <w:r>
        <w:rPr>
          <w:lang w:val="en-US"/>
        </w:rPr>
        <w:t>The business service which allows</w:t>
      </w:r>
      <w:r w:rsidRPr="005976F2">
        <w:t xml:space="preserve"> </w:t>
      </w:r>
      <w:r>
        <w:t>e</w:t>
      </w:r>
      <w:r w:rsidRPr="005976F2">
        <w:t>xchang</w:t>
      </w:r>
      <w:r>
        <w:t>ing</w:t>
      </w:r>
      <w:r w:rsidRPr="005976F2">
        <w:t xml:space="preserve"> one crypto</w:t>
      </w:r>
      <w:r>
        <w:t xml:space="preserve"> asset</w:t>
      </w:r>
      <w:r w:rsidRPr="005976F2">
        <w:t xml:space="preserve"> for another (e.g., Bitcoin to Ethereum) without </w:t>
      </w:r>
      <w:r>
        <w:t>involving</w:t>
      </w:r>
      <w:r w:rsidRPr="005976F2">
        <w:t xml:space="preserve"> fiat currency</w:t>
      </w:r>
      <w:r>
        <w:t>.</w:t>
      </w:r>
    </w:p>
    <w:p w14:paraId="12093A0C" w14:textId="7771D7E6" w:rsidR="009A452B" w:rsidRPr="00307E29" w:rsidRDefault="004C2316" w:rsidP="009A452B">
      <w:pPr>
        <w:pStyle w:val="Currenttext"/>
      </w:pPr>
      <w:r>
        <w:rPr>
          <w:b/>
          <w:bCs/>
        </w:rPr>
        <w:t xml:space="preserve">Beneficiary </w:t>
      </w:r>
      <w:r w:rsidR="00B7214D">
        <w:rPr>
          <w:b/>
          <w:bCs/>
        </w:rPr>
        <w:t>Management</w:t>
      </w:r>
    </w:p>
    <w:p w14:paraId="07048BD8" w14:textId="77777777" w:rsidR="009A452B" w:rsidRDefault="009A452B" w:rsidP="009A452B">
      <w:pPr>
        <w:pStyle w:val="Currenttext"/>
      </w:pPr>
      <w:r>
        <w:rPr>
          <w:lang w:val="en-US"/>
        </w:rPr>
        <w:t>The business service which allows</w:t>
      </w:r>
      <w:r w:rsidRPr="005976F2">
        <w:t xml:space="preserve"> </w:t>
      </w:r>
      <w:r>
        <w:t>p</w:t>
      </w:r>
      <w:r w:rsidRPr="00307E29">
        <w:t>re-register</w:t>
      </w:r>
      <w:r>
        <w:t>ing</w:t>
      </w:r>
      <w:r w:rsidRPr="00307E29">
        <w:t xml:space="preserve"> and verify</w:t>
      </w:r>
      <w:r>
        <w:t>ing</w:t>
      </w:r>
      <w:r w:rsidRPr="00307E29">
        <w:t xml:space="preserve"> any external crypto wallet addresses to which the </w:t>
      </w:r>
      <w:r>
        <w:t>customer</w:t>
      </w:r>
      <w:r w:rsidRPr="00307E29">
        <w:t xml:space="preserve"> intend</w:t>
      </w:r>
      <w:r>
        <w:t>s</w:t>
      </w:r>
      <w:r w:rsidRPr="00307E29">
        <w:t xml:space="preserve"> to send funds.</w:t>
      </w:r>
    </w:p>
    <w:p w14:paraId="54759AC2" w14:textId="77777777" w:rsidR="009A452B" w:rsidRPr="008362E7" w:rsidRDefault="009A452B" w:rsidP="009A452B">
      <w:pPr>
        <w:pStyle w:val="Currenttext"/>
      </w:pPr>
      <w:r w:rsidRPr="008362E7">
        <w:rPr>
          <w:b/>
          <w:bCs/>
        </w:rPr>
        <w:t>Send</w:t>
      </w:r>
    </w:p>
    <w:p w14:paraId="3EBEF4A5" w14:textId="77777777" w:rsidR="009A452B" w:rsidRDefault="009A452B" w:rsidP="009A452B">
      <w:pPr>
        <w:pStyle w:val="Currenttext"/>
      </w:pPr>
      <w:r>
        <w:rPr>
          <w:lang w:val="en-US"/>
        </w:rPr>
        <w:t>The business service which allows t</w:t>
      </w:r>
      <w:proofErr w:type="spellStart"/>
      <w:r w:rsidRPr="008362E7">
        <w:t>ransfe</w:t>
      </w:r>
      <w:r>
        <w:t>rring</w:t>
      </w:r>
      <w:proofErr w:type="spellEnd"/>
      <w:r w:rsidRPr="008362E7">
        <w:t xml:space="preserve"> from the </w:t>
      </w:r>
      <w:r>
        <w:t>customer</w:t>
      </w:r>
      <w:r w:rsidRPr="008362E7">
        <w:t>’s crypto account to a pre-approved internal/external wallet or other trusted platform.</w:t>
      </w:r>
    </w:p>
    <w:p w14:paraId="3EBC348F" w14:textId="77777777" w:rsidR="009A452B" w:rsidRPr="004B62AA" w:rsidRDefault="009A452B" w:rsidP="009A452B">
      <w:pPr>
        <w:pStyle w:val="Currenttext"/>
      </w:pPr>
      <w:r w:rsidRPr="004B62AA">
        <w:rPr>
          <w:b/>
          <w:bCs/>
        </w:rPr>
        <w:t>Receive</w:t>
      </w:r>
    </w:p>
    <w:p w14:paraId="55392AE3" w14:textId="77777777" w:rsidR="009A452B" w:rsidRDefault="009A452B" w:rsidP="009A452B">
      <w:pPr>
        <w:pStyle w:val="Currenttext"/>
      </w:pPr>
      <w:r>
        <w:rPr>
          <w:lang w:val="en-US"/>
        </w:rPr>
        <w:t>The business service which allows t</w:t>
      </w:r>
      <w:proofErr w:type="spellStart"/>
      <w:r w:rsidRPr="004B62AA">
        <w:t>ransfer</w:t>
      </w:r>
      <w:r>
        <w:t>ring</w:t>
      </w:r>
      <w:proofErr w:type="spellEnd"/>
      <w:r w:rsidRPr="004B62AA">
        <w:t xml:space="preserve"> from external wallets or other crypto platforms directly into the </w:t>
      </w:r>
      <w:r>
        <w:t>customer</w:t>
      </w:r>
      <w:r w:rsidRPr="004B62AA">
        <w:t xml:space="preserve">’s crypto account by generating an individual deposit address. </w:t>
      </w:r>
    </w:p>
    <w:p w14:paraId="0D2F379C" w14:textId="55B5AD89" w:rsidR="009A452B" w:rsidRPr="004B62AA" w:rsidRDefault="00B7214D" w:rsidP="009A452B">
      <w:pPr>
        <w:pStyle w:val="Currenttext"/>
      </w:pPr>
      <w:r>
        <w:rPr>
          <w:b/>
          <w:bCs/>
        </w:rPr>
        <w:t>Reporting</w:t>
      </w:r>
    </w:p>
    <w:p w14:paraId="677519C9" w14:textId="763F4AFC" w:rsidR="009A452B" w:rsidRDefault="009A452B" w:rsidP="009A452B">
      <w:pPr>
        <w:pStyle w:val="Currenttext"/>
      </w:pPr>
      <w:r>
        <w:rPr>
          <w:lang w:val="en-US"/>
        </w:rPr>
        <w:t xml:space="preserve">The business service which allows </w:t>
      </w:r>
      <w:r w:rsidR="00E21339">
        <w:rPr>
          <w:lang w:val="en-US"/>
        </w:rPr>
        <w:t>reporting on crypto account activities, either to build dashboards, to produce account statements</w:t>
      </w:r>
      <w:r w:rsidR="00661E1E">
        <w:rPr>
          <w:lang w:val="en-US"/>
        </w:rPr>
        <w:t xml:space="preserve"> or fiscal reports</w:t>
      </w:r>
      <w:r w:rsidRPr="004B62AA">
        <w:t>.</w:t>
      </w:r>
    </w:p>
    <w:p w14:paraId="09BCF70A" w14:textId="77777777" w:rsidR="000032AF" w:rsidRPr="004B62AA" w:rsidRDefault="000032AF" w:rsidP="000032AF">
      <w:pPr>
        <w:pStyle w:val="Currenttext"/>
      </w:pPr>
      <w:r>
        <w:rPr>
          <w:b/>
          <w:bCs/>
        </w:rPr>
        <w:t>Staking</w:t>
      </w:r>
    </w:p>
    <w:p w14:paraId="315DF321" w14:textId="77777777" w:rsidR="000032AF" w:rsidRDefault="000032AF" w:rsidP="000032AF">
      <w:pPr>
        <w:pStyle w:val="Currenttext"/>
        <w:rPr>
          <w:lang w:val="en-US"/>
        </w:rPr>
      </w:pPr>
      <w:r>
        <w:rPr>
          <w:lang w:val="en-US"/>
        </w:rPr>
        <w:t>The business service which allows locking some crypto assets and in return earning passive income in the form of crypto rewards.</w:t>
      </w:r>
    </w:p>
    <w:p w14:paraId="30812F8A" w14:textId="2EA82297" w:rsidR="00CA3709" w:rsidRPr="004D3772" w:rsidRDefault="00CA3709" w:rsidP="000032AF">
      <w:pPr>
        <w:pStyle w:val="Currenttext"/>
        <w:rPr>
          <w:i/>
          <w:iCs/>
          <w:lang w:val="en-US"/>
        </w:rPr>
      </w:pPr>
      <w:r w:rsidRPr="004D3772">
        <w:rPr>
          <w:i/>
          <w:iCs/>
          <w:lang w:val="en-US"/>
        </w:rPr>
        <w:t>This service is not yet available.</w:t>
      </w:r>
    </w:p>
    <w:p w14:paraId="7C45112D" w14:textId="77777777" w:rsidR="000032AF" w:rsidRPr="00DA06BB" w:rsidRDefault="000032AF" w:rsidP="000032AF">
      <w:pPr>
        <w:pStyle w:val="Currenttext"/>
        <w:rPr>
          <w:b/>
          <w:bCs/>
        </w:rPr>
      </w:pPr>
      <w:r w:rsidRPr="00DA06BB">
        <w:rPr>
          <w:b/>
          <w:bCs/>
          <w:lang w:val="en-US"/>
        </w:rPr>
        <w:t>Recurrent Order (DCA)</w:t>
      </w:r>
    </w:p>
    <w:p w14:paraId="00B0E389" w14:textId="77777777" w:rsidR="000032AF" w:rsidRDefault="000032AF" w:rsidP="000032AF">
      <w:pPr>
        <w:pStyle w:val="Currenttext"/>
        <w:rPr>
          <w:lang w:val="en-US"/>
        </w:rPr>
      </w:pPr>
      <w:r>
        <w:rPr>
          <w:lang w:val="en-US"/>
        </w:rPr>
        <w:t>The business service which allows managing recurrent orders that will trigger on periodical basis a buy order to invest a given amount of fiat into a crypto asset.  Also known as DCA – Dollar Cost Averaging – strategy.</w:t>
      </w:r>
    </w:p>
    <w:p w14:paraId="2C900605" w14:textId="77777777" w:rsidR="00CA3709" w:rsidRPr="00FC1605" w:rsidRDefault="00CA3709" w:rsidP="00CA3709">
      <w:pPr>
        <w:pStyle w:val="Currenttext"/>
        <w:rPr>
          <w:i/>
          <w:iCs/>
          <w:lang w:val="en-US"/>
        </w:rPr>
      </w:pPr>
      <w:r w:rsidRPr="00FC1605">
        <w:rPr>
          <w:i/>
          <w:iCs/>
          <w:lang w:val="en-US"/>
        </w:rPr>
        <w:t>This service is not yet available.</w:t>
      </w:r>
    </w:p>
    <w:p w14:paraId="1D15BFBC" w14:textId="77777777" w:rsidR="000032AF" w:rsidRPr="00DA06BB" w:rsidRDefault="000032AF" w:rsidP="000032AF">
      <w:pPr>
        <w:pStyle w:val="Currenttext"/>
        <w:rPr>
          <w:b/>
          <w:bCs/>
        </w:rPr>
      </w:pPr>
      <w:r>
        <w:rPr>
          <w:b/>
          <w:bCs/>
          <w:lang w:val="en-US"/>
        </w:rPr>
        <w:t>Bundled</w:t>
      </w:r>
      <w:r w:rsidRPr="00DA06BB">
        <w:rPr>
          <w:b/>
          <w:bCs/>
          <w:lang w:val="en-US"/>
        </w:rPr>
        <w:t xml:space="preserve"> Order </w:t>
      </w:r>
    </w:p>
    <w:p w14:paraId="66695547" w14:textId="64CEE188" w:rsidR="000032AF" w:rsidRDefault="000032AF" w:rsidP="000032AF">
      <w:pPr>
        <w:pStyle w:val="Currenttext"/>
        <w:rPr>
          <w:lang w:val="en-US"/>
        </w:rPr>
      </w:pPr>
      <w:r>
        <w:rPr>
          <w:lang w:val="en-US"/>
        </w:rPr>
        <w:t xml:space="preserve">The business service which allows creating bundle of </w:t>
      </w:r>
      <w:proofErr w:type="gramStart"/>
      <w:r>
        <w:rPr>
          <w:lang w:val="en-US"/>
        </w:rPr>
        <w:t>asset</w:t>
      </w:r>
      <w:proofErr w:type="gramEnd"/>
      <w:r>
        <w:rPr>
          <w:lang w:val="en-US"/>
        </w:rPr>
        <w:t xml:space="preserve">, on which the customer can create one order that will trigger as many orders as assets in the bundle, </w:t>
      </w:r>
      <w:proofErr w:type="gramStart"/>
      <w:r>
        <w:rPr>
          <w:lang w:val="en-US"/>
        </w:rPr>
        <w:t>taking into account</w:t>
      </w:r>
      <w:proofErr w:type="gramEnd"/>
      <w:r>
        <w:rPr>
          <w:lang w:val="en-US"/>
        </w:rPr>
        <w:t xml:space="preserve"> bundle distribution ratio.</w:t>
      </w:r>
    </w:p>
    <w:p w14:paraId="2F81FFAC" w14:textId="77777777" w:rsidR="00CA3709" w:rsidRPr="00FC1605" w:rsidRDefault="00CA3709" w:rsidP="00CA3709">
      <w:pPr>
        <w:pStyle w:val="Currenttext"/>
        <w:rPr>
          <w:i/>
          <w:iCs/>
          <w:lang w:val="en-US"/>
        </w:rPr>
      </w:pPr>
      <w:r w:rsidRPr="00FC1605">
        <w:rPr>
          <w:i/>
          <w:iCs/>
          <w:lang w:val="en-US"/>
        </w:rPr>
        <w:t>This service is not yet available.</w:t>
      </w:r>
    </w:p>
    <w:p w14:paraId="0E44C535" w14:textId="77777777" w:rsidR="00CA3709" w:rsidRDefault="00CA3709" w:rsidP="000032AF">
      <w:pPr>
        <w:pStyle w:val="Currenttext"/>
        <w:rPr>
          <w:lang w:val="en-US"/>
        </w:rPr>
      </w:pPr>
    </w:p>
    <w:p w14:paraId="33553C2F" w14:textId="77777777" w:rsidR="009A452B" w:rsidRDefault="009A452B" w:rsidP="009A452B">
      <w:pPr>
        <w:pStyle w:val="Title3"/>
        <w:ind w:left="1281" w:hanging="714"/>
      </w:pPr>
      <w:bookmarkStart w:id="20" w:name="_Toc203477258"/>
      <w:bookmarkStart w:id="21" w:name="_Toc226736184"/>
      <w:r>
        <w:t>Operation &amp; Execution</w:t>
      </w:r>
      <w:bookmarkEnd w:id="20"/>
      <w:bookmarkEnd w:id="21"/>
    </w:p>
    <w:p w14:paraId="67F2B422" w14:textId="77777777" w:rsidR="009A452B" w:rsidRDefault="009A452B" w:rsidP="009A452B">
      <w:pPr>
        <w:pStyle w:val="Currenttext"/>
      </w:pPr>
      <w:r>
        <w:t>This area groups the capabilities which are required to support the execution of the business products and services.</w:t>
      </w:r>
    </w:p>
    <w:p w14:paraId="64F56D1E" w14:textId="77777777" w:rsidR="009A452B" w:rsidRDefault="009A452B" w:rsidP="009A452B">
      <w:pPr>
        <w:pStyle w:val="Title4"/>
      </w:pPr>
      <w:r>
        <w:t>Crypto account management (2)</w:t>
      </w:r>
    </w:p>
    <w:p w14:paraId="3667FFE6" w14:textId="77777777" w:rsidR="009A452B" w:rsidRDefault="009A452B" w:rsidP="009A452B">
      <w:pPr>
        <w:ind w:left="567"/>
      </w:pPr>
      <w:r>
        <w:t>This domain groups the capabilities which allow operating a crypto account.</w:t>
      </w:r>
    </w:p>
    <w:p w14:paraId="4ED0F8E4" w14:textId="77777777" w:rsidR="009A452B" w:rsidRDefault="009A452B" w:rsidP="009A452B">
      <w:pPr>
        <w:ind w:left="567"/>
      </w:pPr>
    </w:p>
    <w:p w14:paraId="41E9109B" w14:textId="77777777" w:rsidR="009A452B" w:rsidRDefault="009A452B" w:rsidP="009A452B">
      <w:pPr>
        <w:ind w:left="567"/>
        <w:rPr>
          <w:b/>
          <w:bCs/>
        </w:rPr>
      </w:pPr>
      <w:r w:rsidRPr="00840242">
        <w:rPr>
          <w:b/>
          <w:bCs/>
        </w:rPr>
        <w:t xml:space="preserve">Account </w:t>
      </w:r>
      <w:r>
        <w:rPr>
          <w:b/>
          <w:bCs/>
        </w:rPr>
        <w:t xml:space="preserve">Request </w:t>
      </w:r>
      <w:r w:rsidRPr="00840242">
        <w:rPr>
          <w:b/>
          <w:bCs/>
        </w:rPr>
        <w:t>management</w:t>
      </w:r>
    </w:p>
    <w:p w14:paraId="252ED29E" w14:textId="41D17DC7" w:rsidR="009A452B" w:rsidRPr="00840242" w:rsidRDefault="009A452B" w:rsidP="009A452B">
      <w:pPr>
        <w:ind w:left="567"/>
      </w:pPr>
      <w:r w:rsidRPr="00840242">
        <w:lastRenderedPageBreak/>
        <w:t>T</w:t>
      </w:r>
      <w:r>
        <w:t>his capability supports the l</w:t>
      </w:r>
      <w:r w:rsidRPr="00CE5BB8">
        <w:t>ogic to capture, validate, and orchestrat</w:t>
      </w:r>
      <w:r>
        <w:t>e the user request related to account management, as for example account opening request, address creation request.  It checks that the request is acceptable and orchestrate the execution of the request.</w:t>
      </w:r>
      <w:r w:rsidR="006A6883">
        <w:t xml:space="preserve">  It manages the customer positions and the bank positions.</w:t>
      </w:r>
    </w:p>
    <w:p w14:paraId="1052B5BE" w14:textId="77777777" w:rsidR="009A452B" w:rsidRDefault="009A452B" w:rsidP="009A452B">
      <w:pPr>
        <w:ind w:left="567"/>
      </w:pPr>
    </w:p>
    <w:p w14:paraId="5012F24B" w14:textId="77777777" w:rsidR="009A452B" w:rsidRDefault="009A452B" w:rsidP="009A452B">
      <w:pPr>
        <w:ind w:left="567"/>
        <w:rPr>
          <w:b/>
          <w:bCs/>
        </w:rPr>
      </w:pPr>
      <w:r w:rsidRPr="00840242">
        <w:rPr>
          <w:b/>
          <w:bCs/>
        </w:rPr>
        <w:t>Account management</w:t>
      </w:r>
    </w:p>
    <w:p w14:paraId="01E610E6" w14:textId="77777777" w:rsidR="009A452B" w:rsidRPr="00840242" w:rsidRDefault="009A452B" w:rsidP="009A452B">
      <w:pPr>
        <w:ind w:left="567"/>
      </w:pPr>
      <w:r w:rsidRPr="00840242">
        <w:t>T</w:t>
      </w:r>
      <w:r>
        <w:t>his capability supports the crypto account lifecycle, i.e.:</w:t>
      </w:r>
    </w:p>
    <w:p w14:paraId="7222FF60" w14:textId="77777777" w:rsidR="009A452B" w:rsidRPr="00840242" w:rsidRDefault="009A452B" w:rsidP="009A452B">
      <w:pPr>
        <w:pStyle w:val="ListParagraph"/>
        <w:numPr>
          <w:ilvl w:val="0"/>
          <w:numId w:val="75"/>
        </w:numPr>
      </w:pPr>
      <w:r w:rsidRPr="00840242">
        <w:t>Crypto account creation</w:t>
      </w:r>
    </w:p>
    <w:p w14:paraId="43ABEC14" w14:textId="77777777" w:rsidR="009A452B" w:rsidRPr="00840242" w:rsidRDefault="009A452B" w:rsidP="009A452B">
      <w:pPr>
        <w:pStyle w:val="ListParagraph"/>
        <w:numPr>
          <w:ilvl w:val="0"/>
          <w:numId w:val="75"/>
        </w:numPr>
      </w:pPr>
      <w:r w:rsidRPr="00840242">
        <w:t xml:space="preserve">Crypto account suspension when suspicious activities need to be investigated </w:t>
      </w:r>
    </w:p>
    <w:p w14:paraId="358CA2E4" w14:textId="77777777" w:rsidR="009A452B" w:rsidRDefault="009A452B" w:rsidP="009A452B">
      <w:pPr>
        <w:pStyle w:val="ListParagraph"/>
        <w:numPr>
          <w:ilvl w:val="0"/>
          <w:numId w:val="75"/>
        </w:numPr>
      </w:pPr>
      <w:r w:rsidRPr="00F14CEE">
        <w:t>Crypto account closin</w:t>
      </w:r>
      <w:r>
        <w:t>g</w:t>
      </w:r>
    </w:p>
    <w:p w14:paraId="6F51E6AF" w14:textId="77777777" w:rsidR="009A452B" w:rsidRDefault="009A452B" w:rsidP="009A452B">
      <w:pPr>
        <w:pStyle w:val="ListParagraph"/>
        <w:ind w:left="1068"/>
      </w:pPr>
    </w:p>
    <w:p w14:paraId="340BA9F5" w14:textId="77777777" w:rsidR="009A452B" w:rsidRDefault="009A452B" w:rsidP="009A452B">
      <w:pPr>
        <w:ind w:left="567"/>
        <w:rPr>
          <w:b/>
          <w:bCs/>
        </w:rPr>
      </w:pPr>
      <w:r w:rsidRPr="00F14CEE">
        <w:rPr>
          <w:b/>
          <w:bCs/>
        </w:rPr>
        <w:t>Position Keeping and Authorisation</w:t>
      </w:r>
    </w:p>
    <w:p w14:paraId="3E83E283" w14:textId="77777777" w:rsidR="009A452B" w:rsidRPr="00840242" w:rsidRDefault="009A452B" w:rsidP="009A452B">
      <w:pPr>
        <w:ind w:left="567"/>
      </w:pPr>
      <w:r w:rsidRPr="00840242">
        <w:t>T</w:t>
      </w:r>
      <w:r>
        <w:t>his capability supports the management of the crypto account positions and related entries, including:</w:t>
      </w:r>
    </w:p>
    <w:p w14:paraId="64959281" w14:textId="77777777" w:rsidR="009A452B" w:rsidRPr="00F14CEE" w:rsidRDefault="009A452B" w:rsidP="009A452B">
      <w:pPr>
        <w:pStyle w:val="ListParagraph"/>
        <w:numPr>
          <w:ilvl w:val="0"/>
          <w:numId w:val="75"/>
        </w:numPr>
      </w:pPr>
      <w:r w:rsidRPr="00F14CEE">
        <w:t xml:space="preserve">Record-keeping of individual customer crypto holdings, as well as </w:t>
      </w:r>
      <w:r>
        <w:t>entry</w:t>
      </w:r>
      <w:r w:rsidRPr="00F14CEE">
        <w:t xml:space="preserve"> history.</w:t>
      </w:r>
    </w:p>
    <w:p w14:paraId="592253AD" w14:textId="77777777" w:rsidR="009A452B" w:rsidRPr="00F14CEE" w:rsidRDefault="009A452B" w:rsidP="009A452B">
      <w:pPr>
        <w:pStyle w:val="ListParagraph"/>
        <w:numPr>
          <w:ilvl w:val="0"/>
          <w:numId w:val="75"/>
        </w:numPr>
      </w:pPr>
      <w:r w:rsidRPr="00F14CEE">
        <w:t xml:space="preserve">Reservation to temporarily hold funds for pending </w:t>
      </w:r>
      <w:r>
        <w:t>operation</w:t>
      </w:r>
      <w:r w:rsidRPr="00F14CEE">
        <w:t>s, preventing issues like overdrafts.</w:t>
      </w:r>
    </w:p>
    <w:p w14:paraId="14F0F482" w14:textId="77777777" w:rsidR="009A452B" w:rsidRPr="00F14CEE" w:rsidRDefault="009A452B" w:rsidP="009A452B">
      <w:pPr>
        <w:pStyle w:val="ListParagraph"/>
        <w:numPr>
          <w:ilvl w:val="0"/>
          <w:numId w:val="75"/>
        </w:numPr>
      </w:pPr>
      <w:r w:rsidRPr="00F14CEE">
        <w:t>Freeze of funds in case of illicit activities</w:t>
      </w:r>
    </w:p>
    <w:p w14:paraId="7AE0DED6" w14:textId="77777777" w:rsidR="009A452B" w:rsidRPr="00F14CEE" w:rsidRDefault="009A452B" w:rsidP="009A452B">
      <w:pPr>
        <w:pStyle w:val="ListParagraph"/>
        <w:numPr>
          <w:ilvl w:val="0"/>
          <w:numId w:val="75"/>
        </w:numPr>
      </w:pPr>
      <w:r w:rsidRPr="00F14CEE">
        <w:t xml:space="preserve">Booking for permanent recording of completed </w:t>
      </w:r>
      <w:r>
        <w:t>operations</w:t>
      </w:r>
    </w:p>
    <w:p w14:paraId="1FD1C01D" w14:textId="77777777" w:rsidR="009A452B" w:rsidRDefault="009A452B" w:rsidP="009A452B">
      <w:pPr>
        <w:pStyle w:val="ListParagraph"/>
        <w:numPr>
          <w:ilvl w:val="0"/>
          <w:numId w:val="75"/>
        </w:numPr>
      </w:pPr>
      <w:r w:rsidRPr="00F14CEE">
        <w:t xml:space="preserve">Authorization of request, </w:t>
      </w:r>
      <w:r>
        <w:t>ensuring</w:t>
      </w:r>
      <w:r w:rsidRPr="00F14CEE">
        <w:t xml:space="preserve"> the available balance</w:t>
      </w:r>
      <w:r>
        <w:t xml:space="preserve"> remains positive.</w:t>
      </w:r>
    </w:p>
    <w:p w14:paraId="6C305A38" w14:textId="43283503" w:rsidR="00DA30A6" w:rsidRDefault="00DA30A6" w:rsidP="00DA30A6">
      <w:pPr>
        <w:pStyle w:val="ListParagraph"/>
        <w:numPr>
          <w:ilvl w:val="0"/>
          <w:numId w:val="75"/>
        </w:numPr>
      </w:pPr>
      <w:r w:rsidRPr="00F14CEE">
        <w:t xml:space="preserve">Record-keeping of </w:t>
      </w:r>
      <w:r>
        <w:t>bank positions</w:t>
      </w:r>
      <w:r w:rsidR="003860D8">
        <w:t xml:space="preserve">, to mirror positions at exchanges (or broker) and at custody, </w:t>
      </w:r>
      <w:r w:rsidR="009C1E6B">
        <w:t>including the management of profit &amp; loss (realized and unrealized)</w:t>
      </w:r>
      <w:r w:rsidRPr="00F14CEE">
        <w:t>.</w:t>
      </w:r>
    </w:p>
    <w:p w14:paraId="4CC3E27D" w14:textId="77777777" w:rsidR="009A452B" w:rsidRDefault="009A452B" w:rsidP="009A452B"/>
    <w:p w14:paraId="11D4B9F8" w14:textId="77777777" w:rsidR="009A452B" w:rsidRDefault="009A452B" w:rsidP="009A452B">
      <w:pPr>
        <w:ind w:left="567"/>
        <w:rPr>
          <w:b/>
          <w:bCs/>
        </w:rPr>
      </w:pPr>
      <w:r w:rsidRPr="00BB5B72">
        <w:rPr>
          <w:b/>
          <w:bCs/>
        </w:rPr>
        <w:t>Address Management (whitelisting &amp; deposit)</w:t>
      </w:r>
    </w:p>
    <w:p w14:paraId="28EF096E" w14:textId="77777777" w:rsidR="009A452B" w:rsidRPr="00840242" w:rsidRDefault="009A452B" w:rsidP="009A452B">
      <w:pPr>
        <w:ind w:left="567"/>
      </w:pPr>
      <w:r w:rsidRPr="00840242">
        <w:t>T</w:t>
      </w:r>
      <w:r>
        <w:t>his capability supports the management of the crypto addresses, as well deposit addresses and whitelisted address (used for withdrawal)</w:t>
      </w:r>
    </w:p>
    <w:p w14:paraId="75498C7C" w14:textId="77777777" w:rsidR="009A452B" w:rsidRDefault="009A452B" w:rsidP="009A452B">
      <w:pPr>
        <w:pStyle w:val="ListParagraph"/>
        <w:ind w:left="708"/>
      </w:pPr>
    </w:p>
    <w:p w14:paraId="219F74D9" w14:textId="77777777" w:rsidR="009A452B" w:rsidRDefault="009A452B" w:rsidP="009A452B">
      <w:pPr>
        <w:ind w:left="567"/>
        <w:rPr>
          <w:b/>
          <w:bCs/>
        </w:rPr>
      </w:pPr>
      <w:r w:rsidRPr="001E6C2F">
        <w:rPr>
          <w:b/>
          <w:bCs/>
        </w:rPr>
        <w:t>Product configuration</w:t>
      </w:r>
    </w:p>
    <w:p w14:paraId="7D526FC9" w14:textId="06946C06" w:rsidR="009A452B" w:rsidRDefault="009A452B" w:rsidP="009A452B">
      <w:pPr>
        <w:ind w:left="567"/>
        <w:rPr>
          <w:lang w:val="en-US"/>
        </w:rPr>
      </w:pPr>
      <w:r w:rsidRPr="00840242">
        <w:t>T</w:t>
      </w:r>
      <w:r>
        <w:t xml:space="preserve">his capability supports the configuration the crypto account product </w:t>
      </w:r>
      <w:r w:rsidR="008555CA">
        <w:rPr>
          <w:lang w:val="en-US"/>
        </w:rPr>
        <w:t>and related services</w:t>
      </w:r>
      <w:r w:rsidR="00DE4BDE">
        <w:rPr>
          <w:lang w:val="en-US"/>
        </w:rPr>
        <w:t xml:space="preserve"> </w:t>
      </w:r>
      <w:r w:rsidR="00DE4BDE">
        <w:t>(</w:t>
      </w:r>
      <w:r w:rsidR="00DE4BDE" w:rsidRPr="001E6C2F">
        <w:rPr>
          <w:lang w:val="en-US"/>
        </w:rPr>
        <w:t>e.g. setting default limits)</w:t>
      </w:r>
      <w:r w:rsidR="00DE4BDE">
        <w:rPr>
          <w:lang w:val="en-US"/>
        </w:rPr>
        <w:t>.</w:t>
      </w:r>
    </w:p>
    <w:p w14:paraId="5E9772BF" w14:textId="77777777" w:rsidR="009A452B" w:rsidRDefault="009A452B" w:rsidP="009A452B">
      <w:pPr>
        <w:ind w:left="567"/>
        <w:rPr>
          <w:lang w:val="en-US"/>
        </w:rPr>
      </w:pPr>
    </w:p>
    <w:p w14:paraId="7319E59F" w14:textId="77777777" w:rsidR="009A452B" w:rsidRDefault="009A452B" w:rsidP="009A452B">
      <w:pPr>
        <w:ind w:left="567"/>
        <w:rPr>
          <w:b/>
          <w:bCs/>
        </w:rPr>
      </w:pPr>
      <w:r w:rsidRPr="009F2190">
        <w:rPr>
          <w:b/>
          <w:bCs/>
        </w:rPr>
        <w:t>Custody</w:t>
      </w:r>
    </w:p>
    <w:p w14:paraId="438AF59B" w14:textId="77777777" w:rsidR="009A452B" w:rsidRDefault="009A452B" w:rsidP="009A452B">
      <w:pPr>
        <w:ind w:left="567"/>
        <w:rPr>
          <w:lang w:val="en-US"/>
        </w:rPr>
      </w:pPr>
      <w:r w:rsidRPr="00840242">
        <w:t>T</w:t>
      </w:r>
      <w:r>
        <w:t xml:space="preserve">his capability supports the </w:t>
      </w:r>
      <w:r w:rsidRPr="009047EC">
        <w:rPr>
          <w:lang w:val="en-US"/>
        </w:rPr>
        <w:t>management of crypto assets, on the blockchain, in a secure way</w:t>
      </w:r>
      <w:r>
        <w:rPr>
          <w:lang w:val="en-US"/>
        </w:rPr>
        <w:t>.</w:t>
      </w:r>
    </w:p>
    <w:p w14:paraId="44FD0410" w14:textId="77777777" w:rsidR="009A452B" w:rsidRPr="009047EC" w:rsidRDefault="009A452B" w:rsidP="009A452B">
      <w:pPr>
        <w:ind w:left="567"/>
        <w:rPr>
          <w:i/>
          <w:iCs/>
          <w:lang w:val="en-US"/>
        </w:rPr>
      </w:pPr>
      <w:r w:rsidRPr="009047EC">
        <w:rPr>
          <w:i/>
          <w:iCs/>
          <w:lang w:val="en-US"/>
        </w:rPr>
        <w:t xml:space="preserve">This capability is </w:t>
      </w:r>
      <w:r>
        <w:rPr>
          <w:i/>
          <w:iCs/>
          <w:lang w:val="en-US"/>
        </w:rPr>
        <w:t>provided by</w:t>
      </w:r>
      <w:r w:rsidRPr="009047EC">
        <w:rPr>
          <w:i/>
          <w:iCs/>
          <w:lang w:val="en-US"/>
        </w:rPr>
        <w:t xml:space="preserve"> a partner (currently Fireblocks)</w:t>
      </w:r>
    </w:p>
    <w:p w14:paraId="3991C1F7" w14:textId="77777777" w:rsidR="009A452B" w:rsidRPr="001E6C2F" w:rsidRDefault="009A452B" w:rsidP="009A452B">
      <w:pPr>
        <w:ind w:left="567"/>
      </w:pPr>
    </w:p>
    <w:p w14:paraId="27CAE6A4" w14:textId="77777777" w:rsidR="009A452B" w:rsidRDefault="009A452B" w:rsidP="009A452B">
      <w:pPr>
        <w:pStyle w:val="Title4"/>
      </w:pPr>
      <w:r>
        <w:t>Crypto Order &amp; Transaction processing (3)</w:t>
      </w:r>
    </w:p>
    <w:p w14:paraId="2DFEE71D" w14:textId="77777777" w:rsidR="009A452B" w:rsidRDefault="009A452B" w:rsidP="009A452B">
      <w:pPr>
        <w:ind w:left="567"/>
      </w:pPr>
      <w:r>
        <w:t>This domain groups the capabilities which allow processing order (buy/sell/convert) and transaction (deposit/withdrawal) on crypto accounts.</w:t>
      </w:r>
    </w:p>
    <w:p w14:paraId="26F50C98" w14:textId="77777777" w:rsidR="009A452B" w:rsidRDefault="009A452B" w:rsidP="009A452B">
      <w:pPr>
        <w:ind w:left="567"/>
      </w:pPr>
    </w:p>
    <w:p w14:paraId="21F0DA85" w14:textId="77777777" w:rsidR="009A452B" w:rsidRPr="00CE5BB8" w:rsidRDefault="009A452B" w:rsidP="009A452B">
      <w:pPr>
        <w:ind w:left="567"/>
        <w:rPr>
          <w:b/>
          <w:bCs/>
        </w:rPr>
      </w:pPr>
      <w:r w:rsidRPr="00CE5BB8">
        <w:rPr>
          <w:b/>
          <w:bCs/>
        </w:rPr>
        <w:t xml:space="preserve">Operation </w:t>
      </w:r>
      <w:r>
        <w:rPr>
          <w:b/>
          <w:bCs/>
        </w:rPr>
        <w:t>request management</w:t>
      </w:r>
    </w:p>
    <w:p w14:paraId="2FFBD5BE" w14:textId="77777777" w:rsidR="009A452B" w:rsidRPr="00CE5BB8" w:rsidRDefault="009A452B" w:rsidP="009A452B">
      <w:pPr>
        <w:tabs>
          <w:tab w:val="num" w:pos="720"/>
        </w:tabs>
        <w:ind w:left="567"/>
      </w:pPr>
      <w:r>
        <w:t>This capability supports the l</w:t>
      </w:r>
      <w:r w:rsidRPr="00CE5BB8">
        <w:t xml:space="preserve">ogic to capture, validate, and orchestrate </w:t>
      </w:r>
      <w:r>
        <w:t>user</w:t>
      </w:r>
      <w:r w:rsidRPr="00CE5BB8">
        <w:t xml:space="preserve"> order </w:t>
      </w:r>
      <w:r>
        <w:t xml:space="preserve">/ </w:t>
      </w:r>
      <w:r w:rsidRPr="00CE5BB8">
        <w:t>transaction</w:t>
      </w:r>
      <w:r>
        <w:t xml:space="preserve"> requests</w:t>
      </w:r>
      <w:r w:rsidRPr="00CE5BB8">
        <w:t>, and ensure their execution.</w:t>
      </w:r>
    </w:p>
    <w:p w14:paraId="6B43A10E" w14:textId="77777777" w:rsidR="009A452B" w:rsidRPr="00F14CEE" w:rsidRDefault="009A452B" w:rsidP="009A452B"/>
    <w:p w14:paraId="1C86776C" w14:textId="77777777" w:rsidR="009A452B" w:rsidRDefault="009A452B" w:rsidP="009A452B">
      <w:pPr>
        <w:pStyle w:val="Currenttext"/>
        <w:rPr>
          <w:b/>
          <w:bCs/>
        </w:rPr>
      </w:pPr>
      <w:r w:rsidRPr="009F5553">
        <w:rPr>
          <w:b/>
          <w:bCs/>
        </w:rPr>
        <w:t>Eligibility</w:t>
      </w:r>
    </w:p>
    <w:p w14:paraId="6DA01BE9" w14:textId="77777777" w:rsidR="009A452B" w:rsidRDefault="009A452B" w:rsidP="009A452B">
      <w:pPr>
        <w:pStyle w:val="Currenttext"/>
      </w:pPr>
      <w:r>
        <w:t>This capability supports the l</w:t>
      </w:r>
      <w:r w:rsidRPr="00CE5BB8">
        <w:t xml:space="preserve">ogic to </w:t>
      </w:r>
      <w:r w:rsidRPr="009F5553">
        <w:t xml:space="preserve">ensure the user (customer or bank employee) at the origin of the </w:t>
      </w:r>
      <w:r>
        <w:t>request</w:t>
      </w:r>
      <w:r w:rsidRPr="009F5553">
        <w:t xml:space="preserve"> is eligible to do it.</w:t>
      </w:r>
    </w:p>
    <w:p w14:paraId="325BA3E5" w14:textId="77777777" w:rsidR="009A452B" w:rsidRDefault="009A452B" w:rsidP="009A452B">
      <w:pPr>
        <w:pStyle w:val="Currenttext"/>
      </w:pPr>
    </w:p>
    <w:p w14:paraId="00AB518D" w14:textId="77777777" w:rsidR="009A452B" w:rsidRPr="00A666E4" w:rsidRDefault="009A452B" w:rsidP="009A452B">
      <w:pPr>
        <w:pStyle w:val="Currenttext"/>
      </w:pPr>
      <w:r w:rsidRPr="00A666E4">
        <w:rPr>
          <w:b/>
          <w:bCs/>
        </w:rPr>
        <w:t>Operation history</w:t>
      </w:r>
    </w:p>
    <w:p w14:paraId="47643B08" w14:textId="77777777" w:rsidR="009A452B" w:rsidRDefault="009A452B" w:rsidP="009A452B">
      <w:pPr>
        <w:pStyle w:val="Currenttext"/>
      </w:pPr>
      <w:r>
        <w:t>This capability manages the history of all order / transaction requests and operations.</w:t>
      </w:r>
    </w:p>
    <w:p w14:paraId="6B396D35" w14:textId="77777777" w:rsidR="009A452B" w:rsidRDefault="009A452B" w:rsidP="009A452B">
      <w:pPr>
        <w:pStyle w:val="Currenttext"/>
      </w:pPr>
    </w:p>
    <w:p w14:paraId="151F849D" w14:textId="77777777" w:rsidR="009A452B" w:rsidRPr="00E0425E" w:rsidRDefault="009A452B" w:rsidP="009A452B">
      <w:pPr>
        <w:pStyle w:val="Currenttext"/>
      </w:pPr>
      <w:r w:rsidRPr="00E0425E">
        <w:rPr>
          <w:b/>
          <w:bCs/>
        </w:rPr>
        <w:t>Task on Operation Management</w:t>
      </w:r>
    </w:p>
    <w:p w14:paraId="752F4656" w14:textId="77777777" w:rsidR="009A452B" w:rsidRDefault="009A452B" w:rsidP="009A452B">
      <w:pPr>
        <w:pStyle w:val="Currenttext"/>
      </w:pPr>
      <w:r>
        <w:t>This capability m</w:t>
      </w:r>
      <w:r w:rsidRPr="00E0425E">
        <w:t>anage</w:t>
      </w:r>
      <w:r>
        <w:t>s</w:t>
      </w:r>
      <w:r w:rsidRPr="00E0425E">
        <w:t xml:space="preserve"> manual task</w:t>
      </w:r>
      <w:r>
        <w:t>s</w:t>
      </w:r>
      <w:r w:rsidRPr="00E0425E">
        <w:t xml:space="preserve"> related to operation execution, as solving KYT issue or missing Travel Rule information</w:t>
      </w:r>
      <w:r>
        <w:t>.</w:t>
      </w:r>
    </w:p>
    <w:p w14:paraId="31AA4023" w14:textId="77777777" w:rsidR="009A452B" w:rsidRDefault="009A452B" w:rsidP="009A452B">
      <w:pPr>
        <w:pStyle w:val="Currenttext"/>
      </w:pPr>
    </w:p>
    <w:p w14:paraId="6B6B51F5" w14:textId="15F4D4FA" w:rsidR="009A452B" w:rsidRPr="000F00FF" w:rsidRDefault="00EF0B10" w:rsidP="009A452B">
      <w:pPr>
        <w:pStyle w:val="Currenttext"/>
      </w:pPr>
      <w:r>
        <w:rPr>
          <w:b/>
          <w:bCs/>
        </w:rPr>
        <w:t>Trade</w:t>
      </w:r>
      <w:r w:rsidRPr="000F00FF">
        <w:rPr>
          <w:b/>
          <w:bCs/>
        </w:rPr>
        <w:t xml:space="preserve"> </w:t>
      </w:r>
      <w:r w:rsidR="009A452B" w:rsidRPr="000F00FF">
        <w:rPr>
          <w:b/>
          <w:bCs/>
        </w:rPr>
        <w:t>execution</w:t>
      </w:r>
    </w:p>
    <w:p w14:paraId="0F341CA4" w14:textId="0860290B" w:rsidR="009A452B" w:rsidRDefault="009A452B" w:rsidP="009A452B">
      <w:pPr>
        <w:pStyle w:val="Currenttext"/>
      </w:pPr>
      <w:r>
        <w:t>This capability supports the e</w:t>
      </w:r>
      <w:r w:rsidRPr="000F00FF">
        <w:t xml:space="preserve">xecution of </w:t>
      </w:r>
      <w:r w:rsidR="00EF0B10">
        <w:t>trade</w:t>
      </w:r>
      <w:r w:rsidRPr="000F00FF">
        <w:t xml:space="preserve"> on exchanges.</w:t>
      </w:r>
    </w:p>
    <w:p w14:paraId="5D3B8423" w14:textId="3A0B5139" w:rsidR="009A452B" w:rsidRDefault="009A452B" w:rsidP="009A452B">
      <w:pPr>
        <w:ind w:left="567"/>
        <w:rPr>
          <w:i/>
          <w:iCs/>
          <w:lang w:val="en-US"/>
        </w:rPr>
      </w:pPr>
      <w:r w:rsidRPr="009047EC">
        <w:rPr>
          <w:i/>
          <w:iCs/>
          <w:lang w:val="en-US"/>
        </w:rPr>
        <w:t xml:space="preserve">This capability is provided by a partner (currently </w:t>
      </w:r>
      <w:r>
        <w:rPr>
          <w:i/>
          <w:iCs/>
          <w:lang w:val="en-US"/>
        </w:rPr>
        <w:t xml:space="preserve">Wyden or </w:t>
      </w:r>
      <w:proofErr w:type="spellStart"/>
      <w:r>
        <w:rPr>
          <w:i/>
          <w:iCs/>
          <w:lang w:val="en-US"/>
        </w:rPr>
        <w:t>Aplo</w:t>
      </w:r>
      <w:proofErr w:type="spellEnd"/>
      <w:r w:rsidRPr="009047EC">
        <w:rPr>
          <w:i/>
          <w:iCs/>
          <w:lang w:val="en-US"/>
        </w:rPr>
        <w:t>)</w:t>
      </w:r>
    </w:p>
    <w:p w14:paraId="0FDF185C" w14:textId="77777777" w:rsidR="00EF0B10" w:rsidRDefault="00EF0B10" w:rsidP="009A452B">
      <w:pPr>
        <w:ind w:left="567"/>
        <w:rPr>
          <w:i/>
          <w:iCs/>
          <w:lang w:val="en-US"/>
        </w:rPr>
      </w:pPr>
    </w:p>
    <w:p w14:paraId="7914C769" w14:textId="04F2EC75" w:rsidR="00EF0B10" w:rsidRPr="000F00FF" w:rsidRDefault="001E60EA" w:rsidP="00EF0B10">
      <w:pPr>
        <w:pStyle w:val="Currenttext"/>
      </w:pPr>
      <w:r>
        <w:rPr>
          <w:b/>
          <w:bCs/>
        </w:rPr>
        <w:lastRenderedPageBreak/>
        <w:t>Transaction</w:t>
      </w:r>
      <w:r w:rsidR="00EF0B10" w:rsidRPr="000F00FF">
        <w:rPr>
          <w:b/>
          <w:bCs/>
        </w:rPr>
        <w:t xml:space="preserve"> execution</w:t>
      </w:r>
    </w:p>
    <w:p w14:paraId="2D3312F6" w14:textId="5F0CCEF2" w:rsidR="00EF0B10" w:rsidRDefault="00EF0B10" w:rsidP="00EF0B10">
      <w:pPr>
        <w:pStyle w:val="Currenttext"/>
      </w:pPr>
      <w:r>
        <w:t>This capability supports the e</w:t>
      </w:r>
      <w:r w:rsidRPr="000F00FF">
        <w:t>xecution of deposit / withdrawal on blockchain.</w:t>
      </w:r>
    </w:p>
    <w:p w14:paraId="1B6B3F1C" w14:textId="45133A5C" w:rsidR="00EF0B10" w:rsidRDefault="00EF0B10" w:rsidP="00EF0B10">
      <w:pPr>
        <w:ind w:left="567"/>
        <w:rPr>
          <w:i/>
          <w:iCs/>
          <w:lang w:val="en-US"/>
        </w:rPr>
      </w:pPr>
      <w:r w:rsidRPr="009047EC">
        <w:rPr>
          <w:i/>
          <w:iCs/>
          <w:lang w:val="en-US"/>
        </w:rPr>
        <w:t>This capability is provided by a partner (currently Fireblocks)</w:t>
      </w:r>
    </w:p>
    <w:p w14:paraId="372710FC" w14:textId="77777777" w:rsidR="00EF0B10" w:rsidRDefault="00EF0B10" w:rsidP="009A452B">
      <w:pPr>
        <w:ind w:left="567"/>
        <w:rPr>
          <w:i/>
          <w:iCs/>
          <w:lang w:val="en-US"/>
        </w:rPr>
      </w:pPr>
    </w:p>
    <w:p w14:paraId="3564BE70" w14:textId="77777777" w:rsidR="006607A9" w:rsidRPr="00E0425E" w:rsidRDefault="006607A9" w:rsidP="006607A9">
      <w:pPr>
        <w:pStyle w:val="Currenttext"/>
      </w:pPr>
      <w:r>
        <w:rPr>
          <w:b/>
          <w:bCs/>
        </w:rPr>
        <w:t>Bundle Management</w:t>
      </w:r>
    </w:p>
    <w:p w14:paraId="74EAAB98" w14:textId="77777777" w:rsidR="006607A9" w:rsidRDefault="006607A9" w:rsidP="006607A9">
      <w:pPr>
        <w:pStyle w:val="Currenttext"/>
      </w:pPr>
      <w:r>
        <w:t>This capability m</w:t>
      </w:r>
      <w:r w:rsidRPr="00E0425E">
        <w:t>anage</w:t>
      </w:r>
      <w:r>
        <w:t>s</w:t>
      </w:r>
      <w:r w:rsidRPr="00E0425E">
        <w:t xml:space="preserve"> </w:t>
      </w:r>
      <w:r>
        <w:t xml:space="preserve">the bundle of digital assets that a customer can buy in bundle order, by defining the ponderation of each </w:t>
      </w:r>
      <w:proofErr w:type="gramStart"/>
      <w:r>
        <w:t>assets</w:t>
      </w:r>
      <w:proofErr w:type="gramEnd"/>
      <w:r>
        <w:t>.</w:t>
      </w:r>
    </w:p>
    <w:p w14:paraId="5ECD31EC" w14:textId="18C808A3" w:rsidR="006607A9" w:rsidRPr="00FC1605" w:rsidRDefault="006607A9" w:rsidP="006607A9">
      <w:pPr>
        <w:pStyle w:val="Currenttext"/>
        <w:rPr>
          <w:i/>
          <w:iCs/>
          <w:lang w:val="en-US"/>
        </w:rPr>
      </w:pPr>
      <w:r w:rsidRPr="00FC1605">
        <w:rPr>
          <w:i/>
          <w:iCs/>
          <w:lang w:val="en-US"/>
        </w:rPr>
        <w:t xml:space="preserve">This </w:t>
      </w:r>
      <w:r>
        <w:rPr>
          <w:i/>
          <w:iCs/>
          <w:lang w:val="en-US"/>
        </w:rPr>
        <w:t>capability</w:t>
      </w:r>
      <w:r w:rsidRPr="00FC1605">
        <w:rPr>
          <w:i/>
          <w:iCs/>
          <w:lang w:val="en-US"/>
        </w:rPr>
        <w:t xml:space="preserve"> is not yet available.</w:t>
      </w:r>
    </w:p>
    <w:p w14:paraId="69C5EF69" w14:textId="77777777" w:rsidR="006607A9" w:rsidRDefault="006607A9" w:rsidP="006607A9">
      <w:pPr>
        <w:pStyle w:val="Currenttext"/>
      </w:pPr>
    </w:p>
    <w:p w14:paraId="697E7F76" w14:textId="77777777" w:rsidR="006607A9" w:rsidRPr="00E0425E" w:rsidRDefault="006607A9" w:rsidP="006607A9">
      <w:pPr>
        <w:pStyle w:val="Currenttext"/>
      </w:pPr>
      <w:r>
        <w:rPr>
          <w:b/>
          <w:bCs/>
        </w:rPr>
        <w:t>Staking Management</w:t>
      </w:r>
    </w:p>
    <w:p w14:paraId="34ECB66C" w14:textId="77777777" w:rsidR="006607A9" w:rsidRDefault="006607A9" w:rsidP="006607A9">
      <w:pPr>
        <w:pStyle w:val="Currenttext"/>
      </w:pPr>
      <w:r>
        <w:t>This capability m</w:t>
      </w:r>
      <w:r w:rsidRPr="00E0425E">
        <w:t>anage</w:t>
      </w:r>
      <w:r>
        <w:t>s</w:t>
      </w:r>
      <w:r w:rsidRPr="00E0425E">
        <w:t xml:space="preserve"> </w:t>
      </w:r>
      <w:r>
        <w:t>the staking of digital assets.</w:t>
      </w:r>
    </w:p>
    <w:p w14:paraId="781F1DEE" w14:textId="77777777" w:rsidR="006607A9" w:rsidRDefault="006607A9" w:rsidP="006607A9">
      <w:pPr>
        <w:ind w:left="567"/>
        <w:rPr>
          <w:i/>
          <w:iCs/>
          <w:lang w:val="en-US"/>
        </w:rPr>
      </w:pPr>
      <w:r w:rsidRPr="009047EC">
        <w:rPr>
          <w:i/>
          <w:iCs/>
          <w:lang w:val="en-US"/>
        </w:rPr>
        <w:t xml:space="preserve">This capability is provided by a partner (currently </w:t>
      </w:r>
      <w:proofErr w:type="spellStart"/>
      <w:r>
        <w:rPr>
          <w:i/>
          <w:iCs/>
          <w:lang w:val="en-US"/>
        </w:rPr>
        <w:t>Aplo</w:t>
      </w:r>
      <w:proofErr w:type="spellEnd"/>
      <w:r w:rsidRPr="009047EC">
        <w:rPr>
          <w:i/>
          <w:iCs/>
          <w:lang w:val="en-US"/>
        </w:rPr>
        <w:t>)</w:t>
      </w:r>
    </w:p>
    <w:p w14:paraId="5CCC255A" w14:textId="77777777" w:rsidR="006607A9" w:rsidRPr="00C31801" w:rsidRDefault="006607A9" w:rsidP="006607A9">
      <w:pPr>
        <w:pStyle w:val="Currenttext"/>
        <w:rPr>
          <w:lang w:val="en-US"/>
        </w:rPr>
      </w:pPr>
    </w:p>
    <w:p w14:paraId="4F491445" w14:textId="77777777" w:rsidR="009A452B" w:rsidRDefault="009A452B" w:rsidP="009A452B">
      <w:pPr>
        <w:pStyle w:val="Title4"/>
      </w:pPr>
      <w:r>
        <w:t>Fiat account management (4)</w:t>
      </w:r>
    </w:p>
    <w:p w14:paraId="419B87F0" w14:textId="77777777" w:rsidR="009A452B" w:rsidRDefault="009A452B" w:rsidP="009A452B">
      <w:pPr>
        <w:ind w:left="567"/>
      </w:pPr>
      <w:r>
        <w:t>This domain groups the capabilities which allow managing fiat account</w:t>
      </w:r>
    </w:p>
    <w:p w14:paraId="06BAD91C" w14:textId="77777777" w:rsidR="009A452B" w:rsidRDefault="009A452B" w:rsidP="009A452B">
      <w:pPr>
        <w:pStyle w:val="Currenttext"/>
      </w:pPr>
    </w:p>
    <w:p w14:paraId="4927AF42" w14:textId="77777777" w:rsidR="009A452B" w:rsidRDefault="009A452B" w:rsidP="009A452B">
      <w:pPr>
        <w:ind w:left="567"/>
        <w:rPr>
          <w:b/>
          <w:bCs/>
        </w:rPr>
      </w:pPr>
      <w:r w:rsidRPr="00840242">
        <w:rPr>
          <w:b/>
          <w:bCs/>
        </w:rPr>
        <w:t>Account management</w:t>
      </w:r>
    </w:p>
    <w:p w14:paraId="127B57A3" w14:textId="77777777" w:rsidR="009A452B" w:rsidRPr="00840242" w:rsidRDefault="009A452B" w:rsidP="009A452B">
      <w:pPr>
        <w:ind w:left="567"/>
      </w:pPr>
      <w:r w:rsidRPr="00840242">
        <w:t>T</w:t>
      </w:r>
      <w:r>
        <w:t>his capability supports the fiat account lifecycle, i.e.:</w:t>
      </w:r>
    </w:p>
    <w:p w14:paraId="20DDC7D5" w14:textId="77777777" w:rsidR="009A452B" w:rsidRPr="00840242" w:rsidRDefault="009A452B" w:rsidP="009A452B">
      <w:pPr>
        <w:pStyle w:val="ListParagraph"/>
        <w:numPr>
          <w:ilvl w:val="0"/>
          <w:numId w:val="75"/>
        </w:numPr>
      </w:pPr>
      <w:r>
        <w:t>Fiat</w:t>
      </w:r>
      <w:r w:rsidRPr="00840242">
        <w:t xml:space="preserve"> account creation</w:t>
      </w:r>
    </w:p>
    <w:p w14:paraId="7747F205" w14:textId="77777777" w:rsidR="009A452B" w:rsidRDefault="009A452B" w:rsidP="009A452B">
      <w:pPr>
        <w:pStyle w:val="ListParagraph"/>
        <w:numPr>
          <w:ilvl w:val="0"/>
          <w:numId w:val="75"/>
        </w:numPr>
      </w:pPr>
      <w:r>
        <w:t>Fiat</w:t>
      </w:r>
      <w:r w:rsidRPr="00F14CEE">
        <w:t xml:space="preserve"> account closin</w:t>
      </w:r>
      <w:r>
        <w:t>g</w:t>
      </w:r>
    </w:p>
    <w:p w14:paraId="1E1C9A23" w14:textId="77777777" w:rsidR="009A452B" w:rsidRPr="008F55AD"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4A51EEFB" w14:textId="77777777" w:rsidR="009A452B" w:rsidRDefault="009A452B" w:rsidP="009A452B">
      <w:pPr>
        <w:pStyle w:val="ListParagraph"/>
        <w:ind w:left="1068"/>
      </w:pPr>
    </w:p>
    <w:p w14:paraId="62C3749A" w14:textId="77777777" w:rsidR="009A452B" w:rsidRDefault="009A452B" w:rsidP="009A452B">
      <w:pPr>
        <w:ind w:left="567"/>
        <w:rPr>
          <w:b/>
          <w:bCs/>
        </w:rPr>
      </w:pPr>
      <w:r w:rsidRPr="00F14CEE">
        <w:rPr>
          <w:b/>
          <w:bCs/>
        </w:rPr>
        <w:t>Position Keeping and Authorisation</w:t>
      </w:r>
    </w:p>
    <w:p w14:paraId="7F5D15C1" w14:textId="77777777" w:rsidR="009A452B" w:rsidRPr="00840242" w:rsidRDefault="009A452B" w:rsidP="009A452B">
      <w:pPr>
        <w:ind w:left="567"/>
      </w:pPr>
      <w:r w:rsidRPr="00840242">
        <w:t>T</w:t>
      </w:r>
      <w:r>
        <w:t>his capability supports the management of the fiat account positions and related entries, including:</w:t>
      </w:r>
    </w:p>
    <w:p w14:paraId="311876D7" w14:textId="77777777" w:rsidR="009A452B" w:rsidRPr="00F14CEE" w:rsidRDefault="009A452B" w:rsidP="009A452B">
      <w:pPr>
        <w:pStyle w:val="ListParagraph"/>
        <w:numPr>
          <w:ilvl w:val="0"/>
          <w:numId w:val="75"/>
        </w:numPr>
      </w:pPr>
      <w:r w:rsidRPr="00F14CEE">
        <w:t xml:space="preserve">Record-keeping of individual customer </w:t>
      </w:r>
      <w:r>
        <w:t>fiat</w:t>
      </w:r>
      <w:r w:rsidRPr="00F14CEE">
        <w:t xml:space="preserve"> holdings, as well as </w:t>
      </w:r>
      <w:r>
        <w:t>entry</w:t>
      </w:r>
      <w:r w:rsidRPr="00F14CEE">
        <w:t xml:space="preserve"> history.</w:t>
      </w:r>
    </w:p>
    <w:p w14:paraId="1293D4F9" w14:textId="77777777" w:rsidR="009A452B" w:rsidRPr="00F14CEE" w:rsidRDefault="009A452B" w:rsidP="009A452B">
      <w:pPr>
        <w:pStyle w:val="ListParagraph"/>
        <w:numPr>
          <w:ilvl w:val="0"/>
          <w:numId w:val="75"/>
        </w:numPr>
      </w:pPr>
      <w:r w:rsidRPr="00F14CEE">
        <w:t xml:space="preserve">Reservation to temporarily hold funds for pending </w:t>
      </w:r>
      <w:r>
        <w:t>operation</w:t>
      </w:r>
      <w:r w:rsidRPr="00F14CEE">
        <w:t>s, preventing issues like overdrafts.</w:t>
      </w:r>
    </w:p>
    <w:p w14:paraId="4C5E1725" w14:textId="77777777" w:rsidR="009A452B" w:rsidRPr="00F14CEE" w:rsidRDefault="009A452B" w:rsidP="009A452B">
      <w:pPr>
        <w:pStyle w:val="ListParagraph"/>
        <w:numPr>
          <w:ilvl w:val="0"/>
          <w:numId w:val="75"/>
        </w:numPr>
      </w:pPr>
      <w:r w:rsidRPr="00F14CEE">
        <w:t xml:space="preserve">Booking for permanent recording of completed </w:t>
      </w:r>
      <w:r>
        <w:t>operations</w:t>
      </w:r>
    </w:p>
    <w:p w14:paraId="50AAB33E" w14:textId="77777777" w:rsidR="009A452B" w:rsidRDefault="009A452B" w:rsidP="009A452B">
      <w:pPr>
        <w:pStyle w:val="ListParagraph"/>
        <w:numPr>
          <w:ilvl w:val="0"/>
          <w:numId w:val="75"/>
        </w:numPr>
      </w:pPr>
      <w:r w:rsidRPr="00F14CEE">
        <w:t xml:space="preserve">Authorization of request, </w:t>
      </w:r>
      <w:r>
        <w:t>ensuring</w:t>
      </w:r>
      <w:r w:rsidRPr="00F14CEE">
        <w:t xml:space="preserve"> the available balance</w:t>
      </w:r>
      <w:r>
        <w:t xml:space="preserve"> remains positive.</w:t>
      </w:r>
    </w:p>
    <w:p w14:paraId="3FAB3255" w14:textId="77777777" w:rsidR="009A452B" w:rsidRDefault="009A452B" w:rsidP="009A452B">
      <w:pPr>
        <w:ind w:left="567"/>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25B6B46E" w14:textId="77777777" w:rsidR="009A452B" w:rsidRDefault="009A452B" w:rsidP="009A452B">
      <w:pPr>
        <w:pStyle w:val="Title4"/>
      </w:pPr>
      <w:r>
        <w:t>Billing (5)</w:t>
      </w:r>
    </w:p>
    <w:p w14:paraId="6D34B9B9" w14:textId="77777777" w:rsidR="009A452B" w:rsidRDefault="009A452B" w:rsidP="009A452B">
      <w:pPr>
        <w:ind w:left="567"/>
      </w:pPr>
      <w:r>
        <w:t>This domain groups the capabilities which allow computing and booking bank fees</w:t>
      </w:r>
    </w:p>
    <w:p w14:paraId="1AC5DF47" w14:textId="77777777" w:rsidR="009A452B" w:rsidRDefault="009A452B" w:rsidP="009A452B">
      <w:pPr>
        <w:ind w:left="567"/>
      </w:pPr>
    </w:p>
    <w:p w14:paraId="34135E04" w14:textId="77777777" w:rsidR="009A452B" w:rsidRDefault="009A452B" w:rsidP="009A452B">
      <w:pPr>
        <w:ind w:left="567"/>
        <w:rPr>
          <w:b/>
          <w:bCs/>
        </w:rPr>
      </w:pPr>
      <w:r w:rsidRPr="00EB6241">
        <w:rPr>
          <w:b/>
          <w:bCs/>
        </w:rPr>
        <w:t>Billing</w:t>
      </w:r>
    </w:p>
    <w:p w14:paraId="660A9445" w14:textId="77777777" w:rsidR="009A452B" w:rsidRDefault="009A452B" w:rsidP="009A452B">
      <w:pPr>
        <w:tabs>
          <w:tab w:val="num" w:pos="720"/>
        </w:tabs>
        <w:ind w:left="567"/>
      </w:pPr>
      <w:r w:rsidRPr="00840242">
        <w:t>T</w:t>
      </w:r>
      <w:r>
        <w:t>his capability supports the c</w:t>
      </w:r>
      <w:r w:rsidRPr="00EB6241">
        <w:t>omputation of the bank fees to be applied on order and transactions.</w:t>
      </w:r>
    </w:p>
    <w:p w14:paraId="3EE70C95" w14:textId="77777777" w:rsidR="009A452B" w:rsidRPr="008F55AD"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40DA9116" w14:textId="77777777" w:rsidR="009A452B" w:rsidRDefault="009A452B" w:rsidP="009A452B">
      <w:pPr>
        <w:ind w:left="567"/>
      </w:pPr>
    </w:p>
    <w:p w14:paraId="1BFCD47B" w14:textId="77777777" w:rsidR="009A452B" w:rsidRDefault="009A452B" w:rsidP="009A452B">
      <w:pPr>
        <w:ind w:left="567"/>
        <w:rPr>
          <w:b/>
          <w:bCs/>
        </w:rPr>
      </w:pPr>
      <w:r w:rsidRPr="001514B8">
        <w:rPr>
          <w:b/>
          <w:bCs/>
        </w:rPr>
        <w:t>Invoicing</w:t>
      </w:r>
    </w:p>
    <w:p w14:paraId="4D704435" w14:textId="77777777" w:rsidR="009A452B" w:rsidRPr="001514B8" w:rsidRDefault="009A452B" w:rsidP="009A452B">
      <w:pPr>
        <w:tabs>
          <w:tab w:val="num" w:pos="720"/>
        </w:tabs>
        <w:ind w:left="567"/>
      </w:pPr>
      <w:r w:rsidRPr="00840242">
        <w:t>T</w:t>
      </w:r>
      <w:r>
        <w:t>his capability supports the b</w:t>
      </w:r>
      <w:r w:rsidRPr="001514B8">
        <w:t>ooking of the bank fees on customer positions</w:t>
      </w:r>
    </w:p>
    <w:p w14:paraId="66F570B4" w14:textId="77777777" w:rsidR="009A452B" w:rsidRDefault="009A452B" w:rsidP="009A452B">
      <w:pPr>
        <w:pStyle w:val="Title4"/>
      </w:pPr>
      <w:r>
        <w:t>Risk management (6)</w:t>
      </w:r>
    </w:p>
    <w:p w14:paraId="70F1A638" w14:textId="77777777" w:rsidR="009A452B" w:rsidRDefault="009A452B" w:rsidP="009A452B">
      <w:pPr>
        <w:ind w:left="567"/>
      </w:pPr>
      <w:r>
        <w:t>This domain groups the capabilities related to risk management.</w:t>
      </w:r>
    </w:p>
    <w:p w14:paraId="0182A3B7" w14:textId="77777777" w:rsidR="009A452B" w:rsidRDefault="009A452B" w:rsidP="009A452B">
      <w:pPr>
        <w:ind w:left="567"/>
      </w:pPr>
    </w:p>
    <w:p w14:paraId="0BCF5037" w14:textId="77777777" w:rsidR="009A452B" w:rsidRDefault="009A452B" w:rsidP="009A452B">
      <w:pPr>
        <w:ind w:left="567"/>
        <w:rPr>
          <w:b/>
          <w:bCs/>
        </w:rPr>
      </w:pPr>
      <w:r w:rsidRPr="00E85604">
        <w:rPr>
          <w:b/>
          <w:bCs/>
        </w:rPr>
        <w:t>Individual and global limits</w:t>
      </w:r>
    </w:p>
    <w:p w14:paraId="2B451251" w14:textId="77777777" w:rsidR="009A452B" w:rsidRDefault="009A452B" w:rsidP="009A452B">
      <w:pPr>
        <w:ind w:left="567"/>
      </w:pPr>
      <w:r w:rsidRPr="00840242">
        <w:t>T</w:t>
      </w:r>
      <w:r>
        <w:t>his capability supports the m</w:t>
      </w:r>
      <w:r w:rsidRPr="00E85604">
        <w:t xml:space="preserve">anagement </w:t>
      </w:r>
      <w:r>
        <w:t xml:space="preserve">and control </w:t>
      </w:r>
      <w:r w:rsidRPr="00E85604">
        <w:t xml:space="preserve">of </w:t>
      </w:r>
      <w:r>
        <w:t>operation</w:t>
      </w:r>
      <w:r w:rsidRPr="00E85604">
        <w:t xml:space="preserve"> limits and position limits, at in</w:t>
      </w:r>
      <w:r>
        <w:t>di</w:t>
      </w:r>
      <w:r w:rsidRPr="00E85604">
        <w:t xml:space="preserve">vidual (customer limits) and at global (bank) </w:t>
      </w:r>
      <w:r>
        <w:t>level.</w:t>
      </w:r>
    </w:p>
    <w:p w14:paraId="13DC8595" w14:textId="77777777" w:rsidR="009A452B" w:rsidRDefault="009A452B" w:rsidP="009A452B">
      <w:pPr>
        <w:pStyle w:val="Title4"/>
      </w:pPr>
      <w:r>
        <w:t>Liquidity &amp; settlement (7)</w:t>
      </w:r>
    </w:p>
    <w:p w14:paraId="0DFD604A" w14:textId="77777777" w:rsidR="009A452B" w:rsidRDefault="009A452B" w:rsidP="009A452B">
      <w:pPr>
        <w:ind w:left="567"/>
      </w:pPr>
      <w:r>
        <w:t>This domain groups the capabilities related to risk management.</w:t>
      </w:r>
    </w:p>
    <w:p w14:paraId="4C63A6B9" w14:textId="77777777" w:rsidR="009A452B" w:rsidRDefault="009A452B" w:rsidP="009A452B">
      <w:pPr>
        <w:ind w:left="567"/>
      </w:pPr>
    </w:p>
    <w:p w14:paraId="25FFF35E" w14:textId="77777777" w:rsidR="009A452B" w:rsidRDefault="009A452B" w:rsidP="009A452B">
      <w:pPr>
        <w:ind w:left="567"/>
        <w:rPr>
          <w:b/>
          <w:bCs/>
        </w:rPr>
      </w:pPr>
      <w:r w:rsidRPr="00DA042A">
        <w:rPr>
          <w:b/>
          <w:bCs/>
        </w:rPr>
        <w:t>Liquidity management</w:t>
      </w:r>
    </w:p>
    <w:p w14:paraId="67282B5F" w14:textId="77777777" w:rsidR="009A452B" w:rsidRDefault="009A452B" w:rsidP="009A452B">
      <w:pPr>
        <w:tabs>
          <w:tab w:val="num" w:pos="720"/>
        </w:tabs>
        <w:ind w:left="567"/>
      </w:pPr>
      <w:r w:rsidRPr="00840242">
        <w:t>T</w:t>
      </w:r>
      <w:r>
        <w:t xml:space="preserve">his capability monitors </w:t>
      </w:r>
      <w:r w:rsidRPr="00DA042A">
        <w:t>bank liquidity at exchanges and at custodian</w:t>
      </w:r>
      <w:r>
        <w:t>, and manages alerts in case of liquidity issues</w:t>
      </w:r>
    </w:p>
    <w:p w14:paraId="0AEA8142" w14:textId="3CD81BC3" w:rsidR="000D0DD4" w:rsidRDefault="000D0DD4" w:rsidP="000D0DD4">
      <w:pPr>
        <w:ind w:left="567"/>
        <w:rPr>
          <w:i/>
          <w:iCs/>
          <w:lang w:val="en-US"/>
        </w:rPr>
      </w:pPr>
      <w:r w:rsidRPr="009047EC">
        <w:rPr>
          <w:i/>
          <w:iCs/>
          <w:lang w:val="en-US"/>
        </w:rPr>
        <w:t xml:space="preserve">This capability is provided by a partner (currently </w:t>
      </w:r>
      <w:r>
        <w:rPr>
          <w:i/>
          <w:iCs/>
          <w:lang w:val="en-US"/>
        </w:rPr>
        <w:t xml:space="preserve">Fireblocks, Wyden or </w:t>
      </w:r>
      <w:proofErr w:type="spellStart"/>
      <w:r>
        <w:rPr>
          <w:i/>
          <w:iCs/>
          <w:lang w:val="en-US"/>
        </w:rPr>
        <w:t>Aplo</w:t>
      </w:r>
      <w:proofErr w:type="spellEnd"/>
      <w:r w:rsidRPr="009047EC">
        <w:rPr>
          <w:i/>
          <w:iCs/>
          <w:lang w:val="en-US"/>
        </w:rPr>
        <w:t>)</w:t>
      </w:r>
    </w:p>
    <w:p w14:paraId="0B14CDA2" w14:textId="77777777" w:rsidR="009A452B" w:rsidRDefault="009A452B" w:rsidP="009A452B">
      <w:pPr>
        <w:ind w:left="567"/>
      </w:pPr>
    </w:p>
    <w:p w14:paraId="38216577" w14:textId="77777777" w:rsidR="009A452B" w:rsidRDefault="009A452B" w:rsidP="009A452B">
      <w:pPr>
        <w:ind w:left="567"/>
        <w:rPr>
          <w:b/>
          <w:bCs/>
        </w:rPr>
      </w:pPr>
      <w:r w:rsidRPr="00D641C9">
        <w:rPr>
          <w:b/>
          <w:bCs/>
        </w:rPr>
        <w:t>Crypto settlement</w:t>
      </w:r>
    </w:p>
    <w:p w14:paraId="743E671C" w14:textId="77777777" w:rsidR="009A452B" w:rsidRDefault="009A452B" w:rsidP="009A452B">
      <w:pPr>
        <w:tabs>
          <w:tab w:val="num" w:pos="720"/>
        </w:tabs>
        <w:ind w:left="567"/>
      </w:pPr>
      <w:r w:rsidRPr="00840242">
        <w:t>T</w:t>
      </w:r>
      <w:r>
        <w:t>his capability automates</w:t>
      </w:r>
      <w:r w:rsidRPr="00D641C9">
        <w:t xml:space="preserve"> crypto settlement between exchanges and wallet, based on liquidity management rules</w:t>
      </w:r>
      <w:r>
        <w:t>.</w:t>
      </w:r>
    </w:p>
    <w:p w14:paraId="12A3DD26" w14:textId="178585A5" w:rsidR="000D0DD4" w:rsidRDefault="000D0DD4" w:rsidP="000D0DD4">
      <w:pPr>
        <w:ind w:left="567"/>
        <w:rPr>
          <w:i/>
          <w:iCs/>
          <w:lang w:val="en-US"/>
        </w:rPr>
      </w:pPr>
      <w:r w:rsidRPr="009047EC">
        <w:rPr>
          <w:i/>
          <w:iCs/>
          <w:lang w:val="en-US"/>
        </w:rPr>
        <w:t xml:space="preserve">This capability is provided by a partner (currently </w:t>
      </w:r>
      <w:r>
        <w:rPr>
          <w:i/>
          <w:iCs/>
          <w:lang w:val="en-US"/>
        </w:rPr>
        <w:t xml:space="preserve">Fireblocks, Wyden or </w:t>
      </w:r>
      <w:proofErr w:type="spellStart"/>
      <w:r>
        <w:rPr>
          <w:i/>
          <w:iCs/>
          <w:lang w:val="en-US"/>
        </w:rPr>
        <w:t>Aplo</w:t>
      </w:r>
      <w:proofErr w:type="spellEnd"/>
      <w:r w:rsidRPr="009047EC">
        <w:rPr>
          <w:i/>
          <w:iCs/>
          <w:lang w:val="en-US"/>
        </w:rPr>
        <w:t>)</w:t>
      </w:r>
    </w:p>
    <w:p w14:paraId="79B024ED" w14:textId="77777777" w:rsidR="000D0DD4" w:rsidRPr="004D3772" w:rsidRDefault="000D0DD4" w:rsidP="009A452B">
      <w:pPr>
        <w:tabs>
          <w:tab w:val="num" w:pos="720"/>
        </w:tabs>
        <w:ind w:left="567"/>
        <w:rPr>
          <w:lang w:val="en-US"/>
        </w:rPr>
      </w:pPr>
    </w:p>
    <w:p w14:paraId="2D0426BB" w14:textId="77777777" w:rsidR="009A452B" w:rsidRDefault="009A452B" w:rsidP="009A452B">
      <w:pPr>
        <w:pStyle w:val="Title3"/>
        <w:ind w:left="1281" w:hanging="714"/>
      </w:pPr>
      <w:bookmarkStart w:id="22" w:name="_Toc203477259"/>
      <w:bookmarkStart w:id="23" w:name="_Toc226736185"/>
      <w:r>
        <w:t>Enterprise Management</w:t>
      </w:r>
      <w:bookmarkEnd w:id="22"/>
      <w:bookmarkEnd w:id="23"/>
    </w:p>
    <w:p w14:paraId="134E9F04" w14:textId="77777777" w:rsidR="009A452B" w:rsidRDefault="009A452B" w:rsidP="009A452B">
      <w:pPr>
        <w:pStyle w:val="Currenttext"/>
      </w:pPr>
      <w:r>
        <w:t>This area groups the capabilities which are required to support the enterprise (i.e. the bank) responsibilities.</w:t>
      </w:r>
    </w:p>
    <w:p w14:paraId="4A371014" w14:textId="77777777" w:rsidR="009A452B" w:rsidRDefault="009A452B" w:rsidP="009A452B">
      <w:pPr>
        <w:pStyle w:val="Title4"/>
      </w:pPr>
      <w:r>
        <w:t>Compliance (8)</w:t>
      </w:r>
    </w:p>
    <w:p w14:paraId="3D70AEE0" w14:textId="77777777" w:rsidR="009A452B" w:rsidRDefault="009A452B" w:rsidP="009A452B">
      <w:pPr>
        <w:ind w:left="567"/>
      </w:pPr>
      <w:r>
        <w:t>This domain groups the capabilities which allow to ensure the compliance with crypto-related regulations.</w:t>
      </w:r>
    </w:p>
    <w:p w14:paraId="26F19886" w14:textId="77777777" w:rsidR="009A452B" w:rsidRDefault="009A452B" w:rsidP="009A452B">
      <w:pPr>
        <w:ind w:left="567"/>
      </w:pPr>
    </w:p>
    <w:p w14:paraId="1D751BA8" w14:textId="77777777" w:rsidR="009A452B" w:rsidRDefault="009A452B" w:rsidP="009A452B">
      <w:pPr>
        <w:ind w:left="567"/>
        <w:rPr>
          <w:b/>
          <w:bCs/>
          <w:lang w:val="en-US"/>
        </w:rPr>
      </w:pPr>
      <w:proofErr w:type="spellStart"/>
      <w:r w:rsidRPr="0013545E">
        <w:rPr>
          <w:b/>
          <w:bCs/>
          <w:lang w:val="en-US"/>
        </w:rPr>
        <w:t>MiCA</w:t>
      </w:r>
      <w:proofErr w:type="spellEnd"/>
      <w:r w:rsidRPr="0013545E">
        <w:rPr>
          <w:b/>
          <w:bCs/>
          <w:lang w:val="en-US"/>
        </w:rPr>
        <w:t xml:space="preserve"> Compliance </w:t>
      </w:r>
    </w:p>
    <w:p w14:paraId="30B2C0BE" w14:textId="77777777" w:rsidR="009A452B" w:rsidRPr="0013545E" w:rsidRDefault="009A452B" w:rsidP="009A452B">
      <w:pPr>
        <w:ind w:left="567"/>
      </w:pPr>
      <w:r w:rsidRPr="00840242">
        <w:t>T</w:t>
      </w:r>
      <w:r>
        <w:t>his capability manages the</w:t>
      </w:r>
    </w:p>
    <w:p w14:paraId="54990227" w14:textId="77777777" w:rsidR="009A452B" w:rsidRPr="0013545E" w:rsidRDefault="009A452B" w:rsidP="009A452B">
      <w:pPr>
        <w:numPr>
          <w:ilvl w:val="0"/>
          <w:numId w:val="76"/>
        </w:numPr>
        <w:tabs>
          <w:tab w:val="num" w:pos="720"/>
        </w:tabs>
      </w:pPr>
      <w:proofErr w:type="gramStart"/>
      <w:r w:rsidRPr="0013545E">
        <w:rPr>
          <w:b/>
          <w:bCs/>
          <w:lang w:val="en-US"/>
        </w:rPr>
        <w:t>Blocking</w:t>
      </w:r>
      <w:r w:rsidRPr="0013545E">
        <w:rPr>
          <w:lang w:val="en-US"/>
        </w:rPr>
        <w:t xml:space="preserve"> of</w:t>
      </w:r>
      <w:proofErr w:type="gramEnd"/>
      <w:r w:rsidRPr="0013545E">
        <w:rPr>
          <w:lang w:val="en-US"/>
        </w:rPr>
        <w:t xml:space="preserve"> risky transactions based on a set of rules (</w:t>
      </w:r>
      <w:r w:rsidRPr="0013545E">
        <w:rPr>
          <w:b/>
          <w:bCs/>
          <w:lang w:val="en-US"/>
        </w:rPr>
        <w:t>AML</w:t>
      </w:r>
      <w:r w:rsidRPr="0013545E">
        <w:rPr>
          <w:lang w:val="en-US"/>
        </w:rPr>
        <w:t>)</w:t>
      </w:r>
    </w:p>
    <w:p w14:paraId="0CF476CD" w14:textId="77777777" w:rsidR="009A452B" w:rsidRPr="0013545E" w:rsidRDefault="009A452B" w:rsidP="009A452B">
      <w:pPr>
        <w:numPr>
          <w:ilvl w:val="0"/>
          <w:numId w:val="76"/>
        </w:numPr>
        <w:tabs>
          <w:tab w:val="num" w:pos="720"/>
        </w:tabs>
      </w:pPr>
      <w:r w:rsidRPr="0013545E">
        <w:rPr>
          <w:b/>
          <w:bCs/>
          <w:lang w:val="en-US"/>
        </w:rPr>
        <w:t>Freezing</w:t>
      </w:r>
      <w:r w:rsidRPr="0013545E">
        <w:rPr>
          <w:lang w:val="en-US"/>
        </w:rPr>
        <w:t xml:space="preserve"> of customers’ accounts in case of risky activity</w:t>
      </w:r>
    </w:p>
    <w:p w14:paraId="197E47C7" w14:textId="77777777" w:rsidR="009A452B" w:rsidRPr="0013545E" w:rsidRDefault="009A452B" w:rsidP="009A452B">
      <w:pPr>
        <w:numPr>
          <w:ilvl w:val="0"/>
          <w:numId w:val="76"/>
        </w:numPr>
        <w:tabs>
          <w:tab w:val="num" w:pos="720"/>
        </w:tabs>
      </w:pPr>
      <w:r w:rsidRPr="0013545E">
        <w:rPr>
          <w:b/>
          <w:bCs/>
          <w:lang w:val="en-US"/>
        </w:rPr>
        <w:t xml:space="preserve">Segregation </w:t>
      </w:r>
      <w:r w:rsidRPr="0013545E">
        <w:rPr>
          <w:lang w:val="en-US"/>
        </w:rPr>
        <w:t xml:space="preserve">of involved assets </w:t>
      </w:r>
      <w:proofErr w:type="gramStart"/>
      <w:r w:rsidRPr="0013545E">
        <w:rPr>
          <w:lang w:val="en-US"/>
        </w:rPr>
        <w:t>on  dedicated</w:t>
      </w:r>
      <w:proofErr w:type="gramEnd"/>
      <w:r w:rsidRPr="0013545E">
        <w:rPr>
          <w:lang w:val="en-US"/>
        </w:rPr>
        <w:t xml:space="preserve"> vaults</w:t>
      </w:r>
    </w:p>
    <w:p w14:paraId="1C9464B4" w14:textId="77777777" w:rsidR="009A452B" w:rsidRPr="0013545E" w:rsidRDefault="009A452B" w:rsidP="009A452B">
      <w:pPr>
        <w:numPr>
          <w:ilvl w:val="0"/>
          <w:numId w:val="76"/>
        </w:numPr>
        <w:tabs>
          <w:tab w:val="num" w:pos="720"/>
        </w:tabs>
      </w:pPr>
      <w:proofErr w:type="spellStart"/>
      <w:r w:rsidRPr="0013545E">
        <w:rPr>
          <w:b/>
          <w:bCs/>
          <w:lang w:val="en-US"/>
        </w:rPr>
        <w:t>MiCA</w:t>
      </w:r>
      <w:proofErr w:type="spellEnd"/>
      <w:r w:rsidRPr="0013545E">
        <w:rPr>
          <w:lang w:val="en-US"/>
        </w:rPr>
        <w:t xml:space="preserve"> Compliance with fairness, best execution and asset segregation </w:t>
      </w:r>
    </w:p>
    <w:p w14:paraId="03E804D7" w14:textId="77777777" w:rsidR="009A452B" w:rsidRDefault="009A452B" w:rsidP="009A452B">
      <w:pPr>
        <w:ind w:left="567"/>
      </w:pPr>
    </w:p>
    <w:p w14:paraId="770E6F77" w14:textId="77777777" w:rsidR="009A452B" w:rsidRDefault="009A452B" w:rsidP="009A452B">
      <w:pPr>
        <w:ind w:left="567"/>
        <w:rPr>
          <w:b/>
          <w:bCs/>
          <w:lang w:val="en-US"/>
        </w:rPr>
      </w:pPr>
      <w:r w:rsidRPr="007721C7">
        <w:rPr>
          <w:b/>
          <w:bCs/>
          <w:lang w:val="en-US"/>
        </w:rPr>
        <w:t>Travel Rule</w:t>
      </w:r>
    </w:p>
    <w:p w14:paraId="7FD70D61" w14:textId="77777777" w:rsidR="009A452B" w:rsidRDefault="009A452B" w:rsidP="009A452B">
      <w:pPr>
        <w:tabs>
          <w:tab w:val="num" w:pos="720"/>
        </w:tabs>
        <w:ind w:left="567"/>
      </w:pPr>
      <w:r w:rsidRPr="00840242">
        <w:t>T</w:t>
      </w:r>
      <w:r>
        <w:t>his capability supports the c</w:t>
      </w:r>
      <w:r w:rsidRPr="007721C7">
        <w:t>apture and stor</w:t>
      </w:r>
      <w:r>
        <w:t>age of</w:t>
      </w:r>
      <w:r w:rsidRPr="007721C7">
        <w:t xml:space="preserve"> required originator and beneficiary information for crypto transfers</w:t>
      </w:r>
      <w:r>
        <w:t>.</w:t>
      </w:r>
    </w:p>
    <w:p w14:paraId="78294AD4" w14:textId="77777777" w:rsidR="009A452B" w:rsidRDefault="009A452B" w:rsidP="009A452B">
      <w:pPr>
        <w:tabs>
          <w:tab w:val="num" w:pos="720"/>
        </w:tabs>
        <w:ind w:left="567"/>
      </w:pPr>
    </w:p>
    <w:p w14:paraId="6328AC50" w14:textId="77777777" w:rsidR="009A452B" w:rsidRDefault="009A452B" w:rsidP="009A452B">
      <w:pPr>
        <w:tabs>
          <w:tab w:val="num" w:pos="720"/>
        </w:tabs>
        <w:ind w:left="567"/>
        <w:rPr>
          <w:b/>
          <w:bCs/>
          <w:lang w:val="en-US"/>
        </w:rPr>
      </w:pPr>
      <w:r w:rsidRPr="007721C7">
        <w:rPr>
          <w:b/>
          <w:bCs/>
          <w:lang w:val="en-US"/>
        </w:rPr>
        <w:t>AML / KYT</w:t>
      </w:r>
    </w:p>
    <w:p w14:paraId="2A67584C" w14:textId="77777777" w:rsidR="009A452B" w:rsidRDefault="009A452B" w:rsidP="009A452B">
      <w:pPr>
        <w:tabs>
          <w:tab w:val="num" w:pos="720"/>
        </w:tabs>
        <w:ind w:left="567"/>
      </w:pPr>
      <w:r w:rsidRPr="00840242">
        <w:t>T</w:t>
      </w:r>
      <w:r>
        <w:t>his capability supports the a</w:t>
      </w:r>
      <w:r w:rsidRPr="007721C7">
        <w:t xml:space="preserve">nalysis of transactions to identify </w:t>
      </w:r>
      <w:proofErr w:type="gramStart"/>
      <w:r w:rsidRPr="007721C7">
        <w:t>potential</w:t>
      </w:r>
      <w:proofErr w:type="gramEnd"/>
      <w:r w:rsidRPr="007721C7">
        <w:t xml:space="preserve"> fraudulent activities</w:t>
      </w:r>
    </w:p>
    <w:p w14:paraId="59B33047" w14:textId="77777777" w:rsidR="009A452B" w:rsidRDefault="009A452B" w:rsidP="009A452B">
      <w:pPr>
        <w:tabs>
          <w:tab w:val="num" w:pos="720"/>
        </w:tabs>
        <w:ind w:left="567"/>
        <w:rPr>
          <w:i/>
          <w:iCs/>
          <w:lang w:val="en-US"/>
        </w:rPr>
      </w:pPr>
      <w:r w:rsidRPr="009047EC">
        <w:rPr>
          <w:i/>
          <w:iCs/>
          <w:lang w:val="en-US"/>
        </w:rPr>
        <w:t xml:space="preserve">This capability is provided by a partner (currently </w:t>
      </w:r>
      <w:r>
        <w:rPr>
          <w:i/>
          <w:iCs/>
          <w:lang w:val="en-US"/>
        </w:rPr>
        <w:t>Chainalysis)</w:t>
      </w:r>
    </w:p>
    <w:p w14:paraId="4A4FF75F" w14:textId="77777777" w:rsidR="009A452B" w:rsidRDefault="009A452B" w:rsidP="009A452B">
      <w:pPr>
        <w:tabs>
          <w:tab w:val="num" w:pos="720"/>
        </w:tabs>
        <w:ind w:left="567"/>
        <w:rPr>
          <w:i/>
          <w:iCs/>
          <w:lang w:val="en-US"/>
        </w:rPr>
      </w:pPr>
    </w:p>
    <w:p w14:paraId="78D1E0B5" w14:textId="77777777" w:rsidR="009A452B" w:rsidRDefault="009A452B" w:rsidP="009A452B">
      <w:pPr>
        <w:pStyle w:val="Title3"/>
        <w:ind w:left="1281" w:hanging="714"/>
      </w:pPr>
      <w:bookmarkStart w:id="24" w:name="_Toc203477260"/>
      <w:bookmarkStart w:id="25" w:name="_Toc226736186"/>
      <w:r>
        <w:t>Data</w:t>
      </w:r>
      <w:bookmarkEnd w:id="24"/>
      <w:bookmarkEnd w:id="25"/>
    </w:p>
    <w:p w14:paraId="26A680DB" w14:textId="77777777" w:rsidR="009A452B" w:rsidRDefault="009A452B" w:rsidP="009A452B">
      <w:pPr>
        <w:pStyle w:val="Currenttext"/>
      </w:pPr>
      <w:r>
        <w:t>This area groups the capabilities which are required to manage transverse data and leverage existing data.</w:t>
      </w:r>
    </w:p>
    <w:p w14:paraId="5CAA2A33" w14:textId="77777777" w:rsidR="009A452B" w:rsidRDefault="009A452B" w:rsidP="009A452B">
      <w:pPr>
        <w:pStyle w:val="Title4"/>
      </w:pPr>
      <w:r>
        <w:t>Reference data (9)</w:t>
      </w:r>
    </w:p>
    <w:p w14:paraId="0721BBCD" w14:textId="77777777" w:rsidR="009A452B" w:rsidRDefault="009A452B" w:rsidP="009A452B">
      <w:pPr>
        <w:ind w:left="567"/>
      </w:pPr>
      <w:r>
        <w:t>This domain groups the capabilities which allow to manage reference data, which are data shared by multiple domains.</w:t>
      </w:r>
    </w:p>
    <w:p w14:paraId="342E4FB6" w14:textId="77777777" w:rsidR="009A452B" w:rsidRDefault="009A452B" w:rsidP="009A452B">
      <w:pPr>
        <w:ind w:left="567"/>
      </w:pPr>
    </w:p>
    <w:p w14:paraId="6FB4C158" w14:textId="77777777" w:rsidR="009A452B" w:rsidRPr="00B33ED7" w:rsidRDefault="009A452B" w:rsidP="009A452B">
      <w:pPr>
        <w:ind w:left="567"/>
      </w:pPr>
      <w:r w:rsidRPr="00B33ED7">
        <w:rPr>
          <w:b/>
          <w:bCs/>
        </w:rPr>
        <w:t>Customer Data</w:t>
      </w:r>
    </w:p>
    <w:p w14:paraId="046A5112" w14:textId="77777777" w:rsidR="009A452B" w:rsidRPr="00B33ED7" w:rsidRDefault="009A452B" w:rsidP="009A452B">
      <w:pPr>
        <w:ind w:left="567"/>
      </w:pPr>
      <w:r w:rsidRPr="00840242">
        <w:t>T</w:t>
      </w:r>
      <w:r>
        <w:t>his capability centralises d</w:t>
      </w:r>
      <w:r w:rsidRPr="00B33ED7">
        <w:t>etailed information on customer</w:t>
      </w:r>
      <w:r>
        <w:t>s.</w:t>
      </w:r>
    </w:p>
    <w:p w14:paraId="7DB4DC01" w14:textId="77777777" w:rsidR="009A452B" w:rsidRPr="008F55AD"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1E69029C" w14:textId="77777777" w:rsidR="009A452B" w:rsidRDefault="009A452B" w:rsidP="009A452B">
      <w:pPr>
        <w:ind w:left="567"/>
        <w:rPr>
          <w:lang w:val="en-US"/>
        </w:rPr>
      </w:pPr>
    </w:p>
    <w:p w14:paraId="3D95D20B" w14:textId="77777777" w:rsidR="009A452B" w:rsidRPr="00B33ED7" w:rsidRDefault="009A452B" w:rsidP="009A452B">
      <w:pPr>
        <w:ind w:left="567"/>
      </w:pPr>
      <w:r>
        <w:rPr>
          <w:b/>
          <w:bCs/>
        </w:rPr>
        <w:t>Contract</w:t>
      </w:r>
      <w:r w:rsidRPr="00B33ED7">
        <w:rPr>
          <w:b/>
          <w:bCs/>
        </w:rPr>
        <w:t xml:space="preserve"> Data</w:t>
      </w:r>
    </w:p>
    <w:p w14:paraId="37A7D2C1" w14:textId="77777777" w:rsidR="009A452B" w:rsidRPr="00B33ED7" w:rsidRDefault="009A452B" w:rsidP="009A452B">
      <w:pPr>
        <w:ind w:left="567"/>
      </w:pPr>
      <w:r w:rsidRPr="00840242">
        <w:t>T</w:t>
      </w:r>
      <w:r>
        <w:t>his capability centralises d</w:t>
      </w:r>
      <w:r w:rsidRPr="00B33ED7">
        <w:t>etailed information on customer</w:t>
      </w:r>
      <w:r>
        <w:t xml:space="preserve"> contracts.</w:t>
      </w:r>
    </w:p>
    <w:p w14:paraId="3C4CF906" w14:textId="77777777" w:rsidR="009A452B" w:rsidRPr="008F55AD"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6FFA3CE2" w14:textId="77777777" w:rsidR="009A452B" w:rsidRPr="00B33ED7" w:rsidRDefault="009A452B" w:rsidP="009A452B">
      <w:pPr>
        <w:ind w:left="567"/>
        <w:rPr>
          <w:lang w:val="en-US"/>
        </w:rPr>
      </w:pPr>
    </w:p>
    <w:p w14:paraId="6DFEA4E8" w14:textId="77777777" w:rsidR="009A452B" w:rsidRPr="00692B47" w:rsidRDefault="009A452B" w:rsidP="009A452B">
      <w:pPr>
        <w:ind w:left="567"/>
      </w:pPr>
      <w:r w:rsidRPr="00692B47">
        <w:rPr>
          <w:b/>
          <w:bCs/>
        </w:rPr>
        <w:t>Product catalogue</w:t>
      </w:r>
    </w:p>
    <w:p w14:paraId="5D094D65" w14:textId="77777777" w:rsidR="009A452B" w:rsidRPr="00692B47" w:rsidRDefault="009A452B" w:rsidP="009A452B">
      <w:pPr>
        <w:ind w:left="567"/>
      </w:pPr>
      <w:r w:rsidRPr="00840242">
        <w:t>T</w:t>
      </w:r>
      <w:r>
        <w:t>his capability centralises d</w:t>
      </w:r>
      <w:r w:rsidRPr="00692B47">
        <w:t>efinitions of all bank products, which includes a copy of the crypto products.</w:t>
      </w:r>
    </w:p>
    <w:p w14:paraId="48EAF1EF" w14:textId="77777777" w:rsidR="009A452B" w:rsidRPr="008F55AD"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78503A48" w14:textId="77777777" w:rsidR="009A452B" w:rsidRDefault="009A452B" w:rsidP="009A452B">
      <w:pPr>
        <w:ind w:left="567"/>
        <w:rPr>
          <w:lang w:val="en-US"/>
        </w:rPr>
      </w:pPr>
    </w:p>
    <w:p w14:paraId="38D8E1E7" w14:textId="77777777" w:rsidR="009A452B" w:rsidRPr="00692B47" w:rsidRDefault="009A452B" w:rsidP="009A452B">
      <w:pPr>
        <w:ind w:left="567"/>
      </w:pPr>
      <w:r w:rsidRPr="00692B47">
        <w:rPr>
          <w:b/>
          <w:bCs/>
        </w:rPr>
        <w:t>Pricing</w:t>
      </w:r>
    </w:p>
    <w:p w14:paraId="735F3D99" w14:textId="77777777" w:rsidR="009A452B" w:rsidRPr="00692B47" w:rsidRDefault="009A452B" w:rsidP="009A452B">
      <w:pPr>
        <w:ind w:left="567"/>
      </w:pPr>
      <w:r w:rsidRPr="00840242">
        <w:t>T</w:t>
      </w:r>
      <w:r>
        <w:t>his capability centralises r</w:t>
      </w:r>
      <w:r w:rsidRPr="00692B47">
        <w:t>ules to determine applicable fees (e.g., transfer fees, trading commissions).</w:t>
      </w:r>
    </w:p>
    <w:p w14:paraId="27CAF8E4" w14:textId="77777777" w:rsidR="009A452B"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30BB024B" w14:textId="77777777" w:rsidR="009A452B" w:rsidRDefault="009A452B" w:rsidP="009A452B">
      <w:pPr>
        <w:ind w:left="567"/>
        <w:rPr>
          <w:i/>
          <w:iCs/>
          <w:lang w:val="en-US"/>
        </w:rPr>
      </w:pPr>
    </w:p>
    <w:p w14:paraId="1153CB52" w14:textId="77777777" w:rsidR="009A452B" w:rsidRPr="00F46C89" w:rsidRDefault="009A452B" w:rsidP="009A452B">
      <w:pPr>
        <w:ind w:left="567"/>
      </w:pPr>
      <w:r w:rsidRPr="00F46C89">
        <w:rPr>
          <w:b/>
          <w:bCs/>
        </w:rPr>
        <w:t>Authorisation</w:t>
      </w:r>
    </w:p>
    <w:p w14:paraId="56ABB49F" w14:textId="77777777" w:rsidR="009A452B" w:rsidRPr="00F46C89" w:rsidRDefault="009A452B" w:rsidP="009A452B">
      <w:pPr>
        <w:ind w:left="567"/>
      </w:pPr>
      <w:r w:rsidRPr="00840242">
        <w:t>T</w:t>
      </w:r>
      <w:r>
        <w:t>his capability centralises r</w:t>
      </w:r>
      <w:r w:rsidRPr="00692B47">
        <w:t xml:space="preserve">ules </w:t>
      </w:r>
      <w:r w:rsidRPr="00F46C89">
        <w:t>to determine access rights (for customer and bank users)</w:t>
      </w:r>
    </w:p>
    <w:p w14:paraId="143D1B92" w14:textId="77777777" w:rsidR="009A452B"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0757616C" w14:textId="77777777" w:rsidR="009A452B" w:rsidRDefault="009A452B" w:rsidP="009A452B">
      <w:pPr>
        <w:ind w:left="567"/>
        <w:rPr>
          <w:i/>
          <w:iCs/>
          <w:lang w:val="en-US"/>
        </w:rPr>
      </w:pPr>
    </w:p>
    <w:p w14:paraId="3E41143F" w14:textId="77777777" w:rsidR="009A452B" w:rsidRPr="00F46C89" w:rsidRDefault="009A452B" w:rsidP="009A452B">
      <w:pPr>
        <w:ind w:left="567"/>
      </w:pPr>
      <w:r w:rsidRPr="00F46C89">
        <w:rPr>
          <w:b/>
          <w:bCs/>
        </w:rPr>
        <w:t>Market Data</w:t>
      </w:r>
    </w:p>
    <w:p w14:paraId="61B28E93" w14:textId="016D0E34" w:rsidR="009A452B" w:rsidRPr="00F46C89" w:rsidRDefault="009A452B" w:rsidP="009A452B">
      <w:pPr>
        <w:ind w:left="567"/>
      </w:pPr>
      <w:r w:rsidRPr="00840242">
        <w:lastRenderedPageBreak/>
        <w:t>T</w:t>
      </w:r>
      <w:r>
        <w:t>his capability p</w:t>
      </w:r>
      <w:r w:rsidRPr="00F46C89">
        <w:t>rovides</w:t>
      </w:r>
      <w:r>
        <w:t xml:space="preserve"> </w:t>
      </w:r>
      <w:r w:rsidRPr="00F46C89">
        <w:t xml:space="preserve">crypto-asset </w:t>
      </w:r>
      <w:r w:rsidR="003003D2">
        <w:t xml:space="preserve">data, including available trading pairs and related </w:t>
      </w:r>
      <w:r w:rsidRPr="00F46C89">
        <w:t>prices</w:t>
      </w:r>
    </w:p>
    <w:p w14:paraId="1A148781" w14:textId="77777777" w:rsidR="009A452B" w:rsidRDefault="009A452B" w:rsidP="009A452B">
      <w:pPr>
        <w:tabs>
          <w:tab w:val="num" w:pos="720"/>
        </w:tabs>
        <w:ind w:left="567"/>
        <w:rPr>
          <w:i/>
          <w:iCs/>
          <w:lang w:val="en-US"/>
        </w:rPr>
      </w:pPr>
      <w:r w:rsidRPr="009047EC">
        <w:rPr>
          <w:i/>
          <w:iCs/>
          <w:lang w:val="en-US"/>
        </w:rPr>
        <w:t xml:space="preserve">This capability is provided by a partner (currently </w:t>
      </w:r>
      <w:r>
        <w:rPr>
          <w:i/>
          <w:iCs/>
          <w:lang w:val="en-US"/>
        </w:rPr>
        <w:t xml:space="preserve">Wyden or </w:t>
      </w:r>
      <w:proofErr w:type="spellStart"/>
      <w:r>
        <w:rPr>
          <w:i/>
          <w:iCs/>
          <w:lang w:val="en-US"/>
        </w:rPr>
        <w:t>Aplo</w:t>
      </w:r>
      <w:proofErr w:type="spellEnd"/>
      <w:r>
        <w:rPr>
          <w:i/>
          <w:iCs/>
          <w:lang w:val="en-US"/>
        </w:rPr>
        <w:t>)</w:t>
      </w:r>
    </w:p>
    <w:p w14:paraId="209F1B22" w14:textId="77777777" w:rsidR="009A452B" w:rsidRDefault="009A452B" w:rsidP="009A452B">
      <w:pPr>
        <w:pStyle w:val="Title4"/>
      </w:pPr>
      <w:r>
        <w:t>Data exposition (10)</w:t>
      </w:r>
    </w:p>
    <w:p w14:paraId="12E0B4D5" w14:textId="77777777" w:rsidR="009A452B" w:rsidRDefault="009A452B" w:rsidP="009A452B">
      <w:pPr>
        <w:ind w:left="567"/>
      </w:pPr>
      <w:r>
        <w:t>This domain groups the capabilities which allow to expose and share the data which are managed by the solution.</w:t>
      </w:r>
    </w:p>
    <w:p w14:paraId="5185FBD0" w14:textId="77777777" w:rsidR="009A452B" w:rsidRDefault="009A452B" w:rsidP="009A452B">
      <w:pPr>
        <w:ind w:left="567"/>
        <w:rPr>
          <w:b/>
          <w:bCs/>
        </w:rPr>
      </w:pPr>
    </w:p>
    <w:p w14:paraId="1C1A2964" w14:textId="77777777" w:rsidR="009A452B" w:rsidRPr="00D31B37" w:rsidRDefault="009A452B" w:rsidP="009A452B">
      <w:pPr>
        <w:ind w:left="567"/>
      </w:pPr>
      <w:r w:rsidRPr="00D31B37">
        <w:rPr>
          <w:b/>
          <w:bCs/>
        </w:rPr>
        <w:t>Customer Reporting</w:t>
      </w:r>
    </w:p>
    <w:p w14:paraId="32B2981A" w14:textId="77777777" w:rsidR="009A452B" w:rsidRPr="00D31B37" w:rsidRDefault="009A452B" w:rsidP="009A452B">
      <w:pPr>
        <w:ind w:left="567"/>
      </w:pPr>
      <w:r w:rsidRPr="00840242">
        <w:t>T</w:t>
      </w:r>
      <w:r>
        <w:t>his capability p</w:t>
      </w:r>
      <w:r w:rsidRPr="00F46C89">
        <w:t>rovides</w:t>
      </w:r>
      <w:r w:rsidRPr="00D31B37">
        <w:t xml:space="preserve"> </w:t>
      </w:r>
      <w:r>
        <w:t>d</w:t>
      </w:r>
      <w:r w:rsidRPr="00D31B37">
        <w:t>etailed information on customer position and operations, including P&amp;L (i.e. precise computation of capital gains or losses for each disposition, using the average cost basis method</w:t>
      </w:r>
      <w:proofErr w:type="gramStart"/>
      <w:r w:rsidRPr="00D31B37">
        <w:t>) ,</w:t>
      </w:r>
      <w:proofErr w:type="gramEnd"/>
      <w:r w:rsidRPr="00D31B37">
        <w:t xml:space="preserve"> which can be used to generate statements, fiscal reports, etc.</w:t>
      </w:r>
    </w:p>
    <w:p w14:paraId="0881EED2" w14:textId="77777777" w:rsidR="009A452B" w:rsidRPr="000551FE" w:rsidRDefault="009A452B" w:rsidP="009A452B">
      <w:pPr>
        <w:ind w:left="567"/>
      </w:pPr>
    </w:p>
    <w:p w14:paraId="7BB3ABCD" w14:textId="77777777" w:rsidR="009A452B" w:rsidRPr="00D31B37" w:rsidRDefault="009A452B" w:rsidP="009A452B">
      <w:pPr>
        <w:tabs>
          <w:tab w:val="num" w:pos="720"/>
        </w:tabs>
        <w:ind w:left="567"/>
      </w:pPr>
      <w:r w:rsidRPr="00D31B37">
        <w:rPr>
          <w:b/>
          <w:bCs/>
        </w:rPr>
        <w:t>Bank P&amp;L</w:t>
      </w:r>
    </w:p>
    <w:p w14:paraId="36D2DC8C" w14:textId="77777777" w:rsidR="009A452B" w:rsidRPr="00D31B37" w:rsidRDefault="009A452B" w:rsidP="009A452B">
      <w:pPr>
        <w:tabs>
          <w:tab w:val="num" w:pos="720"/>
        </w:tabs>
        <w:ind w:left="567"/>
      </w:pPr>
      <w:r w:rsidRPr="00840242">
        <w:t>T</w:t>
      </w:r>
      <w:r>
        <w:t>his capability p</w:t>
      </w:r>
      <w:r w:rsidRPr="00F46C89">
        <w:t>rovides</w:t>
      </w:r>
      <w:r w:rsidRPr="00D31B37">
        <w:t xml:space="preserve"> </w:t>
      </w:r>
      <w:r>
        <w:t>d</w:t>
      </w:r>
      <w:r w:rsidRPr="00D31B37">
        <w:t>etailed information on bank profits &amp; loss which can be used to monitor bank profitability</w:t>
      </w:r>
    </w:p>
    <w:p w14:paraId="5263B11D" w14:textId="77777777" w:rsidR="009A452B" w:rsidRPr="007721C7" w:rsidRDefault="009A452B" w:rsidP="009A452B">
      <w:pPr>
        <w:tabs>
          <w:tab w:val="num" w:pos="720"/>
        </w:tabs>
        <w:ind w:left="567"/>
      </w:pPr>
    </w:p>
    <w:p w14:paraId="558E7F99" w14:textId="77777777" w:rsidR="009A452B" w:rsidRPr="00D31B37" w:rsidRDefault="009A452B" w:rsidP="009A452B">
      <w:pPr>
        <w:tabs>
          <w:tab w:val="num" w:pos="720"/>
        </w:tabs>
        <w:ind w:left="567"/>
      </w:pPr>
      <w:r w:rsidRPr="00D31B37">
        <w:rPr>
          <w:b/>
          <w:bCs/>
        </w:rPr>
        <w:t>Accounting data</w:t>
      </w:r>
    </w:p>
    <w:p w14:paraId="56C1F728" w14:textId="77777777" w:rsidR="009A452B" w:rsidRPr="00D31B37" w:rsidRDefault="009A452B" w:rsidP="009A452B">
      <w:pPr>
        <w:tabs>
          <w:tab w:val="num" w:pos="720"/>
        </w:tabs>
        <w:ind w:left="567"/>
      </w:pPr>
      <w:r w:rsidRPr="00840242">
        <w:t>T</w:t>
      </w:r>
      <w:r>
        <w:t>his capability p</w:t>
      </w:r>
      <w:r w:rsidRPr="00F46C89">
        <w:t>rovides</w:t>
      </w:r>
      <w:r w:rsidRPr="00D31B37">
        <w:t xml:space="preserve"> </w:t>
      </w:r>
      <w:r>
        <w:t>d</w:t>
      </w:r>
      <w:r w:rsidRPr="00D31B37">
        <w:t xml:space="preserve">etailed information on accounting-related activities which can be used to feed </w:t>
      </w:r>
      <w:proofErr w:type="gramStart"/>
      <w:r w:rsidRPr="00D31B37">
        <w:t>an</w:t>
      </w:r>
      <w:proofErr w:type="gramEnd"/>
      <w:r w:rsidRPr="00D31B37">
        <w:t xml:space="preserve"> general accounting engine</w:t>
      </w:r>
    </w:p>
    <w:p w14:paraId="6A33ACEB" w14:textId="77777777" w:rsidR="009A452B" w:rsidRDefault="009A452B" w:rsidP="009A452B">
      <w:pPr>
        <w:tabs>
          <w:tab w:val="num" w:pos="720"/>
        </w:tabs>
        <w:ind w:left="567"/>
        <w:rPr>
          <w:b/>
          <w:bCs/>
        </w:rPr>
      </w:pPr>
    </w:p>
    <w:p w14:paraId="5B7DA915" w14:textId="77777777" w:rsidR="009A452B" w:rsidRPr="008957A4" w:rsidRDefault="009A452B" w:rsidP="009A452B">
      <w:pPr>
        <w:tabs>
          <w:tab w:val="num" w:pos="720"/>
        </w:tabs>
        <w:ind w:left="567"/>
      </w:pPr>
      <w:r w:rsidRPr="008957A4">
        <w:rPr>
          <w:b/>
          <w:bCs/>
        </w:rPr>
        <w:t>Regulatory reporting (</w:t>
      </w:r>
      <w:proofErr w:type="spellStart"/>
      <w:r w:rsidRPr="008957A4">
        <w:rPr>
          <w:b/>
          <w:bCs/>
        </w:rPr>
        <w:t>MiCA</w:t>
      </w:r>
      <w:proofErr w:type="spellEnd"/>
      <w:r w:rsidRPr="008957A4">
        <w:rPr>
          <w:b/>
          <w:bCs/>
        </w:rPr>
        <w:t>)</w:t>
      </w:r>
    </w:p>
    <w:p w14:paraId="7ECC722D" w14:textId="77777777" w:rsidR="009A452B" w:rsidRPr="008957A4" w:rsidRDefault="009A452B" w:rsidP="009A452B">
      <w:pPr>
        <w:tabs>
          <w:tab w:val="num" w:pos="720"/>
        </w:tabs>
        <w:ind w:left="567"/>
      </w:pPr>
      <w:r w:rsidRPr="00840242">
        <w:t>T</w:t>
      </w:r>
      <w:r>
        <w:t>his capability p</w:t>
      </w:r>
      <w:r w:rsidRPr="00F46C89">
        <w:t>rovides</w:t>
      </w:r>
      <w:r w:rsidRPr="00D31B37">
        <w:t xml:space="preserve"> </w:t>
      </w:r>
      <w:r>
        <w:t>d</w:t>
      </w:r>
      <w:r w:rsidRPr="00D31B37">
        <w:t>e</w:t>
      </w:r>
      <w:r w:rsidRPr="008957A4">
        <w:t>tailed information related to operation processing, travel rules, KYT which can be used to provide regulatory reporting related to crypto activities</w:t>
      </w:r>
    </w:p>
    <w:p w14:paraId="0445299A" w14:textId="77777777" w:rsidR="009A452B" w:rsidRDefault="009A452B" w:rsidP="009A452B">
      <w:pPr>
        <w:tabs>
          <w:tab w:val="num" w:pos="720"/>
        </w:tabs>
        <w:ind w:left="567"/>
      </w:pPr>
    </w:p>
    <w:p w14:paraId="6C59B928" w14:textId="6F93F73A" w:rsidR="009A452B" w:rsidRPr="008957A4" w:rsidRDefault="009A452B" w:rsidP="009A452B">
      <w:pPr>
        <w:tabs>
          <w:tab w:val="num" w:pos="720"/>
        </w:tabs>
        <w:ind w:left="567"/>
      </w:pPr>
      <w:r w:rsidRPr="008957A4">
        <w:rPr>
          <w:b/>
          <w:bCs/>
        </w:rPr>
        <w:t>Operation</w:t>
      </w:r>
      <w:r w:rsidR="00932EC4">
        <w:rPr>
          <w:b/>
          <w:bCs/>
        </w:rPr>
        <w:t xml:space="preserve"> Data</w:t>
      </w:r>
    </w:p>
    <w:p w14:paraId="492126EC" w14:textId="77777777" w:rsidR="009A452B" w:rsidRPr="008957A4" w:rsidRDefault="009A452B" w:rsidP="009A452B">
      <w:pPr>
        <w:tabs>
          <w:tab w:val="num" w:pos="720"/>
        </w:tabs>
        <w:ind w:left="567"/>
      </w:pPr>
      <w:r w:rsidRPr="00840242">
        <w:t>T</w:t>
      </w:r>
      <w:r>
        <w:t>his capability p</w:t>
      </w:r>
      <w:r w:rsidRPr="00F46C89">
        <w:t>rovides</w:t>
      </w:r>
      <w:r w:rsidRPr="00D31B37">
        <w:t xml:space="preserve"> </w:t>
      </w:r>
      <w:r>
        <w:t>d</w:t>
      </w:r>
      <w:r w:rsidRPr="00D31B37">
        <w:t>e</w:t>
      </w:r>
      <w:r w:rsidRPr="008957A4">
        <w:t>tailed information on operations, incidents, alerts, etc which can be used to build operating reports.</w:t>
      </w:r>
    </w:p>
    <w:p w14:paraId="17DEFB16" w14:textId="77777777" w:rsidR="009A452B" w:rsidRDefault="009A452B" w:rsidP="009A452B">
      <w:pPr>
        <w:pStyle w:val="Title3"/>
        <w:ind w:left="1281" w:hanging="714"/>
      </w:pPr>
      <w:bookmarkStart w:id="26" w:name="_Toc203477261"/>
      <w:bookmarkStart w:id="27" w:name="_Toc226736187"/>
      <w:r>
        <w:t>Foundation</w:t>
      </w:r>
      <w:bookmarkEnd w:id="26"/>
      <w:bookmarkEnd w:id="27"/>
    </w:p>
    <w:p w14:paraId="60533C2E" w14:textId="77777777" w:rsidR="009A452B" w:rsidRDefault="009A452B" w:rsidP="009A452B">
      <w:pPr>
        <w:pStyle w:val="Currenttext"/>
      </w:pPr>
      <w:r>
        <w:t>This area groups the capabilities which are providing the technical or transverse functions supporting the other capabilities.</w:t>
      </w:r>
    </w:p>
    <w:p w14:paraId="74388B99" w14:textId="77777777" w:rsidR="009A452B" w:rsidRDefault="009A452B" w:rsidP="009A452B">
      <w:pPr>
        <w:pStyle w:val="Title4"/>
      </w:pPr>
      <w:r>
        <w:t>Security (11)</w:t>
      </w:r>
    </w:p>
    <w:p w14:paraId="38505316" w14:textId="77777777" w:rsidR="009A452B" w:rsidRDefault="009A452B" w:rsidP="009A452B">
      <w:pPr>
        <w:ind w:left="567"/>
      </w:pPr>
      <w:r>
        <w:t>This domain groups the capabilities which allow to ensure the system is secured.</w:t>
      </w:r>
    </w:p>
    <w:p w14:paraId="7C90390C" w14:textId="77777777" w:rsidR="009A452B" w:rsidRDefault="009A452B" w:rsidP="009A452B">
      <w:pPr>
        <w:ind w:left="567"/>
      </w:pPr>
    </w:p>
    <w:p w14:paraId="43E97B31" w14:textId="77777777" w:rsidR="009A452B" w:rsidRPr="00BB0938" w:rsidRDefault="009A452B" w:rsidP="009A452B">
      <w:pPr>
        <w:ind w:left="567"/>
      </w:pPr>
      <w:r w:rsidRPr="00BB0938">
        <w:rPr>
          <w:b/>
          <w:bCs/>
        </w:rPr>
        <w:t>User access management</w:t>
      </w:r>
    </w:p>
    <w:p w14:paraId="6F27EE20" w14:textId="77777777" w:rsidR="009A452B" w:rsidRDefault="009A452B" w:rsidP="009A452B">
      <w:pPr>
        <w:ind w:left="567"/>
      </w:pPr>
      <w:r w:rsidRPr="00840242">
        <w:t>T</w:t>
      </w:r>
      <w:r>
        <w:t>his capability c</w:t>
      </w:r>
      <w:r w:rsidRPr="00BB0938">
        <w:t>ontrol</w:t>
      </w:r>
      <w:r>
        <w:t>s</w:t>
      </w:r>
      <w:r w:rsidRPr="00BB0938">
        <w:t xml:space="preserve"> the access rights of each user (customer or bank user)</w:t>
      </w:r>
    </w:p>
    <w:p w14:paraId="69E72DF8" w14:textId="77777777" w:rsidR="009A452B" w:rsidRDefault="009A452B" w:rsidP="009A452B">
      <w:pPr>
        <w:ind w:left="567"/>
      </w:pPr>
    </w:p>
    <w:p w14:paraId="64DB761B" w14:textId="77777777" w:rsidR="009A452B" w:rsidRPr="00BB0938" w:rsidRDefault="009A452B" w:rsidP="009A452B">
      <w:pPr>
        <w:ind w:left="567"/>
      </w:pPr>
      <w:r w:rsidRPr="00BB0938">
        <w:rPr>
          <w:b/>
          <w:bCs/>
        </w:rPr>
        <w:t>Audit trail</w:t>
      </w:r>
    </w:p>
    <w:p w14:paraId="524EE30B" w14:textId="77777777" w:rsidR="009A452B" w:rsidRDefault="009A452B" w:rsidP="009A452B">
      <w:pPr>
        <w:ind w:left="567"/>
      </w:pPr>
      <w:r w:rsidRPr="00840242">
        <w:t>T</w:t>
      </w:r>
      <w:r>
        <w:t>his capability manages t</w:t>
      </w:r>
      <w:r w:rsidRPr="00BB0938">
        <w:t>echnical log of any activities (user driven or automated), including errors</w:t>
      </w:r>
    </w:p>
    <w:p w14:paraId="3768F2CA" w14:textId="77777777" w:rsidR="009A452B" w:rsidRDefault="009A452B" w:rsidP="009A452B">
      <w:pPr>
        <w:ind w:left="567"/>
      </w:pPr>
    </w:p>
    <w:p w14:paraId="50370866" w14:textId="77777777" w:rsidR="009A452B" w:rsidRPr="00BB0938" w:rsidRDefault="009A452B" w:rsidP="009A452B">
      <w:pPr>
        <w:ind w:left="567"/>
      </w:pPr>
      <w:r w:rsidRPr="00BB0938">
        <w:rPr>
          <w:b/>
          <w:bCs/>
        </w:rPr>
        <w:t>Authentication</w:t>
      </w:r>
    </w:p>
    <w:p w14:paraId="6A4A02CD" w14:textId="77777777" w:rsidR="009A452B" w:rsidRDefault="009A452B" w:rsidP="009A452B">
      <w:pPr>
        <w:ind w:left="567"/>
      </w:pPr>
      <w:r w:rsidRPr="00840242">
        <w:t>T</w:t>
      </w:r>
      <w:r>
        <w:t>his capability manages the a</w:t>
      </w:r>
      <w:r w:rsidRPr="00BB0938">
        <w:t>uthentication of users</w:t>
      </w:r>
      <w:r>
        <w:t>.</w:t>
      </w:r>
    </w:p>
    <w:p w14:paraId="345A52D5" w14:textId="77777777" w:rsidR="009A452B"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08287F7D" w14:textId="77777777" w:rsidR="009A452B" w:rsidRDefault="009A452B" w:rsidP="009A452B">
      <w:pPr>
        <w:ind w:left="567"/>
        <w:rPr>
          <w:i/>
          <w:iCs/>
          <w:lang w:val="en-US"/>
        </w:rPr>
      </w:pPr>
    </w:p>
    <w:p w14:paraId="14AF842D" w14:textId="77777777" w:rsidR="009A452B" w:rsidRPr="00BB0938" w:rsidRDefault="009A452B" w:rsidP="009A452B">
      <w:pPr>
        <w:ind w:left="567"/>
      </w:pPr>
      <w:r>
        <w:rPr>
          <w:b/>
          <w:bCs/>
        </w:rPr>
        <w:t>Signature</w:t>
      </w:r>
    </w:p>
    <w:p w14:paraId="2C6E7ACE" w14:textId="77777777" w:rsidR="009A452B" w:rsidRDefault="009A452B" w:rsidP="009A452B">
      <w:pPr>
        <w:ind w:left="567"/>
      </w:pPr>
      <w:r w:rsidRPr="00840242">
        <w:t>T</w:t>
      </w:r>
      <w:r>
        <w:t>his capability manages the signature</w:t>
      </w:r>
      <w:r w:rsidRPr="00BB0938">
        <w:t xml:space="preserve"> of user</w:t>
      </w:r>
      <w:r>
        <w:t xml:space="preserve"> requests (including management of signature rules)</w:t>
      </w:r>
    </w:p>
    <w:p w14:paraId="2569FD1D" w14:textId="77777777" w:rsidR="009A452B" w:rsidRPr="008F55AD"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6E2017ED" w14:textId="77777777" w:rsidR="009A452B" w:rsidRPr="008F55AD" w:rsidRDefault="009A452B" w:rsidP="009A452B">
      <w:pPr>
        <w:ind w:left="567"/>
        <w:rPr>
          <w:i/>
          <w:iCs/>
          <w:lang w:val="en-US"/>
        </w:rPr>
      </w:pPr>
    </w:p>
    <w:p w14:paraId="6042C97F" w14:textId="77777777" w:rsidR="009A452B" w:rsidRDefault="009A452B" w:rsidP="009A452B">
      <w:pPr>
        <w:pStyle w:val="Title4"/>
      </w:pPr>
      <w:r>
        <w:t>Human interactions (12)</w:t>
      </w:r>
    </w:p>
    <w:p w14:paraId="7D38E446" w14:textId="77777777" w:rsidR="009A452B" w:rsidRDefault="009A452B" w:rsidP="009A452B">
      <w:pPr>
        <w:ind w:left="567"/>
      </w:pPr>
      <w:r>
        <w:t>This domain groups the capabilities which supports human interactions.</w:t>
      </w:r>
    </w:p>
    <w:p w14:paraId="0A9A5B27" w14:textId="77777777" w:rsidR="009A452B" w:rsidRDefault="009A452B" w:rsidP="009A452B">
      <w:pPr>
        <w:ind w:left="567"/>
      </w:pPr>
    </w:p>
    <w:p w14:paraId="5EA7953F" w14:textId="77777777" w:rsidR="009A452B" w:rsidRPr="00D0726D" w:rsidRDefault="009A452B" w:rsidP="009A452B">
      <w:pPr>
        <w:ind w:left="567"/>
      </w:pPr>
      <w:r w:rsidRPr="00D0726D">
        <w:rPr>
          <w:b/>
          <w:bCs/>
        </w:rPr>
        <w:t>User communication &amp; notification</w:t>
      </w:r>
    </w:p>
    <w:p w14:paraId="5E1586EC" w14:textId="77777777" w:rsidR="009A452B" w:rsidRPr="00D0726D" w:rsidRDefault="009A452B" w:rsidP="009A452B">
      <w:pPr>
        <w:ind w:left="567"/>
      </w:pPr>
      <w:r w:rsidRPr="00840242">
        <w:t>T</w:t>
      </w:r>
      <w:r>
        <w:t>his capability manages</w:t>
      </w:r>
      <w:r w:rsidRPr="00D0726D">
        <w:t xml:space="preserve"> </w:t>
      </w:r>
      <w:r>
        <w:t>communication with user</w:t>
      </w:r>
      <w:r w:rsidRPr="00D0726D">
        <w:t xml:space="preserve"> (customer or bank user) </w:t>
      </w:r>
      <w:r>
        <w:t xml:space="preserve">as notification </w:t>
      </w:r>
      <w:r w:rsidRPr="00D0726D">
        <w:t>on events, via user selected channels.</w:t>
      </w:r>
    </w:p>
    <w:p w14:paraId="7AE6014B" w14:textId="77777777" w:rsidR="009A452B" w:rsidRPr="008F55AD"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64CC9A39" w14:textId="77777777" w:rsidR="009A452B" w:rsidRDefault="009A452B" w:rsidP="009A452B">
      <w:pPr>
        <w:ind w:left="567"/>
        <w:rPr>
          <w:lang w:val="en-US"/>
        </w:rPr>
      </w:pPr>
    </w:p>
    <w:p w14:paraId="18455FD7" w14:textId="77777777" w:rsidR="009A452B" w:rsidRPr="0018632F" w:rsidRDefault="009A452B" w:rsidP="009A452B">
      <w:pPr>
        <w:ind w:left="567"/>
      </w:pPr>
      <w:r w:rsidRPr="0018632F">
        <w:rPr>
          <w:b/>
          <w:bCs/>
        </w:rPr>
        <w:lastRenderedPageBreak/>
        <w:t>Task Management</w:t>
      </w:r>
    </w:p>
    <w:p w14:paraId="387A7A7F" w14:textId="77777777" w:rsidR="009A452B" w:rsidRPr="0018632F" w:rsidRDefault="009A452B" w:rsidP="009A452B">
      <w:pPr>
        <w:ind w:left="567"/>
      </w:pPr>
      <w:r w:rsidRPr="00840242">
        <w:t>T</w:t>
      </w:r>
      <w:r>
        <w:t>his capability</w:t>
      </w:r>
      <w:r w:rsidRPr="0018632F">
        <w:t xml:space="preserve"> </w:t>
      </w:r>
      <w:r>
        <w:t>a</w:t>
      </w:r>
      <w:r w:rsidRPr="0018632F">
        <w:t>ssign task to the right user</w:t>
      </w:r>
      <w:r>
        <w:t>, based on assignation rules</w:t>
      </w:r>
    </w:p>
    <w:p w14:paraId="4DBA273D" w14:textId="77777777" w:rsidR="009A452B" w:rsidRPr="008F55AD" w:rsidRDefault="009A452B" w:rsidP="009A452B">
      <w:pPr>
        <w:ind w:left="567"/>
        <w:rPr>
          <w:i/>
          <w:iCs/>
          <w:lang w:val="en-US"/>
        </w:rPr>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79802579" w14:textId="77777777" w:rsidR="009A452B" w:rsidRDefault="009A452B" w:rsidP="009A452B">
      <w:pPr>
        <w:ind w:left="567"/>
        <w:rPr>
          <w:lang w:val="en-US"/>
        </w:rPr>
      </w:pPr>
    </w:p>
    <w:p w14:paraId="31CC4D17" w14:textId="77777777" w:rsidR="009A452B" w:rsidRPr="0018632F" w:rsidRDefault="009A452B" w:rsidP="009A452B">
      <w:pPr>
        <w:ind w:left="567"/>
      </w:pPr>
      <w:r w:rsidRPr="0018632F">
        <w:rPr>
          <w:b/>
          <w:bCs/>
        </w:rPr>
        <w:t>Document generation</w:t>
      </w:r>
    </w:p>
    <w:p w14:paraId="05B62EF2" w14:textId="77777777" w:rsidR="009A452B" w:rsidRPr="0018632F" w:rsidRDefault="009A452B" w:rsidP="009A452B">
      <w:pPr>
        <w:ind w:left="567"/>
      </w:pPr>
      <w:r w:rsidRPr="00840242">
        <w:t>T</w:t>
      </w:r>
      <w:r>
        <w:t>his capability</w:t>
      </w:r>
      <w:r w:rsidRPr="0018632F">
        <w:t xml:space="preserve"> </w:t>
      </w:r>
      <w:r>
        <w:t>g</w:t>
      </w:r>
      <w:r w:rsidRPr="0018632F">
        <w:t>enerat</w:t>
      </w:r>
      <w:r>
        <w:t>es</w:t>
      </w:r>
      <w:r w:rsidRPr="0018632F">
        <w:t xml:space="preserve"> document based on raw data and templates</w:t>
      </w:r>
    </w:p>
    <w:p w14:paraId="3933A73F" w14:textId="77777777" w:rsidR="009A452B" w:rsidRPr="0018632F" w:rsidRDefault="009A452B" w:rsidP="009A452B">
      <w:pPr>
        <w:ind w:left="567"/>
      </w:pPr>
      <w:r w:rsidRPr="008F55AD">
        <w:rPr>
          <w:i/>
          <w:iCs/>
          <w:lang w:val="en-US"/>
        </w:rPr>
        <w:t xml:space="preserve">This capability </w:t>
      </w:r>
      <w:r>
        <w:rPr>
          <w:i/>
          <w:iCs/>
          <w:lang w:val="en-US"/>
        </w:rPr>
        <w:t>must be</w:t>
      </w:r>
      <w:r w:rsidRPr="008F55AD">
        <w:rPr>
          <w:i/>
          <w:iCs/>
          <w:lang w:val="en-US"/>
        </w:rPr>
        <w:t xml:space="preserve"> provided by </w:t>
      </w:r>
      <w:r>
        <w:rPr>
          <w:i/>
          <w:iCs/>
          <w:lang w:val="en-US"/>
        </w:rPr>
        <w:t>the bank IT system</w:t>
      </w:r>
    </w:p>
    <w:p w14:paraId="6D5C6387" w14:textId="77777777" w:rsidR="00613104" w:rsidRPr="00613104" w:rsidRDefault="00613104" w:rsidP="00DA759F"/>
    <w:p w14:paraId="18C9EBA2" w14:textId="1792235F" w:rsidR="00AB1A9C" w:rsidRDefault="00C17A67" w:rsidP="00C17A67">
      <w:pPr>
        <w:pStyle w:val="Title2"/>
      </w:pPr>
      <w:bookmarkStart w:id="28" w:name="_Toc226736188"/>
      <w:r>
        <w:t>Concepts</w:t>
      </w:r>
      <w:bookmarkEnd w:id="28"/>
    </w:p>
    <w:p w14:paraId="4DFF62CB" w14:textId="5E36B2BA" w:rsidR="00C17A67" w:rsidRDefault="000B10AC" w:rsidP="000B10AC">
      <w:pPr>
        <w:pStyle w:val="Title3"/>
      </w:pPr>
      <w:bookmarkStart w:id="29" w:name="_Ref182841243"/>
      <w:bookmarkStart w:id="30" w:name="_Toc226736189"/>
      <w:r>
        <w:t>Subledger</w:t>
      </w:r>
      <w:bookmarkEnd w:id="29"/>
      <w:bookmarkEnd w:id="30"/>
    </w:p>
    <w:p w14:paraId="2A844558" w14:textId="2037BCD8" w:rsidR="00AB5444" w:rsidRDefault="00AB5444" w:rsidP="00AB5444">
      <w:pPr>
        <w:ind w:left="567"/>
      </w:pPr>
      <w:r>
        <w:t>The subledger service is at the core of the solution: it maintains the bank positions</w:t>
      </w:r>
      <w:r w:rsidR="00D33874">
        <w:t xml:space="preserve">, mirroring the situation at exchanges (or broker) and at custody, and the </w:t>
      </w:r>
      <w:r w:rsidR="00FF703C">
        <w:t xml:space="preserve">detailed </w:t>
      </w:r>
      <w:r w:rsidR="00D33874">
        <w:t>customer positions</w:t>
      </w:r>
      <w:r w:rsidR="00FF703C">
        <w:t xml:space="preserve">.  The customer positions are </w:t>
      </w:r>
      <w:proofErr w:type="gramStart"/>
      <w:r w:rsidR="00FF703C">
        <w:t xml:space="preserve">actually </w:t>
      </w:r>
      <w:r w:rsidR="00483F5C">
        <w:t>detailing</w:t>
      </w:r>
      <w:proofErr w:type="gramEnd"/>
      <w:r w:rsidR="00483F5C">
        <w:t xml:space="preserve"> the bank positions at custody, as the bank </w:t>
      </w:r>
      <w:r w:rsidR="00CA0E08">
        <w:t>is</w:t>
      </w:r>
      <w:r w:rsidR="00483F5C">
        <w:t xml:space="preserve"> the holder </w:t>
      </w:r>
      <w:r w:rsidR="00CA0E08">
        <w:t>of the assets on the blockchain.</w:t>
      </w:r>
    </w:p>
    <w:p w14:paraId="07584696" w14:textId="6AEF1145" w:rsidR="00F3242C" w:rsidRDefault="00F3242C" w:rsidP="00046845">
      <w:pPr>
        <w:ind w:left="567"/>
      </w:pPr>
      <w:r>
        <w:t>This chapter explains first the structure of the customer accounts</w:t>
      </w:r>
      <w:r w:rsidR="00A96063">
        <w:t xml:space="preserve"> and secondly</w:t>
      </w:r>
      <w:r>
        <w:t xml:space="preserve"> describes the structure of the bank positions</w:t>
      </w:r>
      <w:r w:rsidR="00A96063">
        <w:t>.  T</w:t>
      </w:r>
      <w:r w:rsidR="003F46F7">
        <w:t>hen</w:t>
      </w:r>
      <w:r w:rsidR="00504BDB">
        <w:t xml:space="preserve"> </w:t>
      </w:r>
      <w:r w:rsidR="00A96063">
        <w:t xml:space="preserve">it </w:t>
      </w:r>
      <w:r w:rsidR="00504BDB">
        <w:t>illustrates how these positions are managed</w:t>
      </w:r>
      <w:r w:rsidR="00900F10">
        <w:t xml:space="preserve"> by the solution </w:t>
      </w:r>
      <w:proofErr w:type="gramStart"/>
      <w:r w:rsidR="00900F10">
        <w:t>in order to</w:t>
      </w:r>
      <w:proofErr w:type="gramEnd"/>
      <w:r w:rsidR="00900F10">
        <w:t xml:space="preserve"> maintain them according to some accounting principles</w:t>
      </w:r>
      <w:r w:rsidR="00083F65">
        <w:t>, for the different types of operation the solution is supporting.</w:t>
      </w:r>
    </w:p>
    <w:p w14:paraId="2B31FB92" w14:textId="7EDF3065" w:rsidR="00160A5B" w:rsidRDefault="00160A5B" w:rsidP="00850393">
      <w:pPr>
        <w:pStyle w:val="Title4"/>
      </w:pPr>
      <w:r>
        <w:t>Customer accounts</w:t>
      </w:r>
    </w:p>
    <w:p w14:paraId="7B57C64E" w14:textId="0CEB02B6" w:rsidR="009442A6" w:rsidRDefault="000B10AC" w:rsidP="000B7540">
      <w:pPr>
        <w:pStyle w:val="Currenttext"/>
      </w:pPr>
      <w:r>
        <w:t xml:space="preserve">The subledger manages </w:t>
      </w:r>
      <w:r w:rsidR="00C5158F">
        <w:t xml:space="preserve">the position related to customer activities.  </w:t>
      </w:r>
      <w:r w:rsidR="009442A6">
        <w:t>It’s structure</w:t>
      </w:r>
      <w:r w:rsidR="005B665A">
        <w:t>d</w:t>
      </w:r>
      <w:r w:rsidR="009442A6">
        <w:t xml:space="preserve"> in a hierarchical structure with 3 levels:</w:t>
      </w:r>
    </w:p>
    <w:p w14:paraId="323CA253" w14:textId="0A4179A9" w:rsidR="009442A6" w:rsidRDefault="009442A6" w:rsidP="00643D41">
      <w:pPr>
        <w:pStyle w:val="ListParagraph"/>
        <w:numPr>
          <w:ilvl w:val="0"/>
          <w:numId w:val="8"/>
        </w:numPr>
      </w:pPr>
      <w:r w:rsidRPr="009442A6">
        <w:rPr>
          <w:b/>
          <w:bCs/>
        </w:rPr>
        <w:t>Account</w:t>
      </w:r>
      <w:r>
        <w:t xml:space="preserve">: represents the portfolio of the customer, in which all the positions are managed.  </w:t>
      </w:r>
      <w:r w:rsidR="00A24D2C">
        <w:t>A</w:t>
      </w:r>
      <w:r w:rsidR="003174FC">
        <w:t xml:space="preserve"> customer</w:t>
      </w:r>
      <w:r w:rsidR="00A24D2C">
        <w:t xml:space="preserve"> account is open once the bank accepts the request of the customer to have digital assets activities.  It can be viewed as an operational o</w:t>
      </w:r>
      <w:r w:rsidR="00146128">
        <w:t xml:space="preserve">bject which </w:t>
      </w:r>
      <w:r w:rsidR="00CE47A3">
        <w:t>refers</w:t>
      </w:r>
      <w:r w:rsidR="00146128">
        <w:t xml:space="preserve"> to the contractual relation between the bank and the customer in the scope of these digital asset activities.</w:t>
      </w:r>
      <w:r w:rsidR="003174FC">
        <w:t xml:space="preserve">  </w:t>
      </w:r>
    </w:p>
    <w:p w14:paraId="29371826" w14:textId="5AEC68E6" w:rsidR="00146128" w:rsidRDefault="00146128" w:rsidP="00643D41">
      <w:pPr>
        <w:pStyle w:val="ListParagraph"/>
        <w:numPr>
          <w:ilvl w:val="0"/>
          <w:numId w:val="8"/>
        </w:numPr>
      </w:pPr>
      <w:r>
        <w:rPr>
          <w:b/>
          <w:bCs/>
        </w:rPr>
        <w:t>Position</w:t>
      </w:r>
      <w:r w:rsidRPr="00146128">
        <w:t>:</w:t>
      </w:r>
      <w:r>
        <w:t xml:space="preserve"> represents the situation </w:t>
      </w:r>
      <w:r w:rsidR="00BB4163">
        <w:t xml:space="preserve">for a given digital asset (e.g. BTC or ETH) in the account.  The situation means basically the available amount of digital asset.  </w:t>
      </w:r>
    </w:p>
    <w:p w14:paraId="615787F4" w14:textId="53C50D1D" w:rsidR="00430828" w:rsidRDefault="00430828" w:rsidP="00643D41">
      <w:pPr>
        <w:pStyle w:val="ListParagraph"/>
        <w:numPr>
          <w:ilvl w:val="0"/>
          <w:numId w:val="8"/>
        </w:numPr>
      </w:pPr>
      <w:r>
        <w:rPr>
          <w:b/>
          <w:bCs/>
        </w:rPr>
        <w:t>Entry</w:t>
      </w:r>
      <w:r w:rsidRPr="00430828">
        <w:t>:</w:t>
      </w:r>
      <w:r>
        <w:t xml:space="preserve"> </w:t>
      </w:r>
      <w:r w:rsidR="00BB3856">
        <w:t xml:space="preserve">justifies the position by logging all activities as debit (decrease of the position) or credit (increase of the position), </w:t>
      </w:r>
      <w:r w:rsidR="00B042D6">
        <w:t xml:space="preserve">triggered by the execution of orders or transactions.  Let’s notice that some entries may be ‘reserved’ (blocked </w:t>
      </w:r>
      <w:r w:rsidR="008B4873">
        <w:t>temporarily</w:t>
      </w:r>
      <w:r w:rsidR="001B55EF">
        <w:t xml:space="preserve"> during the time of execution of an order or transaction) or ‘frozen’ (blocked for a longer </w:t>
      </w:r>
      <w:proofErr w:type="gramStart"/>
      <w:r w:rsidR="001B55EF">
        <w:t>period of time</w:t>
      </w:r>
      <w:proofErr w:type="gramEnd"/>
      <w:r w:rsidR="001B55EF">
        <w:t xml:space="preserve"> in the case</w:t>
      </w:r>
      <w:r w:rsidR="008B4873">
        <w:t xml:space="preserve"> waiting for a manual decision, usually linked to suspicious activity).</w:t>
      </w:r>
    </w:p>
    <w:p w14:paraId="76A8A4C8" w14:textId="7AECBAD8" w:rsidR="000B251A" w:rsidRDefault="000B251A" w:rsidP="00F83B25">
      <w:pPr>
        <w:pStyle w:val="Currenttext"/>
      </w:pPr>
      <w:r>
        <w:t xml:space="preserve">Let’s notice that next to the digital asset positions there is always a </w:t>
      </w:r>
      <w:r w:rsidRPr="00F83B25">
        <w:t xml:space="preserve">fiat account </w:t>
      </w:r>
      <w:r>
        <w:t>linked to a (digital asset) account.  This fiat account is automatically opened in the Core Banking System</w:t>
      </w:r>
      <w:r w:rsidR="009376B8">
        <w:t xml:space="preserve"> and is only used in the scope of digital asset activities.  It’s the responsibility of the customer to </w:t>
      </w:r>
      <w:r w:rsidR="00C47CDD">
        <w:t>fund this account with fiat currency</w:t>
      </w:r>
      <w:r w:rsidR="00130CD4">
        <w:t>.  All orders (buy &amp; sell) will use the fiat account as counterparty for the fiat side of the order.</w:t>
      </w:r>
    </w:p>
    <w:p w14:paraId="0940AEBC" w14:textId="77777777" w:rsidR="00540EA3" w:rsidRDefault="00540EA3" w:rsidP="00540EA3"/>
    <w:p w14:paraId="7A7615F8" w14:textId="0B708818" w:rsidR="00540EA3" w:rsidRDefault="00163F13" w:rsidP="00E758F4">
      <w:pPr>
        <w:ind w:left="567"/>
      </w:pPr>
      <w:r>
        <w:t>Attached to a Position there are some addresses that can be linked:</w:t>
      </w:r>
    </w:p>
    <w:p w14:paraId="738CCC89" w14:textId="0C03E459" w:rsidR="00163F13" w:rsidRDefault="00163F13" w:rsidP="00643D41">
      <w:pPr>
        <w:pStyle w:val="ListParagraph"/>
        <w:numPr>
          <w:ilvl w:val="0"/>
          <w:numId w:val="9"/>
        </w:numPr>
      </w:pPr>
      <w:r w:rsidRPr="00163F13">
        <w:rPr>
          <w:b/>
          <w:bCs/>
        </w:rPr>
        <w:t>Deposit address</w:t>
      </w:r>
      <w:r>
        <w:t xml:space="preserve">: </w:t>
      </w:r>
      <w:r w:rsidR="004C01FE">
        <w:t>when a customer wants to receive funds on his/her account</w:t>
      </w:r>
      <w:r w:rsidR="0080363E">
        <w:t>, he/she must first create a deposit address, that he/she will be used as beneficiary address in the system</w:t>
      </w:r>
      <w:r w:rsidR="00497DD9">
        <w:t xml:space="preserve"> that will trigger the deposit (</w:t>
      </w:r>
      <w:proofErr w:type="gramStart"/>
      <w:r w:rsidR="00497DD9">
        <w:t>actually a</w:t>
      </w:r>
      <w:proofErr w:type="gramEnd"/>
      <w:r w:rsidR="00497DD9">
        <w:t xml:space="preserve"> withdrawal from the point of </w:t>
      </w:r>
      <w:r w:rsidR="00155A6D">
        <w:t>v</w:t>
      </w:r>
      <w:r w:rsidR="00497DD9">
        <w:t>iew of this system).</w:t>
      </w:r>
      <w:r w:rsidR="00263749">
        <w:t xml:space="preserve">  This is mandatory </w:t>
      </w:r>
      <w:proofErr w:type="gramStart"/>
      <w:r w:rsidR="00263749">
        <w:t>in order to</w:t>
      </w:r>
      <w:proofErr w:type="gramEnd"/>
      <w:r w:rsidR="00263749">
        <w:t xml:space="preserve"> be able to identify the customer which is</w:t>
      </w:r>
      <w:r w:rsidR="00BE07F6">
        <w:t xml:space="preserve"> </w:t>
      </w:r>
      <w:r w:rsidR="00736485">
        <w:t xml:space="preserve">the </w:t>
      </w:r>
      <w:r w:rsidR="00BE07F6">
        <w:t>beneficiary of the deposit.  Such address is a blockchain address.</w:t>
      </w:r>
    </w:p>
    <w:p w14:paraId="1F55349F" w14:textId="5DA9809E" w:rsidR="00514EF8" w:rsidRDefault="00514EF8" w:rsidP="00643D41">
      <w:pPr>
        <w:pStyle w:val="ListParagraph"/>
        <w:numPr>
          <w:ilvl w:val="0"/>
          <w:numId w:val="9"/>
        </w:numPr>
      </w:pPr>
      <w:r>
        <w:rPr>
          <w:b/>
          <w:bCs/>
        </w:rPr>
        <w:t>Whitelisted address</w:t>
      </w:r>
      <w:r w:rsidRPr="00514EF8">
        <w:t>:</w:t>
      </w:r>
      <w:r>
        <w:t xml:space="preserve"> when a customer wants to withdrawal funds from his/her account,</w:t>
      </w:r>
      <w:r w:rsidR="00CD7748">
        <w:t xml:space="preserve"> he/she can first register the beneficiary address as a whitelisted address for future usage.  Such address is a blockchain address.  </w:t>
      </w:r>
      <w:r w:rsidR="00AE24BB">
        <w:t>Remark: w</w:t>
      </w:r>
      <w:r w:rsidR="006B738F">
        <w:t>hitelisting is not about AML control, but about</w:t>
      </w:r>
      <w:r w:rsidR="00493AD0">
        <w:t xml:space="preserve"> having a specific action to</w:t>
      </w:r>
      <w:r w:rsidR="00AE24BB">
        <w:t xml:space="preserve"> register</w:t>
      </w:r>
      <w:r w:rsidR="00493AD0">
        <w:t xml:space="preserve"> </w:t>
      </w:r>
      <w:r w:rsidR="00AE24BB">
        <w:t>address prior wit</w:t>
      </w:r>
      <w:r w:rsidR="00493AD0">
        <w:t>h</w:t>
      </w:r>
      <w:r w:rsidR="00AE24BB">
        <w:t xml:space="preserve">drawal </w:t>
      </w:r>
      <w:r w:rsidR="00493AD0">
        <w:t xml:space="preserve">(and for multiple uses) </w:t>
      </w:r>
      <w:proofErr w:type="gramStart"/>
      <w:r w:rsidR="00AE24BB">
        <w:t>in order to</w:t>
      </w:r>
      <w:proofErr w:type="gramEnd"/>
      <w:r w:rsidR="00AE24BB">
        <w:t xml:space="preserve"> reduce potential mistake when </w:t>
      </w:r>
      <w:r w:rsidR="00493AD0">
        <w:t>creating the withdrawal transaction.</w:t>
      </w:r>
    </w:p>
    <w:p w14:paraId="5E65DED7" w14:textId="3B75AB9D" w:rsidR="00CD7748" w:rsidRDefault="001645F5" w:rsidP="00E758F4">
      <w:pPr>
        <w:ind w:left="708"/>
      </w:pPr>
      <w:r>
        <w:t xml:space="preserve">Remark: these addresses are linked to a position as they are </w:t>
      </w:r>
      <w:r w:rsidR="005F4916">
        <w:t xml:space="preserve">only </w:t>
      </w:r>
      <w:r>
        <w:t>valid for a given digital asset.</w:t>
      </w:r>
    </w:p>
    <w:p w14:paraId="692C1BBB" w14:textId="77777777" w:rsidR="004D0CEF" w:rsidRDefault="004D0CEF" w:rsidP="001645F5"/>
    <w:p w14:paraId="04D72DF5" w14:textId="77777777" w:rsidR="000F051E" w:rsidRDefault="000F051E" w:rsidP="000F051E">
      <w:pPr>
        <w:keepNext/>
        <w:jc w:val="center"/>
      </w:pPr>
      <w:r>
        <w:rPr>
          <w:noProof/>
        </w:rPr>
        <w:lastRenderedPageBreak/>
        <w:drawing>
          <wp:inline distT="0" distB="0" distL="0" distR="0" wp14:anchorId="7BFBAC76" wp14:editId="371EA93C">
            <wp:extent cx="4035486" cy="2433140"/>
            <wp:effectExtent l="0" t="0" r="3175" b="5715"/>
            <wp:docPr id="912862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37959" cy="2434631"/>
                    </a:xfrm>
                    <a:prstGeom prst="rect">
                      <a:avLst/>
                    </a:prstGeom>
                    <a:noFill/>
                  </pic:spPr>
                </pic:pic>
              </a:graphicData>
            </a:graphic>
          </wp:inline>
        </w:drawing>
      </w:r>
    </w:p>
    <w:p w14:paraId="0A45679C" w14:textId="44DE1954" w:rsidR="004D0CEF" w:rsidRDefault="000F051E" w:rsidP="000F051E">
      <w:pPr>
        <w:pStyle w:val="Caption0"/>
        <w:jc w:val="center"/>
      </w:pPr>
      <w:r>
        <w:t xml:space="preserve">Figure </w:t>
      </w:r>
      <w:r>
        <w:fldChar w:fldCharType="begin"/>
      </w:r>
      <w:r>
        <w:instrText xml:space="preserve"> SEQ Figure \* ARABIC </w:instrText>
      </w:r>
      <w:r>
        <w:fldChar w:fldCharType="separate"/>
      </w:r>
      <w:r w:rsidR="00EA4364">
        <w:rPr>
          <w:noProof/>
        </w:rPr>
        <w:t>3</w:t>
      </w:r>
      <w:r>
        <w:fldChar w:fldCharType="end"/>
      </w:r>
      <w:r>
        <w:t xml:space="preserve"> - Subledger concepts</w:t>
      </w:r>
    </w:p>
    <w:p w14:paraId="7A804BD7" w14:textId="0CE509CF" w:rsidR="00160A5B" w:rsidRDefault="00160A5B" w:rsidP="00160A5B">
      <w:pPr>
        <w:pStyle w:val="Title4"/>
      </w:pPr>
      <w:bookmarkStart w:id="31" w:name="_Ref211262131"/>
      <w:r>
        <w:t xml:space="preserve">Bank </w:t>
      </w:r>
      <w:bookmarkEnd w:id="31"/>
      <w:r w:rsidR="00083F65">
        <w:t>positions</w:t>
      </w:r>
    </w:p>
    <w:p w14:paraId="3B2CFD81" w14:textId="42D25781" w:rsidR="00EB7D5A" w:rsidRDefault="00083F65" w:rsidP="00AC41F9">
      <w:pPr>
        <w:ind w:left="567"/>
      </w:pPr>
      <w:r>
        <w:t>Bank positions</w:t>
      </w:r>
      <w:r w:rsidR="00D53ADE">
        <w:t xml:space="preserve"> manage precisely </w:t>
      </w:r>
      <w:r w:rsidR="00B3345D">
        <w:t xml:space="preserve">an image of </w:t>
      </w:r>
      <w:r w:rsidR="00D53ADE">
        <w:t>the bank positions at exchanges (</w:t>
      </w:r>
      <w:r w:rsidR="0078459C">
        <w:t>in case of Wyden</w:t>
      </w:r>
      <w:r w:rsidR="00D53ADE">
        <w:t>)</w:t>
      </w:r>
      <w:r w:rsidR="0078459C">
        <w:t xml:space="preserve">, broker (in case of </w:t>
      </w:r>
      <w:proofErr w:type="spellStart"/>
      <w:r w:rsidR="0078459C">
        <w:t>Aplo</w:t>
      </w:r>
      <w:proofErr w:type="spellEnd"/>
      <w:r w:rsidR="0078459C">
        <w:t>)</w:t>
      </w:r>
      <w:r w:rsidR="00D53ADE">
        <w:t xml:space="preserve"> and</w:t>
      </w:r>
      <w:r w:rsidR="0073780C">
        <w:t xml:space="preserve"> under custody</w:t>
      </w:r>
      <w:r w:rsidR="009165A2">
        <w:t xml:space="preserve">.  </w:t>
      </w:r>
      <w:r w:rsidR="00FE4739">
        <w:t>The</w:t>
      </w:r>
      <w:r w:rsidR="009560C9">
        <w:t xml:space="preserve"> positions are</w:t>
      </w:r>
      <w:r w:rsidR="00FE4739">
        <w:t xml:space="preserve"> used to build the dashboard</w:t>
      </w:r>
      <w:r w:rsidR="00260787">
        <w:t>s</w:t>
      </w:r>
      <w:r w:rsidR="00FE4739">
        <w:t xml:space="preserve"> for operational monitoring and to support </w:t>
      </w:r>
      <w:r w:rsidR="00B77790">
        <w:t xml:space="preserve">alert generation related to </w:t>
      </w:r>
      <w:r w:rsidR="00FE4739">
        <w:t>liquidity management</w:t>
      </w:r>
      <w:r w:rsidR="00466B55">
        <w:t xml:space="preserve">.  Cf. § </w:t>
      </w:r>
      <w:r w:rsidR="008A01F5">
        <w:fldChar w:fldCharType="begin"/>
      </w:r>
      <w:r w:rsidR="008A01F5">
        <w:instrText xml:space="preserve"> REF _Ref209685086 \r \h </w:instrText>
      </w:r>
      <w:r w:rsidR="008A01F5">
        <w:fldChar w:fldCharType="separate"/>
      </w:r>
      <w:r w:rsidR="008A01F5">
        <w:t>3.27</w:t>
      </w:r>
      <w:r w:rsidR="008A01F5">
        <w:fldChar w:fldCharType="end"/>
      </w:r>
      <w:r w:rsidR="008A01F5">
        <w:t xml:space="preserve"> and </w:t>
      </w:r>
      <w:r w:rsidR="008A01F5">
        <w:fldChar w:fldCharType="begin"/>
      </w:r>
      <w:r w:rsidR="008A01F5">
        <w:instrText xml:space="preserve"> REF _Ref209685101 \r \h </w:instrText>
      </w:r>
      <w:r w:rsidR="008A01F5">
        <w:fldChar w:fldCharType="separate"/>
      </w:r>
      <w:r w:rsidR="008A01F5">
        <w:t>3.28</w:t>
      </w:r>
      <w:r w:rsidR="008A01F5">
        <w:fldChar w:fldCharType="end"/>
      </w:r>
      <w:r w:rsidR="008A01F5">
        <w:t xml:space="preserve"> for more details.</w:t>
      </w:r>
    </w:p>
    <w:p w14:paraId="53539FA6" w14:textId="4851B848" w:rsidR="0018701B" w:rsidRDefault="009165A2" w:rsidP="00AC41F9">
      <w:pPr>
        <w:ind w:left="567"/>
        <w:rPr>
          <w:lang w:val="en-US"/>
        </w:rPr>
      </w:pPr>
      <w:r>
        <w:t>The positions in SCS are mirroring the situations at exchanges</w:t>
      </w:r>
      <w:r w:rsidR="008514B7">
        <w:t xml:space="preserve"> (via Wyden)</w:t>
      </w:r>
      <w:r w:rsidR="00426E55">
        <w:t>, broker</w:t>
      </w:r>
      <w:r w:rsidR="008514B7">
        <w:t xml:space="preserve"> (</w:t>
      </w:r>
      <w:proofErr w:type="spellStart"/>
      <w:r w:rsidR="008514B7">
        <w:t>Aplo</w:t>
      </w:r>
      <w:proofErr w:type="spellEnd"/>
      <w:r w:rsidR="008514B7">
        <w:t>)</w:t>
      </w:r>
      <w:r>
        <w:t xml:space="preserve"> or on the blockchain</w:t>
      </w:r>
      <w:r w:rsidR="008514B7">
        <w:t xml:space="preserve"> (via Fireblocks)</w:t>
      </w:r>
      <w:r w:rsidR="00696B0B">
        <w:t xml:space="preserve">.  </w:t>
      </w:r>
      <w:r w:rsidR="00057064">
        <w:t>These funds belong to the bank (potentially in the name of its customers)</w:t>
      </w:r>
      <w:r w:rsidR="00205CC3">
        <w:t>: they are bank assets.</w:t>
      </w:r>
      <w:r w:rsidR="00B57EA9">
        <w:rPr>
          <w:lang w:val="en-US"/>
        </w:rPr>
        <w:t xml:space="preserve"> </w:t>
      </w:r>
      <w:r w:rsidR="00B57EA9" w:rsidRPr="00B57EA9">
        <w:rPr>
          <w:lang w:val="en-US"/>
        </w:rPr>
        <w:t xml:space="preserve"> </w:t>
      </w:r>
    </w:p>
    <w:p w14:paraId="1E8B5174" w14:textId="4B25ACD5" w:rsidR="004D4AA1" w:rsidRDefault="00E96E92" w:rsidP="00F11882">
      <w:pPr>
        <w:ind w:left="567"/>
        <w:rPr>
          <w:lang w:val="en-US"/>
        </w:rPr>
      </w:pPr>
      <w:r>
        <w:rPr>
          <w:lang w:val="en-US"/>
        </w:rPr>
        <w:t>As in classical accounting</w:t>
      </w:r>
      <w:r w:rsidR="009E6F26">
        <w:rPr>
          <w:lang w:val="en-US"/>
        </w:rPr>
        <w:t>, the customer funds are identified as liabilities: they are a debt the bank has regarding its customer.</w:t>
      </w:r>
      <w:r w:rsidR="000A6240">
        <w:rPr>
          <w:lang w:val="en-US"/>
        </w:rPr>
        <w:t xml:space="preserve">  The customer funds are managed at two levels in the SCS subledger: a global customer position </w:t>
      </w:r>
      <w:r w:rsidR="00F11882">
        <w:rPr>
          <w:lang w:val="en-US"/>
        </w:rPr>
        <w:t xml:space="preserve">managed as a bank position </w:t>
      </w:r>
      <w:r w:rsidR="000A6240">
        <w:rPr>
          <w:lang w:val="en-US"/>
        </w:rPr>
        <w:t>(which corresponds to the omnibus wallet</w:t>
      </w:r>
      <w:r w:rsidR="00F11882">
        <w:rPr>
          <w:lang w:val="en-US"/>
        </w:rPr>
        <w:t xml:space="preserve"> at custody) and the detailed customer position (cf. previous §) which </w:t>
      </w:r>
      <w:r w:rsidR="008D2A2B">
        <w:rPr>
          <w:lang w:val="en-US"/>
        </w:rPr>
        <w:t xml:space="preserve">are </w:t>
      </w:r>
      <w:r w:rsidR="00BF762D">
        <w:rPr>
          <w:lang w:val="en-US"/>
        </w:rPr>
        <w:t>sub-positions</w:t>
      </w:r>
      <w:r w:rsidR="008D2A2B">
        <w:rPr>
          <w:lang w:val="en-US"/>
        </w:rPr>
        <w:t xml:space="preserve"> of the </w:t>
      </w:r>
      <w:r w:rsidR="00F11882">
        <w:rPr>
          <w:lang w:val="en-US"/>
        </w:rPr>
        <w:t>first level.</w:t>
      </w:r>
      <w:r w:rsidR="00BB0443">
        <w:rPr>
          <w:lang w:val="en-US"/>
        </w:rPr>
        <w:t xml:space="preserve">  </w:t>
      </w:r>
    </w:p>
    <w:p w14:paraId="27807C13" w14:textId="1B2BD5E2" w:rsidR="008D2A2B" w:rsidRDefault="00BB0443" w:rsidP="00F11882">
      <w:pPr>
        <w:ind w:left="567"/>
        <w:rPr>
          <w:lang w:val="en-US"/>
        </w:rPr>
      </w:pPr>
      <w:r>
        <w:rPr>
          <w:lang w:val="en-US"/>
        </w:rPr>
        <w:t>Bank’s profit and loss (P</w:t>
      </w:r>
      <w:r w:rsidR="00710541">
        <w:rPr>
          <w:lang w:val="en-US"/>
        </w:rPr>
        <w:t>&amp;</w:t>
      </w:r>
      <w:r>
        <w:rPr>
          <w:lang w:val="en-US"/>
        </w:rPr>
        <w:t xml:space="preserve">L) are </w:t>
      </w:r>
      <w:r w:rsidR="004D4AA1">
        <w:rPr>
          <w:lang w:val="en-US"/>
        </w:rPr>
        <w:t xml:space="preserve">also </w:t>
      </w:r>
      <w:r w:rsidR="00AA7FB6">
        <w:rPr>
          <w:lang w:val="en-US"/>
        </w:rPr>
        <w:t xml:space="preserve">managed in SCS </w:t>
      </w:r>
      <w:r w:rsidR="004D4AA1">
        <w:rPr>
          <w:lang w:val="en-US"/>
        </w:rPr>
        <w:t xml:space="preserve">bank positions.  </w:t>
      </w:r>
      <w:r w:rsidR="00710541" w:rsidRPr="00710541">
        <w:rPr>
          <w:lang w:val="en-US"/>
        </w:rPr>
        <w:t>P</w:t>
      </w:r>
      <w:r w:rsidR="00710541">
        <w:rPr>
          <w:lang w:val="en-US"/>
        </w:rPr>
        <w:t>&amp;</w:t>
      </w:r>
      <w:r w:rsidR="00710541" w:rsidRPr="00710541">
        <w:rPr>
          <w:lang w:val="en-US"/>
        </w:rPr>
        <w:t xml:space="preserve">L which are mirroring the bank positions at exchange </w:t>
      </w:r>
      <w:r w:rsidR="006E75A9">
        <w:rPr>
          <w:lang w:val="en-US"/>
        </w:rPr>
        <w:t>/</w:t>
      </w:r>
      <w:r w:rsidR="003C4CCE">
        <w:rPr>
          <w:lang w:val="en-US"/>
        </w:rPr>
        <w:t xml:space="preserve"> </w:t>
      </w:r>
      <w:r w:rsidR="006E75A9">
        <w:rPr>
          <w:lang w:val="en-US"/>
        </w:rPr>
        <w:t xml:space="preserve">broker </w:t>
      </w:r>
      <w:r w:rsidR="00710541" w:rsidRPr="00710541">
        <w:rPr>
          <w:lang w:val="en-US"/>
        </w:rPr>
        <w:t xml:space="preserve">or </w:t>
      </w:r>
      <w:r w:rsidR="00710541">
        <w:rPr>
          <w:lang w:val="en-US"/>
        </w:rPr>
        <w:t xml:space="preserve">under </w:t>
      </w:r>
      <w:r w:rsidR="00710541" w:rsidRPr="00710541">
        <w:rPr>
          <w:lang w:val="en-US"/>
        </w:rPr>
        <w:t xml:space="preserve">custody are </w:t>
      </w:r>
      <w:r w:rsidR="008514B7">
        <w:rPr>
          <w:lang w:val="en-US"/>
        </w:rPr>
        <w:t>‘unrealized’</w:t>
      </w:r>
      <w:r w:rsidR="00710541" w:rsidRPr="00710541">
        <w:rPr>
          <w:lang w:val="en-US"/>
        </w:rPr>
        <w:t xml:space="preserve">, until they are settled back to bank (converted in fiat).  In the meantime, there are ‘just’ liquidity, as they are part of the bank positions at exchange </w:t>
      </w:r>
      <w:r w:rsidR="006E75A9">
        <w:rPr>
          <w:lang w:val="en-US"/>
        </w:rPr>
        <w:t xml:space="preserve">/ </w:t>
      </w:r>
      <w:r w:rsidR="008514B7">
        <w:rPr>
          <w:lang w:val="en-US"/>
        </w:rPr>
        <w:t>broker</w:t>
      </w:r>
      <w:r w:rsidR="006E75A9">
        <w:rPr>
          <w:lang w:val="en-US"/>
        </w:rPr>
        <w:t xml:space="preserve"> </w:t>
      </w:r>
      <w:r w:rsidR="00710541" w:rsidRPr="00710541">
        <w:rPr>
          <w:lang w:val="en-US"/>
        </w:rPr>
        <w:t>or custody level.  This is also true for P&amp;L at exchange which are in fiat</w:t>
      </w:r>
      <w:r w:rsidR="00710541">
        <w:rPr>
          <w:lang w:val="en-US"/>
        </w:rPr>
        <w:t>.</w:t>
      </w:r>
      <w:r w:rsidR="005D4AED">
        <w:rPr>
          <w:lang w:val="en-US"/>
        </w:rPr>
        <w:t xml:space="preserve"> </w:t>
      </w:r>
    </w:p>
    <w:p w14:paraId="76D45123" w14:textId="7C9BD1BF" w:rsidR="004A09C0" w:rsidRDefault="004A09C0" w:rsidP="00AC41F9">
      <w:pPr>
        <w:ind w:left="567"/>
        <w:rPr>
          <w:lang w:val="en-US"/>
        </w:rPr>
      </w:pPr>
      <w:r>
        <w:rPr>
          <w:lang w:val="en-US"/>
        </w:rPr>
        <w:t>The realization of unrealized P&amp;L is a complex process as it should</w:t>
      </w:r>
      <w:r w:rsidR="00ED1A22">
        <w:rPr>
          <w:lang w:val="en-US"/>
        </w:rPr>
        <w:t xml:space="preserve"> be synchronized with the transfer of funds from the exchange / broker or custodian back to the bank fiat accounts</w:t>
      </w:r>
      <w:r w:rsidR="00AA7595">
        <w:rPr>
          <w:lang w:val="en-US"/>
        </w:rPr>
        <w:t xml:space="preserve">.  This is described </w:t>
      </w:r>
      <w:proofErr w:type="gramStart"/>
      <w:r w:rsidR="00AA7595">
        <w:rPr>
          <w:lang w:val="en-US"/>
        </w:rPr>
        <w:t>later on</w:t>
      </w:r>
      <w:proofErr w:type="gramEnd"/>
      <w:r w:rsidR="00AA7595">
        <w:rPr>
          <w:lang w:val="en-US"/>
        </w:rPr>
        <w:t xml:space="preserve"> in </w:t>
      </w:r>
      <w:r w:rsidR="00430F20">
        <w:rPr>
          <w:lang w:val="en-US"/>
        </w:rPr>
        <w:t>a</w:t>
      </w:r>
      <w:r w:rsidR="00AA7595">
        <w:rPr>
          <w:lang w:val="en-US"/>
        </w:rPr>
        <w:t xml:space="preserve"> </w:t>
      </w:r>
      <w:r w:rsidR="00430F20">
        <w:rPr>
          <w:lang w:val="en-US"/>
        </w:rPr>
        <w:t xml:space="preserve">dedicated </w:t>
      </w:r>
      <w:r w:rsidR="00AA7595">
        <w:rPr>
          <w:lang w:val="en-US"/>
        </w:rPr>
        <w:t>chapter (cf. §</w:t>
      </w:r>
      <w:r w:rsidR="000905F4">
        <w:rPr>
          <w:lang w:val="en-US"/>
        </w:rPr>
        <w:t xml:space="preserve"> </w:t>
      </w:r>
      <w:r w:rsidR="000905F4">
        <w:rPr>
          <w:lang w:val="en-US"/>
        </w:rPr>
        <w:fldChar w:fldCharType="begin"/>
      </w:r>
      <w:r w:rsidR="000905F4">
        <w:rPr>
          <w:lang w:val="en-US"/>
        </w:rPr>
        <w:instrText xml:space="preserve"> REF _Ref211517793 \r \h </w:instrText>
      </w:r>
      <w:r w:rsidR="000905F4">
        <w:rPr>
          <w:lang w:val="en-US"/>
        </w:rPr>
      </w:r>
      <w:r w:rsidR="000905F4">
        <w:rPr>
          <w:lang w:val="en-US"/>
        </w:rPr>
        <w:fldChar w:fldCharType="separate"/>
      </w:r>
      <w:r w:rsidR="000905F4">
        <w:rPr>
          <w:lang w:val="en-US"/>
        </w:rPr>
        <w:t>3.30</w:t>
      </w:r>
      <w:r w:rsidR="000905F4">
        <w:rPr>
          <w:lang w:val="en-US"/>
        </w:rPr>
        <w:fldChar w:fldCharType="end"/>
      </w:r>
      <w:r w:rsidR="00AA7595">
        <w:rPr>
          <w:lang w:val="en-US"/>
        </w:rPr>
        <w:t>).</w:t>
      </w:r>
    </w:p>
    <w:p w14:paraId="201DC145" w14:textId="3702A95B" w:rsidR="006E75A9" w:rsidRDefault="004A09C0" w:rsidP="00AC41F9">
      <w:pPr>
        <w:ind w:left="567"/>
        <w:rPr>
          <w:lang w:val="en-US"/>
        </w:rPr>
      </w:pPr>
      <w:r>
        <w:rPr>
          <w:lang w:val="en-US"/>
        </w:rPr>
        <w:t>The</w:t>
      </w:r>
      <w:r w:rsidR="006E75A9">
        <w:rPr>
          <w:lang w:val="en-US"/>
        </w:rPr>
        <w:t xml:space="preserve"> bank </w:t>
      </w:r>
      <w:proofErr w:type="gramStart"/>
      <w:r w:rsidR="006E75A9">
        <w:rPr>
          <w:lang w:val="en-US"/>
        </w:rPr>
        <w:t>has to</w:t>
      </w:r>
      <w:proofErr w:type="gramEnd"/>
      <w:r w:rsidR="006E75A9">
        <w:rPr>
          <w:lang w:val="en-US"/>
        </w:rPr>
        <w:t xml:space="preserve"> maintain in its own subledger </w:t>
      </w:r>
      <w:r w:rsidR="008514B7">
        <w:rPr>
          <w:lang w:val="en-US"/>
        </w:rPr>
        <w:t xml:space="preserve">an image of the </w:t>
      </w:r>
      <w:r w:rsidR="006E75A9">
        <w:rPr>
          <w:lang w:val="en-US"/>
        </w:rPr>
        <w:t xml:space="preserve">position in fiat it has at exchange or broker.  </w:t>
      </w:r>
      <w:r w:rsidR="00273959">
        <w:rPr>
          <w:lang w:val="en-US"/>
        </w:rPr>
        <w:t>In the case of exchanges</w:t>
      </w:r>
      <w:r w:rsidR="008514B7">
        <w:rPr>
          <w:lang w:val="en-US"/>
        </w:rPr>
        <w:t xml:space="preserve"> (via Wyden)</w:t>
      </w:r>
      <w:r w:rsidR="00273959">
        <w:rPr>
          <w:lang w:val="en-US"/>
        </w:rPr>
        <w:t xml:space="preserve">, the bank should manage ‘nostro </w:t>
      </w:r>
      <w:proofErr w:type="gramStart"/>
      <w:r w:rsidR="00273959">
        <w:rPr>
          <w:lang w:val="en-US"/>
        </w:rPr>
        <w:t>mirror’</w:t>
      </w:r>
      <w:proofErr w:type="gramEnd"/>
      <w:r w:rsidR="00273959">
        <w:rPr>
          <w:lang w:val="en-US"/>
        </w:rPr>
        <w:t xml:space="preserve"> accounts that reflect the position at the exchanges.  In the case of a broker</w:t>
      </w:r>
      <w:r w:rsidR="008514B7">
        <w:rPr>
          <w:lang w:val="en-US"/>
        </w:rPr>
        <w:t xml:space="preserve"> (</w:t>
      </w:r>
      <w:proofErr w:type="spellStart"/>
      <w:r w:rsidR="008514B7">
        <w:rPr>
          <w:lang w:val="en-US"/>
        </w:rPr>
        <w:t>Aplo</w:t>
      </w:r>
      <w:proofErr w:type="spellEnd"/>
      <w:r w:rsidR="008514B7">
        <w:rPr>
          <w:lang w:val="en-US"/>
        </w:rPr>
        <w:t>)</w:t>
      </w:r>
      <w:r w:rsidR="00273959">
        <w:rPr>
          <w:lang w:val="en-US"/>
        </w:rPr>
        <w:t xml:space="preserve">, the bank should manage a ‘loro’ account that </w:t>
      </w:r>
      <w:r w:rsidR="00DF0E9D">
        <w:rPr>
          <w:lang w:val="en-US"/>
        </w:rPr>
        <w:t xml:space="preserve">is used to transfer funds with the broker.  </w:t>
      </w:r>
      <w:r w:rsidR="00B97C02">
        <w:rPr>
          <w:lang w:val="en-US"/>
        </w:rPr>
        <w:t>From SCS point of view, even if those two types of accounts (nostro mirror and loro) are different in the bank subledger</w:t>
      </w:r>
      <w:r w:rsidR="00C9763A">
        <w:rPr>
          <w:lang w:val="en-US"/>
        </w:rPr>
        <w:t xml:space="preserve">, </w:t>
      </w:r>
      <w:proofErr w:type="gramStart"/>
      <w:r w:rsidR="00C9763A">
        <w:rPr>
          <w:lang w:val="en-US"/>
        </w:rPr>
        <w:t>there</w:t>
      </w:r>
      <w:proofErr w:type="gramEnd"/>
      <w:r w:rsidR="00C9763A">
        <w:rPr>
          <w:lang w:val="en-US"/>
        </w:rPr>
        <w:t xml:space="preserve"> are managed the same way</w:t>
      </w:r>
      <w:r w:rsidR="008514B7">
        <w:rPr>
          <w:lang w:val="en-US"/>
        </w:rPr>
        <w:t xml:space="preserve"> (cf. infra in examples)</w:t>
      </w:r>
      <w:r w:rsidR="00C9763A">
        <w:rPr>
          <w:lang w:val="en-US"/>
        </w:rPr>
        <w:t xml:space="preserve"> </w:t>
      </w:r>
      <w:proofErr w:type="gramStart"/>
      <w:r w:rsidR="00C9763A">
        <w:rPr>
          <w:lang w:val="en-US"/>
        </w:rPr>
        <w:t>in order to</w:t>
      </w:r>
      <w:proofErr w:type="gramEnd"/>
      <w:r w:rsidR="00C9763A">
        <w:rPr>
          <w:lang w:val="en-US"/>
        </w:rPr>
        <w:t xml:space="preserve"> have a unique approach for both cases.</w:t>
      </w:r>
    </w:p>
    <w:p w14:paraId="36341673" w14:textId="77777777" w:rsidR="00B91E44" w:rsidRDefault="00B91E44" w:rsidP="00AC41F9">
      <w:pPr>
        <w:ind w:left="567"/>
        <w:rPr>
          <w:lang w:val="en-US"/>
        </w:rPr>
      </w:pPr>
    </w:p>
    <w:p w14:paraId="278ED3B6" w14:textId="3332E675" w:rsidR="00B91E44" w:rsidRDefault="00B91E44" w:rsidP="00B91E44">
      <w:pPr>
        <w:pStyle w:val="Currenttext"/>
      </w:pPr>
      <w:r>
        <w:t xml:space="preserve">The concepts introduced in the previous paragraph </w:t>
      </w:r>
      <w:r w:rsidR="004D4AA1">
        <w:t xml:space="preserve">for customer accounts </w:t>
      </w:r>
      <w:r>
        <w:t xml:space="preserve">remain applicable for bank account with some clarifications: </w:t>
      </w:r>
    </w:p>
    <w:p w14:paraId="12DA9270" w14:textId="2BA4A595" w:rsidR="006864AF" w:rsidRPr="008E4AAC" w:rsidRDefault="006864AF" w:rsidP="003F6122">
      <w:pPr>
        <w:pStyle w:val="Currenttext"/>
        <w:numPr>
          <w:ilvl w:val="0"/>
          <w:numId w:val="106"/>
        </w:numPr>
      </w:pPr>
      <w:r>
        <w:t xml:space="preserve">Several types of positions are required to maintain accurately the bank positions, i.e. to distinct </w:t>
      </w:r>
      <w:r w:rsidRPr="003F6122">
        <w:rPr>
          <w:lang w:val="en-US"/>
        </w:rPr>
        <w:t>positions in exchanges</w:t>
      </w:r>
      <w:r w:rsidR="002E4DC7" w:rsidRPr="003F6122">
        <w:rPr>
          <w:lang w:val="en-US"/>
        </w:rPr>
        <w:t>, broker</w:t>
      </w:r>
      <w:r w:rsidRPr="003F6122">
        <w:rPr>
          <w:lang w:val="en-US"/>
        </w:rPr>
        <w:t xml:space="preserve"> and under custody (and per wallet) and to identify P&amp;L.  This </w:t>
      </w:r>
      <w:proofErr w:type="gramStart"/>
      <w:r w:rsidRPr="003F6122">
        <w:rPr>
          <w:lang w:val="en-US"/>
        </w:rPr>
        <w:t>requires</w:t>
      </w:r>
      <w:proofErr w:type="gramEnd"/>
      <w:r w:rsidRPr="003F6122">
        <w:rPr>
          <w:lang w:val="en-US"/>
        </w:rPr>
        <w:t xml:space="preserve"> to be able to categorize positions</w:t>
      </w:r>
      <w:r w:rsidR="0005439D" w:rsidRPr="003F6122">
        <w:rPr>
          <w:lang w:val="en-US"/>
        </w:rPr>
        <w:t>.</w:t>
      </w:r>
    </w:p>
    <w:p w14:paraId="5A7A7FFC" w14:textId="002B9E6A" w:rsidR="00B91E44" w:rsidRDefault="00083E1A" w:rsidP="00B91E44">
      <w:pPr>
        <w:pStyle w:val="Currenttext"/>
        <w:numPr>
          <w:ilvl w:val="0"/>
          <w:numId w:val="106"/>
        </w:numPr>
      </w:pPr>
      <w:r>
        <w:t>F</w:t>
      </w:r>
      <w:r w:rsidR="00B91E44">
        <w:t>iat account</w:t>
      </w:r>
      <w:r w:rsidR="009560C9">
        <w:t>s</w:t>
      </w:r>
      <w:r w:rsidR="00B91E44">
        <w:t xml:space="preserve"> </w:t>
      </w:r>
      <w:r>
        <w:t xml:space="preserve">must </w:t>
      </w:r>
      <w:r w:rsidR="00B91E44">
        <w:t xml:space="preserve">be linked, </w:t>
      </w:r>
      <w:r w:rsidR="00E90EC5">
        <w:t>which correspond to nostro</w:t>
      </w:r>
      <w:r w:rsidR="0005439D">
        <w:t xml:space="preserve"> or lo</w:t>
      </w:r>
      <w:r w:rsidR="00E90EC5">
        <w:t>r</w:t>
      </w:r>
      <w:r w:rsidR="0005439D">
        <w:t>o</w:t>
      </w:r>
      <w:r w:rsidR="00E90EC5">
        <w:t xml:space="preserve"> account</w:t>
      </w:r>
      <w:r w:rsidR="00F43493">
        <w:t xml:space="preserve">s, related to the bank fiat positions at </w:t>
      </w:r>
      <w:r w:rsidR="00B91E44">
        <w:t>exchange</w:t>
      </w:r>
      <w:r w:rsidR="00324D7F">
        <w:t>s</w:t>
      </w:r>
      <w:r w:rsidR="00B91E44">
        <w:t xml:space="preserve"> or broker</w:t>
      </w:r>
      <w:r w:rsidR="00324D7F">
        <w:t>, and which are used by these last ones to fund the order</w:t>
      </w:r>
      <w:r w:rsidR="00C761BC">
        <w:t xml:space="preserve"> execution.</w:t>
      </w:r>
      <w:r w:rsidR="00341BFA">
        <w:t xml:space="preserve">  The link with the nostro / loro account must be managed manually, and the related positions created before being able to execute trade (cf. § </w:t>
      </w:r>
      <w:r w:rsidR="00341BFA">
        <w:fldChar w:fldCharType="begin"/>
      </w:r>
      <w:r w:rsidR="00341BFA">
        <w:instrText xml:space="preserve"> REF _Ref211412067 \r \h </w:instrText>
      </w:r>
      <w:r w:rsidR="00341BFA">
        <w:fldChar w:fldCharType="separate"/>
      </w:r>
      <w:r w:rsidR="00341BFA">
        <w:t>3.18</w:t>
      </w:r>
      <w:r w:rsidR="00341BFA">
        <w:fldChar w:fldCharType="end"/>
      </w:r>
      <w:r w:rsidR="00341BFA">
        <w:t>)</w:t>
      </w:r>
    </w:p>
    <w:p w14:paraId="3EE4F7C9" w14:textId="2468EA74" w:rsidR="00B91E44" w:rsidRDefault="00B91E44" w:rsidP="00B91E44">
      <w:pPr>
        <w:pStyle w:val="Currenttext"/>
        <w:numPr>
          <w:ilvl w:val="0"/>
          <w:numId w:val="106"/>
        </w:numPr>
      </w:pPr>
      <w:r>
        <w:t>Positions in fiat</w:t>
      </w:r>
      <w:r w:rsidR="006864AF">
        <w:t xml:space="preserve">, which are </w:t>
      </w:r>
      <w:r w:rsidR="00F65914">
        <w:t>on the linked fiat accounts, are also mirrored</w:t>
      </w:r>
      <w:r>
        <w:t xml:space="preserve"> in the subledger</w:t>
      </w:r>
      <w:r w:rsidR="00797879">
        <w:t xml:space="preserve"> to </w:t>
      </w:r>
      <w:r w:rsidR="00287744">
        <w:t>simplify</w:t>
      </w:r>
      <w:r w:rsidR="00F65914">
        <w:t xml:space="preserve"> the </w:t>
      </w:r>
      <w:r w:rsidR="009B5236">
        <w:t>management of dashboard</w:t>
      </w:r>
      <w:r w:rsidR="004C77DA">
        <w:t>s</w:t>
      </w:r>
      <w:r w:rsidR="009B5236">
        <w:t xml:space="preserve"> (i.e. </w:t>
      </w:r>
      <w:r w:rsidR="00866608">
        <w:t xml:space="preserve">the objective is to </w:t>
      </w:r>
      <w:r w:rsidR="00E90EC5">
        <w:t xml:space="preserve">rely on </w:t>
      </w:r>
      <w:r w:rsidR="009B5236">
        <w:t>direct access to the subledger positions instead of multiple API call to the bank CBS</w:t>
      </w:r>
      <w:r w:rsidR="00797879">
        <w:t xml:space="preserve">, but also to </w:t>
      </w:r>
      <w:r w:rsidR="00287744">
        <w:t xml:space="preserve">easier identify </w:t>
      </w:r>
      <w:r w:rsidR="003C370C">
        <w:t xml:space="preserve">unrealized </w:t>
      </w:r>
      <w:r w:rsidR="00287744">
        <w:t>P&amp;L</w:t>
      </w:r>
      <w:r w:rsidR="009B5236">
        <w:t>).</w:t>
      </w:r>
    </w:p>
    <w:p w14:paraId="250137C9" w14:textId="529857FC" w:rsidR="004C7F2E" w:rsidRDefault="003B25FD" w:rsidP="00850393">
      <w:pPr>
        <w:pStyle w:val="Title4"/>
        <w:rPr>
          <w:lang w:val="en-US"/>
        </w:rPr>
      </w:pPr>
      <w:bookmarkStart w:id="32" w:name="_Ref211434763"/>
      <w:r>
        <w:rPr>
          <w:lang w:val="en-US"/>
        </w:rPr>
        <w:lastRenderedPageBreak/>
        <w:t>Accounting principles</w:t>
      </w:r>
      <w:bookmarkEnd w:id="32"/>
    </w:p>
    <w:p w14:paraId="61FC882E" w14:textId="0EF2B5B5" w:rsidR="00C52E7E" w:rsidRDefault="00866608" w:rsidP="00AC41F9">
      <w:pPr>
        <w:ind w:left="567"/>
        <w:rPr>
          <w:lang w:val="en-US"/>
        </w:rPr>
      </w:pPr>
      <w:r>
        <w:rPr>
          <w:lang w:val="en-US"/>
        </w:rPr>
        <w:t>These</w:t>
      </w:r>
      <w:r w:rsidR="003B25FD">
        <w:rPr>
          <w:lang w:val="en-US"/>
        </w:rPr>
        <w:t xml:space="preserve"> “</w:t>
      </w:r>
      <w:r>
        <w:rPr>
          <w:lang w:val="en-US"/>
        </w:rPr>
        <w:t>a</w:t>
      </w:r>
      <w:r w:rsidR="003B25FD">
        <w:rPr>
          <w:lang w:val="en-US"/>
        </w:rPr>
        <w:t xml:space="preserve">ccounting principles” </w:t>
      </w:r>
      <w:r w:rsidR="00DE50C4">
        <w:rPr>
          <w:lang w:val="en-US"/>
        </w:rPr>
        <w:t xml:space="preserve">defines </w:t>
      </w:r>
      <w:r w:rsidR="00C52E7E">
        <w:rPr>
          <w:lang w:val="en-US"/>
        </w:rPr>
        <w:t xml:space="preserve">how to maintain the customer and bank positions in </w:t>
      </w:r>
      <w:r w:rsidR="008225EF">
        <w:rPr>
          <w:lang w:val="en-US"/>
        </w:rPr>
        <w:t xml:space="preserve">SCS </w:t>
      </w:r>
      <w:r w:rsidR="00C52E7E">
        <w:rPr>
          <w:lang w:val="en-US"/>
        </w:rPr>
        <w:t xml:space="preserve">subledger.  The </w:t>
      </w:r>
      <w:r w:rsidR="000A5CA8">
        <w:rPr>
          <w:lang w:val="en-US"/>
        </w:rPr>
        <w:t xml:space="preserve">management of a general ledger </w:t>
      </w:r>
      <w:r w:rsidR="00B3489D">
        <w:rPr>
          <w:lang w:val="en-US"/>
        </w:rPr>
        <w:t xml:space="preserve">(GL) </w:t>
      </w:r>
      <w:r w:rsidR="000A5CA8">
        <w:rPr>
          <w:lang w:val="en-US"/>
        </w:rPr>
        <w:t xml:space="preserve">and its related accounting principles are not in the scope of the SCS.  It’s up to the bank to </w:t>
      </w:r>
      <w:r w:rsidR="007041ED">
        <w:rPr>
          <w:lang w:val="en-US"/>
        </w:rPr>
        <w:t>maintain</w:t>
      </w:r>
      <w:r w:rsidR="000A5CA8">
        <w:rPr>
          <w:lang w:val="en-US"/>
        </w:rPr>
        <w:t xml:space="preserve"> its GL based on financial events which are published by the SCS Core (cf. </w:t>
      </w:r>
      <w:r w:rsidR="007041ED">
        <w:rPr>
          <w:lang w:val="en-US"/>
        </w:rPr>
        <w:t xml:space="preserve">§ </w:t>
      </w:r>
      <w:r w:rsidR="007041ED">
        <w:rPr>
          <w:lang w:val="en-US"/>
        </w:rPr>
        <w:fldChar w:fldCharType="begin"/>
      </w:r>
      <w:r w:rsidR="007041ED">
        <w:rPr>
          <w:lang w:val="en-US"/>
        </w:rPr>
        <w:instrText xml:space="preserve"> REF _Ref209684250 \r \h </w:instrText>
      </w:r>
      <w:r w:rsidR="007041ED">
        <w:rPr>
          <w:lang w:val="en-US"/>
        </w:rPr>
      </w:r>
      <w:r w:rsidR="007041ED">
        <w:rPr>
          <w:lang w:val="en-US"/>
        </w:rPr>
        <w:fldChar w:fldCharType="separate"/>
      </w:r>
      <w:r w:rsidR="007041ED">
        <w:rPr>
          <w:lang w:val="en-US"/>
        </w:rPr>
        <w:t>3.21</w:t>
      </w:r>
      <w:r w:rsidR="007041ED">
        <w:rPr>
          <w:lang w:val="en-US"/>
        </w:rPr>
        <w:fldChar w:fldCharType="end"/>
      </w:r>
      <w:r w:rsidR="007041ED">
        <w:rPr>
          <w:lang w:val="en-US"/>
        </w:rPr>
        <w:t>).</w:t>
      </w:r>
      <w:r w:rsidR="002D19B5">
        <w:rPr>
          <w:lang w:val="en-US"/>
        </w:rPr>
        <w:t xml:space="preserve">  </w:t>
      </w:r>
      <w:proofErr w:type="gramStart"/>
      <w:r w:rsidR="002D19B5">
        <w:rPr>
          <w:lang w:val="en-US"/>
        </w:rPr>
        <w:t>Nevertheless</w:t>
      </w:r>
      <w:proofErr w:type="gramEnd"/>
      <w:r w:rsidR="002D19B5">
        <w:rPr>
          <w:lang w:val="en-US"/>
        </w:rPr>
        <w:t xml:space="preserve"> the SCS subledger follows </w:t>
      </w:r>
      <w:r w:rsidR="00967207">
        <w:rPr>
          <w:lang w:val="en-US"/>
        </w:rPr>
        <w:t xml:space="preserve">usual general accounting principles </w:t>
      </w:r>
      <w:proofErr w:type="gramStart"/>
      <w:r w:rsidR="00967207">
        <w:rPr>
          <w:lang w:val="en-US"/>
        </w:rPr>
        <w:t>in order to</w:t>
      </w:r>
      <w:proofErr w:type="gramEnd"/>
      <w:r w:rsidR="00967207">
        <w:rPr>
          <w:lang w:val="en-US"/>
        </w:rPr>
        <w:t xml:space="preserve"> offer a solid basis for reporting and justifications.</w:t>
      </w:r>
    </w:p>
    <w:p w14:paraId="02F47B99" w14:textId="77777777" w:rsidR="00110A04" w:rsidRDefault="00110A04" w:rsidP="00AC41F9">
      <w:pPr>
        <w:ind w:left="567"/>
        <w:rPr>
          <w:lang w:val="en-US"/>
        </w:rPr>
      </w:pPr>
    </w:p>
    <w:p w14:paraId="3D8FDB3A" w14:textId="1727B2D9" w:rsidR="00110A04" w:rsidRDefault="00110A04" w:rsidP="00AC41F9">
      <w:pPr>
        <w:ind w:left="567"/>
        <w:rPr>
          <w:lang w:val="en-US"/>
        </w:rPr>
      </w:pPr>
      <w:r>
        <w:rPr>
          <w:lang w:val="en-US"/>
        </w:rPr>
        <w:t>The main principles are:</w:t>
      </w:r>
    </w:p>
    <w:p w14:paraId="04932B53" w14:textId="333FD3D1" w:rsidR="00110A04" w:rsidRDefault="00110A04" w:rsidP="043014D0">
      <w:pPr>
        <w:pStyle w:val="ListParagraph"/>
        <w:numPr>
          <w:ilvl w:val="0"/>
          <w:numId w:val="145"/>
        </w:numPr>
      </w:pPr>
      <w:r w:rsidRPr="043014D0">
        <w:t xml:space="preserve">Bank positions that </w:t>
      </w:r>
      <w:r w:rsidR="00621A1B" w:rsidRPr="043014D0">
        <w:t>maintain</w:t>
      </w:r>
      <w:r w:rsidRPr="043014D0">
        <w:t xml:space="preserve"> bank assets (e.g. position at exchange</w:t>
      </w:r>
      <w:r w:rsidR="00A11E3A" w:rsidRPr="043014D0">
        <w:t xml:space="preserve">, </w:t>
      </w:r>
      <w:r w:rsidR="00621A1B" w:rsidRPr="043014D0">
        <w:t>asset under custody</w:t>
      </w:r>
      <w:r w:rsidRPr="043014D0">
        <w:t xml:space="preserve">) are managed as </w:t>
      </w:r>
      <w:r w:rsidR="00DA2A6B" w:rsidRPr="043014D0">
        <w:t xml:space="preserve">asset account on the balance sheet.  </w:t>
      </w:r>
      <w:r w:rsidR="0037757B" w:rsidRPr="043014D0">
        <w:t>Credit</w:t>
      </w:r>
      <w:r w:rsidR="00DA2A6B" w:rsidRPr="043014D0">
        <w:t xml:space="preserve"> on an asset account decreases its economic value (even if its balance increases)</w:t>
      </w:r>
      <w:r w:rsidR="00BF17E5" w:rsidRPr="043014D0">
        <w:t xml:space="preserve">.  </w:t>
      </w:r>
    </w:p>
    <w:p w14:paraId="10E9DBEB" w14:textId="2156B640" w:rsidR="004F2747" w:rsidRPr="00046845" w:rsidRDefault="00621A1B" w:rsidP="004F2747">
      <w:pPr>
        <w:pStyle w:val="ListParagraph"/>
        <w:numPr>
          <w:ilvl w:val="0"/>
          <w:numId w:val="145"/>
        </w:numPr>
      </w:pPr>
      <w:r>
        <w:rPr>
          <w:lang w:val="en-US"/>
        </w:rPr>
        <w:t xml:space="preserve">Bank positions that maintain </w:t>
      </w:r>
      <w:r w:rsidR="002358E2">
        <w:rPr>
          <w:lang w:val="en-US"/>
        </w:rPr>
        <w:t>customer</w:t>
      </w:r>
      <w:r>
        <w:rPr>
          <w:lang w:val="en-US"/>
        </w:rPr>
        <w:t xml:space="preserve"> debt</w:t>
      </w:r>
      <w:r w:rsidR="004F2747">
        <w:rPr>
          <w:lang w:val="en-US"/>
        </w:rPr>
        <w:t xml:space="preserve"> </w:t>
      </w:r>
      <w:r w:rsidR="008758D3">
        <w:rPr>
          <w:lang w:val="en-US"/>
        </w:rPr>
        <w:t xml:space="preserve">are managed as liabilities account on the balance sheet. </w:t>
      </w:r>
      <w:r w:rsidR="0037757B" w:rsidRPr="004F2747">
        <w:rPr>
          <w:lang w:val="en-US"/>
        </w:rPr>
        <w:t>Credit</w:t>
      </w:r>
      <w:r w:rsidR="004F2747" w:rsidRPr="004F2747">
        <w:rPr>
          <w:lang w:val="en-US"/>
        </w:rPr>
        <w:t xml:space="preserve"> on a liability account increases its economic value (and increases its balance).  These accounts are detailed with sub-positions (</w:t>
      </w:r>
      <w:proofErr w:type="gramStart"/>
      <w:r w:rsidR="004F2747" w:rsidRPr="004F2747">
        <w:rPr>
          <w:lang w:val="en-US"/>
        </w:rPr>
        <w:t>analytical</w:t>
      </w:r>
      <w:proofErr w:type="gramEnd"/>
      <w:r w:rsidR="004F2747" w:rsidRPr="004F2747">
        <w:rPr>
          <w:lang w:val="en-US"/>
        </w:rPr>
        <w:t xml:space="preserve"> split) per customer</w:t>
      </w:r>
      <w:r w:rsidR="0010243A">
        <w:rPr>
          <w:lang w:val="en-US"/>
        </w:rPr>
        <w:t>, cf. the customer positions</w:t>
      </w:r>
      <w:r w:rsidR="004F2747" w:rsidRPr="004F2747">
        <w:rPr>
          <w:lang w:val="en-US"/>
        </w:rPr>
        <w:t>.</w:t>
      </w:r>
    </w:p>
    <w:p w14:paraId="52C94D75" w14:textId="157D49F2" w:rsidR="004F2747" w:rsidRPr="004F2747" w:rsidRDefault="00600023" w:rsidP="004F2747">
      <w:pPr>
        <w:pStyle w:val="ListParagraph"/>
        <w:numPr>
          <w:ilvl w:val="0"/>
          <w:numId w:val="145"/>
        </w:numPr>
      </w:pPr>
      <w:r>
        <w:rPr>
          <w:lang w:val="en-US"/>
        </w:rPr>
        <w:t xml:space="preserve">Bank positions that maintain profit &amp; loss </w:t>
      </w:r>
      <w:r w:rsidR="008F7050">
        <w:rPr>
          <w:lang w:val="en-US"/>
        </w:rPr>
        <w:t xml:space="preserve">(P&amp;L) </w:t>
      </w:r>
      <w:r>
        <w:rPr>
          <w:lang w:val="en-US"/>
        </w:rPr>
        <w:t xml:space="preserve">are not </w:t>
      </w:r>
      <w:proofErr w:type="gramStart"/>
      <w:r>
        <w:rPr>
          <w:lang w:val="en-US"/>
        </w:rPr>
        <w:t>asset</w:t>
      </w:r>
      <w:proofErr w:type="gramEnd"/>
      <w:r>
        <w:rPr>
          <w:lang w:val="en-US"/>
        </w:rPr>
        <w:t xml:space="preserve"> nor liabilities.  </w:t>
      </w:r>
      <w:r w:rsidR="0037757B" w:rsidRPr="008F7050">
        <w:rPr>
          <w:lang w:val="en-US"/>
        </w:rPr>
        <w:t>Credit</w:t>
      </w:r>
      <w:r w:rsidR="008F7050" w:rsidRPr="008F7050">
        <w:rPr>
          <w:lang w:val="en-US"/>
        </w:rPr>
        <w:t xml:space="preserve"> </w:t>
      </w:r>
      <w:r w:rsidR="008F7050">
        <w:rPr>
          <w:lang w:val="en-US"/>
        </w:rPr>
        <w:t xml:space="preserve">on a P&amp;L account </w:t>
      </w:r>
      <w:r w:rsidR="008F7050" w:rsidRPr="008F7050">
        <w:rPr>
          <w:lang w:val="en-US"/>
        </w:rPr>
        <w:t xml:space="preserve">represents </w:t>
      </w:r>
      <w:proofErr w:type="gramStart"/>
      <w:r w:rsidR="008F7050" w:rsidRPr="008F7050">
        <w:rPr>
          <w:lang w:val="en-US"/>
        </w:rPr>
        <w:t>a profit</w:t>
      </w:r>
      <w:proofErr w:type="gramEnd"/>
      <w:r w:rsidR="008F7050" w:rsidRPr="008F7050">
        <w:rPr>
          <w:lang w:val="en-US"/>
        </w:rPr>
        <w:t>, debit a loss</w:t>
      </w:r>
      <w:r w:rsidR="008F7050">
        <w:rPr>
          <w:lang w:val="en-US"/>
        </w:rPr>
        <w:t>.</w:t>
      </w:r>
    </w:p>
    <w:p w14:paraId="172180BF" w14:textId="2C7C22E2" w:rsidR="0053212D" w:rsidRPr="00046845" w:rsidRDefault="008D1782" w:rsidP="00110A04">
      <w:pPr>
        <w:pStyle w:val="ListParagraph"/>
        <w:numPr>
          <w:ilvl w:val="0"/>
          <w:numId w:val="145"/>
        </w:numPr>
        <w:rPr>
          <w:lang w:val="en-US"/>
        </w:rPr>
      </w:pPr>
      <w:r>
        <w:t>Usual accounting principles must be respected: sum of credit must equal sum of debit, per currency.</w:t>
      </w:r>
    </w:p>
    <w:p w14:paraId="406A4560" w14:textId="1BEE7B62" w:rsidR="008F7050" w:rsidRPr="00110A04" w:rsidRDefault="008F7050" w:rsidP="00046845">
      <w:pPr>
        <w:pStyle w:val="ListParagraph"/>
        <w:numPr>
          <w:ilvl w:val="0"/>
          <w:numId w:val="145"/>
        </w:numPr>
        <w:rPr>
          <w:lang w:val="en-US"/>
        </w:rPr>
      </w:pPr>
      <w:r>
        <w:t xml:space="preserve">Some transitory bank accounts exist to respect the </w:t>
      </w:r>
      <w:r w:rsidR="00085F3D">
        <w:t xml:space="preserve">accounting principles, especially when a </w:t>
      </w:r>
      <w:proofErr w:type="gramStart"/>
      <w:r w:rsidR="00085F3D">
        <w:t>business transactions</w:t>
      </w:r>
      <w:proofErr w:type="gramEnd"/>
      <w:r w:rsidR="00085F3D">
        <w:t xml:space="preserve"> is spread over </w:t>
      </w:r>
      <w:r w:rsidR="0005358B">
        <w:t xml:space="preserve">distinct </w:t>
      </w:r>
      <w:r w:rsidR="00085F3D">
        <w:t>events</w:t>
      </w:r>
      <w:r w:rsidR="0005358B">
        <w:t>.</w:t>
      </w:r>
    </w:p>
    <w:p w14:paraId="7391556B" w14:textId="77777777" w:rsidR="007041ED" w:rsidRDefault="007041ED" w:rsidP="00AC41F9">
      <w:pPr>
        <w:ind w:left="567"/>
        <w:rPr>
          <w:lang w:val="en-US"/>
        </w:rPr>
      </w:pPr>
    </w:p>
    <w:p w14:paraId="18F6A503" w14:textId="5AB6FA18" w:rsidR="00AC2850" w:rsidRDefault="006136F8" w:rsidP="00AC41F9">
      <w:pPr>
        <w:ind w:left="567"/>
        <w:rPr>
          <w:lang w:val="en-US"/>
        </w:rPr>
      </w:pPr>
      <w:r>
        <w:rPr>
          <w:lang w:val="en-US"/>
        </w:rPr>
        <w:t xml:space="preserve">Conceptually the processing of an operation (order or transaction) can </w:t>
      </w:r>
      <w:r w:rsidR="005735BE">
        <w:rPr>
          <w:lang w:val="en-US"/>
        </w:rPr>
        <w:t xml:space="preserve">be seen as made of </w:t>
      </w:r>
      <w:r w:rsidR="00583862">
        <w:rPr>
          <w:lang w:val="en-US"/>
        </w:rPr>
        <w:t>following</w:t>
      </w:r>
      <w:r w:rsidR="005735BE">
        <w:rPr>
          <w:lang w:val="en-US"/>
        </w:rPr>
        <w:t xml:space="preserve"> </w:t>
      </w:r>
      <w:r w:rsidR="00E26B46">
        <w:rPr>
          <w:lang w:val="en-US"/>
        </w:rPr>
        <w:t>steps</w:t>
      </w:r>
      <w:r w:rsidR="005735BE">
        <w:rPr>
          <w:lang w:val="en-US"/>
        </w:rPr>
        <w:t>:</w:t>
      </w:r>
    </w:p>
    <w:p w14:paraId="6E574ADB" w14:textId="45461870" w:rsidR="005735BE" w:rsidRDefault="0005439D" w:rsidP="002F1EAC">
      <w:pPr>
        <w:pStyle w:val="ListParagraph"/>
        <w:numPr>
          <w:ilvl w:val="0"/>
          <w:numId w:val="90"/>
        </w:numPr>
      </w:pPr>
      <w:r>
        <w:t>A pre-</w:t>
      </w:r>
      <w:r w:rsidR="00105282">
        <w:t xml:space="preserve">operation step, which is </w:t>
      </w:r>
      <w:r w:rsidR="0067074C">
        <w:t xml:space="preserve">the reservation (blocking) of </w:t>
      </w:r>
      <w:r w:rsidR="002F1EAC">
        <w:t xml:space="preserve">the customer </w:t>
      </w:r>
      <w:r w:rsidR="002B73BA">
        <w:t xml:space="preserve">assets </w:t>
      </w:r>
      <w:r w:rsidR="0067074C">
        <w:t>to guarantee the funds will be available</w:t>
      </w:r>
      <w:r w:rsidR="0061567D">
        <w:t xml:space="preserve"> when the operation will be executed</w:t>
      </w:r>
      <w:r w:rsidR="008E7151">
        <w:t>.</w:t>
      </w:r>
    </w:p>
    <w:p w14:paraId="39CF624C" w14:textId="5B85C846" w:rsidR="002B73BA" w:rsidRDefault="002B73BA" w:rsidP="002F1EAC">
      <w:pPr>
        <w:pStyle w:val="ListParagraph"/>
        <w:numPr>
          <w:ilvl w:val="0"/>
          <w:numId w:val="90"/>
        </w:numPr>
      </w:pPr>
      <w:r>
        <w:t>The execution of the operation at exchange</w:t>
      </w:r>
      <w:r w:rsidR="00105282">
        <w:t xml:space="preserve"> / broker</w:t>
      </w:r>
      <w:r>
        <w:t xml:space="preserve"> level or by the custodian, which impacts the </w:t>
      </w:r>
      <w:r w:rsidR="00E34C81">
        <w:t xml:space="preserve">bank positions at exchange </w:t>
      </w:r>
      <w:r w:rsidR="00105282">
        <w:t xml:space="preserve">/ broker </w:t>
      </w:r>
      <w:r w:rsidR="00E34C81">
        <w:t>level or under custody</w:t>
      </w:r>
    </w:p>
    <w:p w14:paraId="4E357C7A" w14:textId="11EFEEE0" w:rsidR="00E34C81" w:rsidRDefault="00105282" w:rsidP="002F1EAC">
      <w:pPr>
        <w:pStyle w:val="ListParagraph"/>
        <w:numPr>
          <w:ilvl w:val="0"/>
          <w:numId w:val="90"/>
        </w:numPr>
      </w:pPr>
      <w:r>
        <w:t>A post-</w:t>
      </w:r>
      <w:r w:rsidR="00583862">
        <w:t xml:space="preserve">execution </w:t>
      </w:r>
      <w:r>
        <w:t>step, which is t</w:t>
      </w:r>
      <w:r w:rsidR="00E34C81">
        <w:t xml:space="preserve">he </w:t>
      </w:r>
      <w:r w:rsidR="0061567D">
        <w:t xml:space="preserve">impacts of the operation on </w:t>
      </w:r>
      <w:r w:rsidR="00E34C81">
        <w:t xml:space="preserve">the customer assets in </w:t>
      </w:r>
      <w:r w:rsidR="00FF277B">
        <w:t>the bank (</w:t>
      </w:r>
      <w:r w:rsidR="0005201D">
        <w:t>both SCS and CBS</w:t>
      </w:r>
      <w:r w:rsidR="00B44B9F">
        <w:t>)</w:t>
      </w:r>
      <w:r w:rsidR="00E34C81">
        <w:t xml:space="preserve">, based on the notification of </w:t>
      </w:r>
      <w:r w:rsidR="005D58B7">
        <w:t>the exchange</w:t>
      </w:r>
      <w:r w:rsidR="007D67A3">
        <w:t>, broker</w:t>
      </w:r>
      <w:r w:rsidR="005D58B7">
        <w:t xml:space="preserve"> or custodian.</w:t>
      </w:r>
    </w:p>
    <w:p w14:paraId="12C58ADB" w14:textId="6A65DB41" w:rsidR="00583862" w:rsidRDefault="00C31CD7" w:rsidP="002F1EAC">
      <w:pPr>
        <w:pStyle w:val="ListParagraph"/>
        <w:numPr>
          <w:ilvl w:val="0"/>
          <w:numId w:val="90"/>
        </w:numPr>
      </w:pPr>
      <w:r>
        <w:t xml:space="preserve">The transfer </w:t>
      </w:r>
      <w:r w:rsidR="00D21456">
        <w:t xml:space="preserve">on-chain </w:t>
      </w:r>
      <w:r>
        <w:t>of customer funds from the bank</w:t>
      </w:r>
      <w:r w:rsidR="003759A3">
        <w:t xml:space="preserve"> portfolio</w:t>
      </w:r>
      <w:r w:rsidR="0005201D">
        <w:t xml:space="preserve"> / wallet</w:t>
      </w:r>
      <w:r w:rsidR="003759A3">
        <w:t xml:space="preserve"> (at exchange / broker or at custody) to the omnibus wallet of the bank, in order to respect </w:t>
      </w:r>
      <w:proofErr w:type="spellStart"/>
      <w:r w:rsidR="00D21456">
        <w:t>MiCA</w:t>
      </w:r>
      <w:proofErr w:type="spellEnd"/>
      <w:r w:rsidR="00D21456">
        <w:t xml:space="preserve"> requirement on asset segregation (cf. </w:t>
      </w:r>
      <w:r w:rsidR="00D21456">
        <w:fldChar w:fldCharType="begin"/>
      </w:r>
      <w:r w:rsidR="00D21456">
        <w:instrText xml:space="preserve"> REF _Ref221205000 \r \h </w:instrText>
      </w:r>
      <w:r w:rsidR="00D21456">
        <w:fldChar w:fldCharType="separate"/>
      </w:r>
      <w:r w:rsidR="00D21456">
        <w:t>3.29.1</w:t>
      </w:r>
      <w:r w:rsidR="00D21456">
        <w:fldChar w:fldCharType="end"/>
      </w:r>
      <w:r w:rsidR="00D21456">
        <w:t>).</w:t>
      </w:r>
    </w:p>
    <w:p w14:paraId="7E567184" w14:textId="6D3F4FE8" w:rsidR="00D21456" w:rsidRDefault="00D21456" w:rsidP="002F1EAC">
      <w:pPr>
        <w:pStyle w:val="ListParagraph"/>
        <w:numPr>
          <w:ilvl w:val="0"/>
          <w:numId w:val="90"/>
        </w:numPr>
      </w:pPr>
      <w:r>
        <w:t xml:space="preserve">A post-transfer step, which is the impacts of the transfer on the bank </w:t>
      </w:r>
      <w:r w:rsidR="00DC620A">
        <w:t>positions in SCS, based on the notification of the custodian.</w:t>
      </w:r>
    </w:p>
    <w:p w14:paraId="236A5405" w14:textId="54F967A0" w:rsidR="00E26B46" w:rsidRDefault="00E26B46" w:rsidP="00046845">
      <w:pPr>
        <w:ind w:left="567"/>
      </w:pPr>
      <w:r>
        <w:t xml:space="preserve">Remark: the steps 4 &amp; 5 are currently not implemented in the solution. </w:t>
      </w:r>
      <w:r w:rsidR="00940CE3">
        <w:t>This will be done in following releases.</w:t>
      </w:r>
    </w:p>
    <w:p w14:paraId="71444BC1" w14:textId="77777777" w:rsidR="00B544CB" w:rsidRDefault="00B544CB" w:rsidP="005D58B7">
      <w:pPr>
        <w:ind w:left="567"/>
      </w:pPr>
    </w:p>
    <w:p w14:paraId="69B4EDD3" w14:textId="366D7C62" w:rsidR="005D58B7" w:rsidRDefault="005D58B7" w:rsidP="005D58B7">
      <w:pPr>
        <w:ind w:left="567"/>
      </w:pPr>
      <w:r>
        <w:t>Let’s illustrate this mechanism for the different types of operation.</w:t>
      </w:r>
    </w:p>
    <w:p w14:paraId="57ED36C1" w14:textId="77777777" w:rsidR="00845B30" w:rsidRDefault="00845B30" w:rsidP="005D58B7">
      <w:pPr>
        <w:ind w:left="567"/>
      </w:pPr>
    </w:p>
    <w:p w14:paraId="1582E20C" w14:textId="4AB68B11" w:rsidR="005D58B7" w:rsidRDefault="00845B30" w:rsidP="005D58B7">
      <w:pPr>
        <w:ind w:left="567"/>
        <w:rPr>
          <w:b/>
          <w:bCs/>
        </w:rPr>
      </w:pPr>
      <w:r>
        <w:rPr>
          <w:b/>
          <w:bCs/>
        </w:rPr>
        <w:t xml:space="preserve">Buy </w:t>
      </w:r>
      <w:r w:rsidR="001854BF">
        <w:rPr>
          <w:b/>
          <w:bCs/>
        </w:rPr>
        <w:t>order</w:t>
      </w:r>
      <w:r w:rsidR="0017740A">
        <w:rPr>
          <w:b/>
          <w:bCs/>
        </w:rPr>
        <w:t xml:space="preserve"> (expressed in base currency)</w:t>
      </w:r>
    </w:p>
    <w:p w14:paraId="43DCC015" w14:textId="77777777" w:rsidR="00F1059F" w:rsidRDefault="00F1059F" w:rsidP="005D58B7">
      <w:pPr>
        <w:ind w:left="567"/>
        <w:rPr>
          <w:u w:val="single"/>
        </w:rPr>
      </w:pPr>
    </w:p>
    <w:p w14:paraId="47FA3FCF" w14:textId="31D7EE46" w:rsidR="00F1059F" w:rsidRPr="00850393" w:rsidRDefault="00F1059F" w:rsidP="005D58B7">
      <w:pPr>
        <w:ind w:left="567"/>
        <w:rPr>
          <w:u w:val="single"/>
        </w:rPr>
      </w:pPr>
      <w:r w:rsidRPr="00850393">
        <w:rPr>
          <w:u w:val="single"/>
        </w:rPr>
        <w:t>Case of Wyden</w:t>
      </w:r>
    </w:p>
    <w:p w14:paraId="0B3F25F7" w14:textId="34308897" w:rsidR="00363765" w:rsidRDefault="00D323B3">
      <w:pPr>
        <w:pStyle w:val="Currenttext"/>
      </w:pPr>
      <w:r>
        <w:t>A c</w:t>
      </w:r>
      <w:r w:rsidRPr="00850393">
        <w:t>ustomer buys 1 ETH at 2</w:t>
      </w:r>
      <w:r w:rsidR="00D07C1E">
        <w:t xml:space="preserve"> </w:t>
      </w:r>
      <w:r w:rsidRPr="00850393">
        <w:t>000 €, which is the customer price which includes bank margin of 10 €</w:t>
      </w:r>
      <w:r w:rsidR="00112555">
        <w:t xml:space="preserve"> (configured at Wyden side)</w:t>
      </w:r>
      <w:r w:rsidRPr="00850393">
        <w:t xml:space="preserve">.  There </w:t>
      </w:r>
      <w:r w:rsidR="00773E89">
        <w:t>is</w:t>
      </w:r>
      <w:r w:rsidRPr="00850393">
        <w:t xml:space="preserve"> 15 € of bank fees.  </w:t>
      </w:r>
      <w:r w:rsidR="00301A42">
        <w:t>The bank is paying 3 € of fees at the exchange.</w:t>
      </w:r>
    </w:p>
    <w:p w14:paraId="45C3921A" w14:textId="77777777" w:rsidR="00C67BBE" w:rsidRDefault="00C67BBE">
      <w:pPr>
        <w:pStyle w:val="Currenttext"/>
      </w:pPr>
    </w:p>
    <w:tbl>
      <w:tblPr>
        <w:tblStyle w:val="TableGrid"/>
        <w:tblW w:w="9072" w:type="dxa"/>
        <w:tblInd w:w="567" w:type="dxa"/>
        <w:tblLook w:val="04A0" w:firstRow="1" w:lastRow="0" w:firstColumn="1" w:lastColumn="0" w:noHBand="0" w:noVBand="1"/>
      </w:tblPr>
      <w:tblGrid>
        <w:gridCol w:w="4915"/>
        <w:gridCol w:w="4157"/>
      </w:tblGrid>
      <w:tr w:rsidR="00434954" w14:paraId="1B532235" w14:textId="77777777" w:rsidTr="2F7109EF">
        <w:tc>
          <w:tcPr>
            <w:tcW w:w="4962" w:type="dxa"/>
            <w:tcBorders>
              <w:top w:val="nil"/>
              <w:left w:val="nil"/>
              <w:bottom w:val="nil"/>
              <w:right w:val="nil"/>
            </w:tcBorders>
          </w:tcPr>
          <w:p w14:paraId="66A96006" w14:textId="77777777" w:rsidR="00C67BBE" w:rsidRPr="00046845" w:rsidRDefault="00C67BBE" w:rsidP="00036B06">
            <w:pPr>
              <w:pStyle w:val="Currenttext"/>
              <w:numPr>
                <w:ilvl w:val="0"/>
                <w:numId w:val="93"/>
              </w:numPr>
              <w:ind w:left="315"/>
              <w:rPr>
                <w:sz w:val="14"/>
                <w:szCs w:val="18"/>
              </w:rPr>
            </w:pPr>
            <w:r w:rsidRPr="00046845">
              <w:rPr>
                <w:sz w:val="14"/>
                <w:szCs w:val="18"/>
              </w:rPr>
              <w:lastRenderedPageBreak/>
              <w:t>Pre-trade at Bank / SCS</w:t>
            </w:r>
          </w:p>
          <w:p w14:paraId="0AD5B407" w14:textId="66FD79B7" w:rsidR="00C67BBE" w:rsidRPr="00046845" w:rsidRDefault="000F6680" w:rsidP="00036B06">
            <w:pPr>
              <w:pStyle w:val="Currenttext"/>
              <w:ind w:left="315"/>
              <w:rPr>
                <w:sz w:val="14"/>
                <w:szCs w:val="18"/>
              </w:rPr>
            </w:pPr>
            <w:r w:rsidRPr="00046845">
              <w:rPr>
                <w:sz w:val="14"/>
                <w:szCs w:val="18"/>
              </w:rPr>
              <w:t>Reserve</w:t>
            </w:r>
            <w:r w:rsidR="00C67BBE" w:rsidRPr="00046845">
              <w:rPr>
                <w:sz w:val="14"/>
                <w:szCs w:val="18"/>
              </w:rPr>
              <w:t xml:space="preserve"> </w:t>
            </w:r>
            <w:r w:rsidRPr="00046845">
              <w:rPr>
                <w:sz w:val="14"/>
                <w:szCs w:val="18"/>
              </w:rPr>
              <w:t>c</w:t>
            </w:r>
            <w:r w:rsidR="00C67BBE" w:rsidRPr="00046845">
              <w:rPr>
                <w:sz w:val="14"/>
                <w:szCs w:val="18"/>
              </w:rPr>
              <w:t>ustomer fiat 2 015 €</w:t>
            </w:r>
          </w:p>
          <w:p w14:paraId="0213E9D7" w14:textId="77777777" w:rsidR="00C67BBE" w:rsidRPr="00046845" w:rsidRDefault="00C67BBE" w:rsidP="00036B06">
            <w:pPr>
              <w:pStyle w:val="Currenttext"/>
              <w:numPr>
                <w:ilvl w:val="0"/>
                <w:numId w:val="93"/>
              </w:numPr>
              <w:ind w:left="315"/>
              <w:rPr>
                <w:sz w:val="14"/>
                <w:szCs w:val="18"/>
              </w:rPr>
            </w:pPr>
            <w:r w:rsidRPr="00046845">
              <w:rPr>
                <w:sz w:val="14"/>
                <w:szCs w:val="18"/>
              </w:rPr>
              <w:t>Execution at exchange level</w:t>
            </w:r>
          </w:p>
          <w:p w14:paraId="50FE954D" w14:textId="77777777" w:rsidR="00C67BBE" w:rsidRPr="00046845" w:rsidRDefault="00C67BBE" w:rsidP="00036B06">
            <w:pPr>
              <w:pStyle w:val="Currenttext"/>
              <w:ind w:left="315"/>
              <w:rPr>
                <w:sz w:val="14"/>
                <w:szCs w:val="18"/>
              </w:rPr>
            </w:pPr>
            <w:r w:rsidRPr="00046845">
              <w:rPr>
                <w:sz w:val="14"/>
                <w:szCs w:val="18"/>
              </w:rPr>
              <w:t>Db Bank EUR position 1 993 € (1 990 + 3)</w:t>
            </w:r>
          </w:p>
          <w:p w14:paraId="51B28DA8" w14:textId="77777777" w:rsidR="00C67BBE" w:rsidRPr="00046845" w:rsidRDefault="00C67BBE" w:rsidP="00046845">
            <w:pPr>
              <w:pStyle w:val="Currenttext"/>
              <w:spacing w:before="0"/>
              <w:ind w:left="318"/>
              <w:rPr>
                <w:sz w:val="14"/>
                <w:szCs w:val="18"/>
              </w:rPr>
            </w:pPr>
            <w:r w:rsidRPr="00046845">
              <w:rPr>
                <w:sz w:val="14"/>
                <w:szCs w:val="18"/>
              </w:rPr>
              <w:t>Cr Bank ETH position 1 ETH</w:t>
            </w:r>
          </w:p>
          <w:p w14:paraId="49F138FA" w14:textId="77777777" w:rsidR="00C67BBE" w:rsidRPr="00046845" w:rsidRDefault="00C67BBE" w:rsidP="00036B06">
            <w:pPr>
              <w:pStyle w:val="Currenttext"/>
              <w:numPr>
                <w:ilvl w:val="0"/>
                <w:numId w:val="93"/>
              </w:numPr>
              <w:ind w:left="315"/>
              <w:rPr>
                <w:sz w:val="14"/>
                <w:szCs w:val="18"/>
              </w:rPr>
            </w:pPr>
            <w:r w:rsidRPr="00046845">
              <w:rPr>
                <w:sz w:val="14"/>
                <w:szCs w:val="18"/>
              </w:rPr>
              <w:t>Post-trade at Bank / SCS</w:t>
            </w:r>
          </w:p>
          <w:p w14:paraId="4623AB95" w14:textId="3CABC8B7" w:rsidR="00C67BBE" w:rsidRPr="00046845" w:rsidRDefault="00C67BBE" w:rsidP="00036B06">
            <w:pPr>
              <w:pStyle w:val="Currenttext"/>
              <w:ind w:left="315"/>
              <w:rPr>
                <w:sz w:val="14"/>
                <w:szCs w:val="18"/>
              </w:rPr>
            </w:pPr>
            <w:r w:rsidRPr="00046845">
              <w:rPr>
                <w:sz w:val="14"/>
                <w:szCs w:val="18"/>
              </w:rPr>
              <w:t xml:space="preserve">Db </w:t>
            </w:r>
            <w:r w:rsidR="00A71097" w:rsidRPr="00046845">
              <w:rPr>
                <w:sz w:val="14"/>
                <w:szCs w:val="18"/>
              </w:rPr>
              <w:t xml:space="preserve">Bank </w:t>
            </w:r>
            <w:r w:rsidRPr="00046845">
              <w:rPr>
                <w:sz w:val="14"/>
                <w:szCs w:val="18"/>
              </w:rPr>
              <w:t>Exchange 1 ETH</w:t>
            </w:r>
          </w:p>
          <w:p w14:paraId="617A4805" w14:textId="38C59FEB" w:rsidR="00C67BBE" w:rsidRPr="00046845" w:rsidRDefault="00C67BBE" w:rsidP="00046845">
            <w:pPr>
              <w:pStyle w:val="Currenttext"/>
              <w:spacing w:before="0"/>
              <w:ind w:left="318"/>
              <w:rPr>
                <w:sz w:val="14"/>
                <w:szCs w:val="18"/>
              </w:rPr>
            </w:pPr>
            <w:r w:rsidRPr="00046845">
              <w:rPr>
                <w:sz w:val="14"/>
                <w:szCs w:val="18"/>
              </w:rPr>
              <w:t xml:space="preserve">Cr Customer </w:t>
            </w:r>
            <w:r w:rsidR="00A92C9A" w:rsidRPr="00046845">
              <w:rPr>
                <w:sz w:val="14"/>
                <w:szCs w:val="18"/>
              </w:rPr>
              <w:t xml:space="preserve">Transitory </w:t>
            </w:r>
            <w:r w:rsidRPr="00046845">
              <w:rPr>
                <w:sz w:val="14"/>
                <w:szCs w:val="18"/>
              </w:rPr>
              <w:t>1 ETH</w:t>
            </w:r>
            <w:r w:rsidR="00670A61">
              <w:rPr>
                <w:sz w:val="14"/>
                <w:szCs w:val="18"/>
              </w:rPr>
              <w:t xml:space="preserve"> (+ customer position update)</w:t>
            </w:r>
          </w:p>
          <w:p w14:paraId="77AD70E6" w14:textId="3CCA9159" w:rsidR="000F6680" w:rsidRPr="00046845" w:rsidRDefault="000F6680" w:rsidP="00046845">
            <w:pPr>
              <w:pStyle w:val="Currenttext"/>
              <w:spacing w:before="0"/>
              <w:ind w:left="318"/>
              <w:rPr>
                <w:sz w:val="14"/>
                <w:szCs w:val="18"/>
              </w:rPr>
            </w:pPr>
            <w:r w:rsidRPr="00046845">
              <w:rPr>
                <w:sz w:val="14"/>
                <w:szCs w:val="18"/>
              </w:rPr>
              <w:t>Db Customer fiat 2 015 €</w:t>
            </w:r>
            <w:r w:rsidR="00842033" w:rsidRPr="00046845">
              <w:rPr>
                <w:sz w:val="14"/>
                <w:szCs w:val="18"/>
              </w:rPr>
              <w:t xml:space="preserve"> (and unreserve funds)</w:t>
            </w:r>
          </w:p>
          <w:p w14:paraId="53D130D3" w14:textId="7045B653" w:rsidR="000F6680" w:rsidRPr="00046845" w:rsidRDefault="000F6680" w:rsidP="00046845">
            <w:pPr>
              <w:pStyle w:val="Currenttext"/>
              <w:spacing w:before="0"/>
              <w:ind w:left="318"/>
              <w:rPr>
                <w:sz w:val="14"/>
                <w:szCs w:val="18"/>
              </w:rPr>
            </w:pPr>
            <w:r w:rsidRPr="00046845">
              <w:rPr>
                <w:sz w:val="14"/>
                <w:szCs w:val="18"/>
              </w:rPr>
              <w:t>Cr Exchange (Nostro mirror) 1 993 €</w:t>
            </w:r>
          </w:p>
          <w:p w14:paraId="1B4ADF81" w14:textId="4C1FC933" w:rsidR="000F6680" w:rsidRPr="00046845" w:rsidRDefault="000F6680" w:rsidP="00046845">
            <w:pPr>
              <w:pStyle w:val="Currenttext"/>
              <w:spacing w:before="0"/>
              <w:ind w:left="318"/>
              <w:rPr>
                <w:sz w:val="14"/>
                <w:szCs w:val="18"/>
              </w:rPr>
            </w:pPr>
            <w:r w:rsidRPr="00046845">
              <w:rPr>
                <w:sz w:val="14"/>
                <w:szCs w:val="18"/>
              </w:rPr>
              <w:t xml:space="preserve">Cr P&amp;L </w:t>
            </w:r>
            <w:r w:rsidR="00842033" w:rsidRPr="00046845">
              <w:rPr>
                <w:sz w:val="14"/>
                <w:szCs w:val="18"/>
              </w:rPr>
              <w:t>2</w:t>
            </w:r>
            <w:r w:rsidRPr="00046845">
              <w:rPr>
                <w:sz w:val="14"/>
                <w:szCs w:val="18"/>
              </w:rPr>
              <w:t>5 €</w:t>
            </w:r>
            <w:r w:rsidR="007B7B1C" w:rsidRPr="00046845">
              <w:rPr>
                <w:sz w:val="14"/>
                <w:szCs w:val="18"/>
              </w:rPr>
              <w:t xml:space="preserve"> (bank fees + margin)</w:t>
            </w:r>
          </w:p>
          <w:p w14:paraId="008EC6D0" w14:textId="5F1B5DE6" w:rsidR="00C67BBE" w:rsidRPr="00046845" w:rsidRDefault="007B7B1C" w:rsidP="00046845">
            <w:pPr>
              <w:pStyle w:val="Currenttext"/>
              <w:spacing w:before="0"/>
              <w:ind w:left="318"/>
              <w:rPr>
                <w:sz w:val="14"/>
                <w:szCs w:val="18"/>
              </w:rPr>
            </w:pPr>
            <w:r w:rsidRPr="00046845">
              <w:rPr>
                <w:sz w:val="14"/>
                <w:szCs w:val="18"/>
              </w:rPr>
              <w:t>Db</w:t>
            </w:r>
            <w:r w:rsidR="00C67BBE" w:rsidRPr="00046845">
              <w:rPr>
                <w:sz w:val="14"/>
                <w:szCs w:val="18"/>
              </w:rPr>
              <w:t xml:space="preserve"> Unrealized P&amp;L </w:t>
            </w:r>
            <w:r w:rsidRPr="00046845">
              <w:rPr>
                <w:sz w:val="14"/>
                <w:szCs w:val="18"/>
              </w:rPr>
              <w:t>3</w:t>
            </w:r>
            <w:r w:rsidR="00C67BBE" w:rsidRPr="00046845">
              <w:rPr>
                <w:sz w:val="14"/>
                <w:szCs w:val="18"/>
              </w:rPr>
              <w:t xml:space="preserve"> € </w:t>
            </w:r>
            <w:r w:rsidRPr="00046845">
              <w:rPr>
                <w:sz w:val="14"/>
                <w:szCs w:val="18"/>
              </w:rPr>
              <w:t>(exchange fees)</w:t>
            </w:r>
          </w:p>
          <w:p w14:paraId="3C9F4C1D" w14:textId="6F3ED0D9" w:rsidR="008B309D" w:rsidRPr="00046845" w:rsidRDefault="008B309D" w:rsidP="00036B06">
            <w:pPr>
              <w:pStyle w:val="Currenttext"/>
              <w:numPr>
                <w:ilvl w:val="0"/>
                <w:numId w:val="93"/>
              </w:numPr>
              <w:ind w:left="315"/>
              <w:rPr>
                <w:sz w:val="14"/>
                <w:szCs w:val="18"/>
              </w:rPr>
            </w:pPr>
            <w:r w:rsidRPr="00046845">
              <w:rPr>
                <w:sz w:val="14"/>
                <w:szCs w:val="18"/>
              </w:rPr>
              <w:t>Transfer between Exchange and Custody for the customer funds</w:t>
            </w:r>
          </w:p>
          <w:p w14:paraId="4D64CDB0" w14:textId="42E60AAA" w:rsidR="008B309D" w:rsidRPr="00046845" w:rsidRDefault="008B309D" w:rsidP="00036B06">
            <w:pPr>
              <w:pStyle w:val="Currenttext"/>
              <w:ind w:left="315"/>
              <w:rPr>
                <w:sz w:val="14"/>
                <w:szCs w:val="18"/>
              </w:rPr>
            </w:pPr>
            <w:r w:rsidRPr="00046845">
              <w:rPr>
                <w:sz w:val="14"/>
                <w:szCs w:val="18"/>
              </w:rPr>
              <w:t xml:space="preserve">Db </w:t>
            </w:r>
            <w:r w:rsidR="00BD41C4" w:rsidRPr="00046845">
              <w:rPr>
                <w:sz w:val="14"/>
                <w:szCs w:val="18"/>
              </w:rPr>
              <w:t>Bank ETH Exchange 1 ETH</w:t>
            </w:r>
          </w:p>
          <w:p w14:paraId="2F33B985" w14:textId="528A3374" w:rsidR="008B309D" w:rsidRPr="00046845" w:rsidRDefault="008B309D" w:rsidP="00046845">
            <w:pPr>
              <w:pStyle w:val="Currenttext"/>
              <w:spacing w:before="0"/>
              <w:ind w:left="318"/>
              <w:rPr>
                <w:sz w:val="14"/>
                <w:szCs w:val="18"/>
              </w:rPr>
            </w:pPr>
            <w:r w:rsidRPr="00046845">
              <w:rPr>
                <w:sz w:val="14"/>
                <w:szCs w:val="18"/>
              </w:rPr>
              <w:t xml:space="preserve">Cr </w:t>
            </w:r>
            <w:r w:rsidR="00BD41C4" w:rsidRPr="00046845">
              <w:rPr>
                <w:sz w:val="14"/>
                <w:szCs w:val="18"/>
              </w:rPr>
              <w:t>Omnibus ETH Custody 1 ETH</w:t>
            </w:r>
          </w:p>
          <w:p w14:paraId="5BBB435E" w14:textId="08B1B7D3" w:rsidR="008B309D" w:rsidRPr="00046845" w:rsidRDefault="00BD41C4" w:rsidP="00036B06">
            <w:pPr>
              <w:pStyle w:val="Currenttext"/>
              <w:numPr>
                <w:ilvl w:val="0"/>
                <w:numId w:val="93"/>
              </w:numPr>
              <w:ind w:left="315"/>
              <w:rPr>
                <w:sz w:val="14"/>
                <w:szCs w:val="18"/>
              </w:rPr>
            </w:pPr>
            <w:r w:rsidRPr="00046845">
              <w:rPr>
                <w:sz w:val="14"/>
                <w:szCs w:val="18"/>
              </w:rPr>
              <w:t>Post-transfer in SCS</w:t>
            </w:r>
          </w:p>
          <w:p w14:paraId="35A1C5CC" w14:textId="77777777" w:rsidR="00036B06" w:rsidRPr="00046845" w:rsidRDefault="00036B06" w:rsidP="00046845">
            <w:pPr>
              <w:pStyle w:val="Currenttext"/>
              <w:ind w:left="315"/>
              <w:rPr>
                <w:sz w:val="14"/>
                <w:szCs w:val="18"/>
              </w:rPr>
            </w:pPr>
            <w:r w:rsidRPr="00046845">
              <w:rPr>
                <w:sz w:val="14"/>
                <w:szCs w:val="18"/>
              </w:rPr>
              <w:t>DB Customer Transitory 1 ETH</w:t>
            </w:r>
          </w:p>
          <w:p w14:paraId="1A2E00FF" w14:textId="77777777" w:rsidR="00036B06" w:rsidRPr="00046845" w:rsidRDefault="00036B06" w:rsidP="00046845">
            <w:pPr>
              <w:pStyle w:val="Currenttext"/>
              <w:spacing w:before="0"/>
              <w:ind w:left="318"/>
              <w:rPr>
                <w:sz w:val="14"/>
                <w:szCs w:val="18"/>
              </w:rPr>
            </w:pPr>
            <w:r w:rsidRPr="00046845">
              <w:rPr>
                <w:sz w:val="14"/>
                <w:szCs w:val="18"/>
              </w:rPr>
              <w:t>Cr Customer ETH (Omnibus – Customer side) 1 ETH</w:t>
            </w:r>
          </w:p>
          <w:p w14:paraId="71E900F6" w14:textId="77777777" w:rsidR="00036B06" w:rsidRPr="00046845" w:rsidRDefault="00036B06" w:rsidP="00046845">
            <w:pPr>
              <w:pStyle w:val="Currenttext"/>
              <w:spacing w:before="0"/>
              <w:ind w:left="318"/>
              <w:rPr>
                <w:sz w:val="14"/>
                <w:szCs w:val="18"/>
              </w:rPr>
            </w:pPr>
            <w:r w:rsidRPr="00046845">
              <w:rPr>
                <w:sz w:val="14"/>
                <w:szCs w:val="18"/>
              </w:rPr>
              <w:t>Db Omnibus ETH (Omnibus – bank side) 1 ETH</w:t>
            </w:r>
          </w:p>
          <w:p w14:paraId="486FA9B1" w14:textId="12D6E4C4" w:rsidR="00036B06" w:rsidRPr="00046845" w:rsidRDefault="00036B06" w:rsidP="00046845">
            <w:pPr>
              <w:pStyle w:val="Currenttext"/>
              <w:spacing w:before="0"/>
              <w:ind w:left="318"/>
              <w:rPr>
                <w:sz w:val="14"/>
                <w:szCs w:val="18"/>
              </w:rPr>
            </w:pPr>
            <w:r w:rsidRPr="00046845">
              <w:rPr>
                <w:sz w:val="14"/>
                <w:szCs w:val="18"/>
              </w:rPr>
              <w:t>Cr Bank ETH Exchange 1 ETH</w:t>
            </w:r>
          </w:p>
          <w:p w14:paraId="5BEF6484" w14:textId="77777777" w:rsidR="00BD41C4" w:rsidRPr="00211F7C" w:rsidRDefault="00BD41C4" w:rsidP="00046845">
            <w:pPr>
              <w:pStyle w:val="Currenttext"/>
              <w:spacing w:before="0"/>
              <w:ind w:left="318"/>
            </w:pPr>
          </w:p>
          <w:p w14:paraId="5777615D" w14:textId="77777777" w:rsidR="00C67BBE" w:rsidRDefault="00C67BBE">
            <w:pPr>
              <w:pStyle w:val="Currenttext"/>
              <w:ind w:left="0"/>
            </w:pPr>
          </w:p>
        </w:tc>
        <w:tc>
          <w:tcPr>
            <w:tcW w:w="4110" w:type="dxa"/>
            <w:tcBorders>
              <w:top w:val="nil"/>
              <w:left w:val="nil"/>
              <w:bottom w:val="nil"/>
              <w:right w:val="nil"/>
            </w:tcBorders>
          </w:tcPr>
          <w:p w14:paraId="19DF01C2" w14:textId="5CFB2E76" w:rsidR="00C67BBE" w:rsidRDefault="00A92C9A" w:rsidP="00850393">
            <w:pPr>
              <w:pStyle w:val="Currenttext"/>
              <w:ind w:left="0"/>
              <w:jc w:val="right"/>
            </w:pPr>
            <w:r>
              <w:rPr>
                <w:noProof/>
              </w:rPr>
              <w:drawing>
                <wp:inline distT="0" distB="0" distL="0" distR="0" wp14:anchorId="5475213F" wp14:editId="241A9DB9">
                  <wp:extent cx="2503086" cy="2679700"/>
                  <wp:effectExtent l="0" t="0" r="0" b="6350"/>
                  <wp:docPr id="71174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08589" cy="2685592"/>
                          </a:xfrm>
                          <a:prstGeom prst="rect">
                            <a:avLst/>
                          </a:prstGeom>
                          <a:noFill/>
                        </pic:spPr>
                      </pic:pic>
                    </a:graphicData>
                  </a:graphic>
                </wp:inline>
              </w:drawing>
            </w:r>
          </w:p>
        </w:tc>
      </w:tr>
    </w:tbl>
    <w:p w14:paraId="0A045A5E" w14:textId="092A9929" w:rsidR="00F44563" w:rsidRDefault="00AD4FCF">
      <w:pPr>
        <w:pStyle w:val="Currenttext"/>
      </w:pPr>
      <w:r>
        <w:t>In the above picture (and following ones), each box is a position, which is managed either:</w:t>
      </w:r>
    </w:p>
    <w:p w14:paraId="113DEFE4" w14:textId="176E3A79" w:rsidR="00AD4FCF" w:rsidRDefault="00AD4FCF" w:rsidP="00AD4FCF">
      <w:pPr>
        <w:pStyle w:val="Currenttext"/>
        <w:numPr>
          <w:ilvl w:val="0"/>
          <w:numId w:val="107"/>
        </w:numPr>
      </w:pPr>
      <w:r>
        <w:t xml:space="preserve">At the level of the CBS subledger </w:t>
      </w:r>
      <w:r w:rsidR="000761B3">
        <w:t>(</w:t>
      </w:r>
      <w:r w:rsidR="00D66FFB">
        <w:t>or</w:t>
      </w:r>
      <w:r>
        <w:t xml:space="preserve"> ledger</w:t>
      </w:r>
      <w:r w:rsidR="006124DE">
        <w:t>)</w:t>
      </w:r>
      <w:r>
        <w:t>, in red</w:t>
      </w:r>
    </w:p>
    <w:p w14:paraId="7E707CD9" w14:textId="3C13B70F" w:rsidR="00AD4FCF" w:rsidRDefault="00AD4FCF" w:rsidP="00AD4FCF">
      <w:pPr>
        <w:pStyle w:val="Currenttext"/>
        <w:numPr>
          <w:ilvl w:val="0"/>
          <w:numId w:val="107"/>
        </w:numPr>
      </w:pPr>
      <w:r>
        <w:t>At the level of the SCS subledger</w:t>
      </w:r>
      <w:r w:rsidR="00D72D00">
        <w:t xml:space="preserve"> (bank positions)</w:t>
      </w:r>
      <w:r>
        <w:t xml:space="preserve">, in </w:t>
      </w:r>
      <w:r w:rsidR="006A0F56">
        <w:t xml:space="preserve">grey </w:t>
      </w:r>
      <w:r>
        <w:t>blue</w:t>
      </w:r>
    </w:p>
    <w:p w14:paraId="79BC04FF" w14:textId="2200A177" w:rsidR="006A0F56" w:rsidRDefault="006A0F56" w:rsidP="00AD4FCF">
      <w:pPr>
        <w:pStyle w:val="Currenttext"/>
        <w:numPr>
          <w:ilvl w:val="0"/>
          <w:numId w:val="107"/>
        </w:numPr>
      </w:pPr>
      <w:r>
        <w:t>At the level of the exchange</w:t>
      </w:r>
      <w:r w:rsidR="00D72D00">
        <w:t xml:space="preserve"> / broker / custody</w:t>
      </w:r>
      <w:r>
        <w:t>, in orange.</w:t>
      </w:r>
    </w:p>
    <w:p w14:paraId="5B65D4A4" w14:textId="6EEE9ED0" w:rsidR="00577455" w:rsidRDefault="00577455" w:rsidP="00577455">
      <w:pPr>
        <w:pStyle w:val="Currenttext"/>
      </w:pPr>
      <w:r>
        <w:t xml:space="preserve">As </w:t>
      </w:r>
      <w:r w:rsidR="006124DE">
        <w:t>explained earlier</w:t>
      </w:r>
      <w:r>
        <w:t xml:space="preserve">, all the bank </w:t>
      </w:r>
      <w:r w:rsidR="00D66FFB">
        <w:t xml:space="preserve">fiat </w:t>
      </w:r>
      <w:r>
        <w:t>positions in the CBS are also mirrored in the SCS subledger to optimize future usages for dashboards.</w:t>
      </w:r>
    </w:p>
    <w:p w14:paraId="6F0923AA" w14:textId="7E7D11C6" w:rsidR="009F099A" w:rsidRDefault="009F099A" w:rsidP="00577455">
      <w:pPr>
        <w:pStyle w:val="Currenttext"/>
      </w:pPr>
      <w:r>
        <w:t xml:space="preserve">In this example, the bank fiat position at the exchange is supposed to be sufficient to realize the trade.  That’s the objective of the liquidity management to </w:t>
      </w:r>
      <w:r w:rsidR="00D7740D">
        <w:t>monitor this position and to manage fund transfers if needed.</w:t>
      </w:r>
      <w:r w:rsidR="003852E4">
        <w:t xml:space="preserve">  These fund transfers will themselves impact these positions and will be detailed in the liquidity management</w:t>
      </w:r>
      <w:r w:rsidR="00C17972">
        <w:t xml:space="preserve"> chapter.</w:t>
      </w:r>
    </w:p>
    <w:p w14:paraId="5DEEE43A" w14:textId="6C5B778A" w:rsidR="00577455" w:rsidRDefault="00C605E8" w:rsidP="00577455">
      <w:pPr>
        <w:pStyle w:val="Currenttext"/>
      </w:pPr>
      <w:r>
        <w:t>The booking of the P&amp;L is split in two parts</w:t>
      </w:r>
      <w:r w:rsidR="00CD1EB2">
        <w:t xml:space="preserve">, as one </w:t>
      </w:r>
      <w:r w:rsidR="00CA088D">
        <w:t xml:space="preserve">(the 25 €) </w:t>
      </w:r>
      <w:r w:rsidR="00CD1EB2">
        <w:t>is realized P&amp;L (the bank fees and the margin are realized in euro in bank books</w:t>
      </w:r>
      <w:r w:rsidR="00CA088D">
        <w:t xml:space="preserve">) and the other one (the 3 €) </w:t>
      </w:r>
      <w:r w:rsidR="00164634">
        <w:t>is</w:t>
      </w:r>
      <w:r w:rsidR="00067043">
        <w:t xml:space="preserve"> </w:t>
      </w:r>
      <w:r w:rsidR="00A734F0">
        <w:t>considered as unrealized P&amp;L</w:t>
      </w:r>
      <w:r w:rsidR="00122886">
        <w:t xml:space="preserve"> as the</w:t>
      </w:r>
      <w:r w:rsidR="00164634">
        <w:t>se exchange fees</w:t>
      </w:r>
      <w:r w:rsidR="00122886">
        <w:t xml:space="preserve"> are (at that time) just impacting the liquidity at the exchange</w:t>
      </w:r>
      <w:r w:rsidR="00A734F0">
        <w:t xml:space="preserve">.  </w:t>
      </w:r>
      <w:r w:rsidR="0083610C">
        <w:t>T</w:t>
      </w:r>
      <w:r w:rsidR="00A734F0">
        <w:t xml:space="preserve">he way </w:t>
      </w:r>
      <w:r w:rsidR="0083610C">
        <w:t xml:space="preserve">P&amp;L (realized or unrealized) </w:t>
      </w:r>
      <w:r w:rsidR="00A734F0">
        <w:t xml:space="preserve">are booked at CBS level is a responsibility of the CBS: SCS will only provide a </w:t>
      </w:r>
      <w:r w:rsidR="00952954">
        <w:t>financial event that has to be interpreted by the bank general ledger.</w:t>
      </w:r>
      <w:r w:rsidR="0083610C">
        <w:t xml:space="preserve">  While the booking on the nostro (or loro in case of Wyden) are triggered by explicit API call (cf. </w:t>
      </w:r>
      <w:r w:rsidR="003E2817">
        <w:t>illustration in the different use case in chapter 3).</w:t>
      </w:r>
    </w:p>
    <w:p w14:paraId="1C21EBC1" w14:textId="5C8B7FFF" w:rsidR="000D7EB3" w:rsidRDefault="000D7EB3" w:rsidP="00577455">
      <w:pPr>
        <w:pStyle w:val="Currenttext"/>
      </w:pPr>
      <w:r>
        <w:t xml:space="preserve">The step 4 (transfer </w:t>
      </w:r>
      <w:r w:rsidR="00EE7983">
        <w:t xml:space="preserve">of customer funds </w:t>
      </w:r>
      <w:r>
        <w:t xml:space="preserve">from exchange to custody) is illustrated as an </w:t>
      </w:r>
      <w:r w:rsidR="00EE7983">
        <w:t xml:space="preserve">individual transfer following the trade, but practically it should be done periodically, aggregating the customer funds, </w:t>
      </w:r>
      <w:proofErr w:type="gramStart"/>
      <w:r w:rsidR="00EE7983">
        <w:t>in order to</w:t>
      </w:r>
      <w:proofErr w:type="gramEnd"/>
      <w:r w:rsidR="00EE7983">
        <w:t xml:space="preserve"> reduce gas fee.</w:t>
      </w:r>
      <w:r w:rsidR="00E26B46">
        <w:t xml:space="preserve">  </w:t>
      </w:r>
    </w:p>
    <w:p w14:paraId="38C1F028" w14:textId="30BC364C" w:rsidR="0057285D" w:rsidRDefault="0057285D" w:rsidP="00577455">
      <w:pPr>
        <w:pStyle w:val="Currenttext"/>
      </w:pPr>
      <w:r>
        <w:t>Two omnibus accounts are illustrated: one at ‘asset side’, which corresponds to the fact the bank owns some asset on the blockchain, one at ‘liability side’, which corresponds to the fact that the assets are a debt to the customers.</w:t>
      </w:r>
    </w:p>
    <w:p w14:paraId="0860290C" w14:textId="368C4363" w:rsidR="00D03E6D" w:rsidRDefault="00D03E6D" w:rsidP="00577455">
      <w:pPr>
        <w:pStyle w:val="Currenttext"/>
      </w:pPr>
      <w:r>
        <w:t>There is a transitory account for the omnibus account on the liability side</w:t>
      </w:r>
      <w:r w:rsidR="007459BD">
        <w:t xml:space="preserve"> as at the time of the step 3, the funds are not yet on that omnibus account.</w:t>
      </w:r>
      <w:r w:rsidR="0011172C">
        <w:t xml:space="preserve">  Another transitory account could be inserted between the transfer from the exchange account and the custody account as this transfer is not instantaneous.  But </w:t>
      </w:r>
      <w:r w:rsidR="005643FC">
        <w:t>as this delay should be short, we don’t think it’s mandatory.</w:t>
      </w:r>
    </w:p>
    <w:p w14:paraId="4B236DA5" w14:textId="124FD631" w:rsidR="00823224" w:rsidRDefault="00823224" w:rsidP="00577455">
      <w:pPr>
        <w:pStyle w:val="Currenttext"/>
      </w:pPr>
      <w:r>
        <w:t>The customer position is updated directly at step 3, while the omnibus is only updated at step 5</w:t>
      </w:r>
      <w:r w:rsidR="00FB31B2">
        <w:t xml:space="preserve">, to improve user experience, and in line with similar processes in classical securities trading.  Similarly, the fiat </w:t>
      </w:r>
      <w:r w:rsidR="00E80C19">
        <w:t>settlement is done directly at the time of the execution (step 3) and not at the same time as the crypto settlement.</w:t>
      </w:r>
      <w:r w:rsidR="00272E3E">
        <w:t xml:space="preserve">  This is also in line with similar processes in classical securities trading.</w:t>
      </w:r>
    </w:p>
    <w:p w14:paraId="6C52F5DF" w14:textId="0CE6DD6E" w:rsidR="00731F05" w:rsidRDefault="00731F05" w:rsidP="00577455">
      <w:pPr>
        <w:pStyle w:val="Currenttext"/>
      </w:pPr>
      <w:proofErr w:type="gramStart"/>
      <w:r>
        <w:t>In reality the</w:t>
      </w:r>
      <w:proofErr w:type="gramEnd"/>
      <w:r>
        <w:t xml:space="preserve"> price </w:t>
      </w:r>
      <w:r w:rsidR="00CF45F5">
        <w:t xml:space="preserve">of ETH is evolving between the step 1 (the reservation of the funds at the time of the triggering of the order) and its execution (step 2), which impacts the fiat amount.  </w:t>
      </w:r>
      <w:r w:rsidR="00BF6E7B">
        <w:t xml:space="preserve">Except if a quote mechanism is used (currently not available).  </w:t>
      </w:r>
      <w:r w:rsidR="00B6408C">
        <w:t xml:space="preserve">This </w:t>
      </w:r>
      <w:r w:rsidR="00BF6E7B">
        <w:t>evolution of the price is</w:t>
      </w:r>
      <w:r w:rsidR="00B6408C">
        <w:t xml:space="preserve"> </w:t>
      </w:r>
      <w:r w:rsidR="002266DC">
        <w:t>not illustrated on this example</w:t>
      </w:r>
      <w:r w:rsidR="00BF6E7B">
        <w:t xml:space="preserve"> as it doesn’t change the </w:t>
      </w:r>
      <w:r w:rsidR="00356BB8">
        <w:t xml:space="preserve">schema and the pattern.  </w:t>
      </w:r>
      <w:r w:rsidR="001B0DB7">
        <w:t>Pra</w:t>
      </w:r>
      <w:r w:rsidR="00053220">
        <w:t>c</w:t>
      </w:r>
      <w:r w:rsidR="001B0DB7">
        <w:t>tically the solution manages a margin on the reserved amount to cover the price evolution, as explained</w:t>
      </w:r>
      <w:r w:rsidR="00053220">
        <w:t xml:space="preserve"> in the detailed description of this use case (cf. § </w:t>
      </w:r>
      <w:r w:rsidR="00053220">
        <w:fldChar w:fldCharType="begin"/>
      </w:r>
      <w:r w:rsidR="00053220">
        <w:instrText xml:space="preserve"> REF _Ref221264262 \r \h </w:instrText>
      </w:r>
      <w:r w:rsidR="00053220">
        <w:fldChar w:fldCharType="separate"/>
      </w:r>
      <w:r w:rsidR="00053220">
        <w:t>3.5</w:t>
      </w:r>
      <w:r w:rsidR="00053220">
        <w:fldChar w:fldCharType="end"/>
      </w:r>
      <w:r w:rsidR="00053220">
        <w:t>)</w:t>
      </w:r>
      <w:r w:rsidR="001C794A">
        <w:t xml:space="preserve"> and illustrated later on in this chapter in the case of a sale order expressed in quote currency</w:t>
      </w:r>
      <w:r w:rsidR="00053220">
        <w:t>.</w:t>
      </w:r>
    </w:p>
    <w:p w14:paraId="59869FC1" w14:textId="77777777" w:rsidR="009D6F0C" w:rsidRDefault="009D6F0C" w:rsidP="009D6F0C">
      <w:pPr>
        <w:ind w:left="567"/>
        <w:rPr>
          <w:u w:val="single"/>
        </w:rPr>
      </w:pPr>
    </w:p>
    <w:p w14:paraId="618BAC96" w14:textId="6460401B" w:rsidR="009D6F0C" w:rsidRPr="00211F7C" w:rsidRDefault="009D6F0C" w:rsidP="009D6F0C">
      <w:pPr>
        <w:ind w:left="567"/>
        <w:rPr>
          <w:u w:val="single"/>
        </w:rPr>
      </w:pPr>
      <w:r w:rsidRPr="00211F7C">
        <w:rPr>
          <w:u w:val="single"/>
        </w:rPr>
        <w:t xml:space="preserve">Case of </w:t>
      </w:r>
      <w:proofErr w:type="spellStart"/>
      <w:r>
        <w:rPr>
          <w:u w:val="single"/>
        </w:rPr>
        <w:t>Aplo</w:t>
      </w:r>
      <w:proofErr w:type="spellEnd"/>
    </w:p>
    <w:p w14:paraId="4668E89C" w14:textId="2D60421C" w:rsidR="009D6F0C" w:rsidRDefault="009D6F0C" w:rsidP="009D6F0C">
      <w:pPr>
        <w:pStyle w:val="Currenttext"/>
      </w:pPr>
      <w:r>
        <w:lastRenderedPageBreak/>
        <w:t>A c</w:t>
      </w:r>
      <w:r w:rsidRPr="00211F7C">
        <w:t>ustomer buys 1 ETH at 2</w:t>
      </w:r>
      <w:r>
        <w:t xml:space="preserve"> </w:t>
      </w:r>
      <w:r w:rsidRPr="00211F7C">
        <w:t>000 €, which is the customer price which includes bank margin of 10 €</w:t>
      </w:r>
      <w:r>
        <w:t xml:space="preserve"> (configured at SCS side)</w:t>
      </w:r>
      <w:r w:rsidRPr="00211F7C">
        <w:t xml:space="preserve">.  There </w:t>
      </w:r>
      <w:r w:rsidR="00773E89">
        <w:t>is</w:t>
      </w:r>
      <w:r w:rsidRPr="00211F7C">
        <w:t xml:space="preserve"> 15 € of bank fees.  </w:t>
      </w:r>
      <w:r>
        <w:t xml:space="preserve">There </w:t>
      </w:r>
      <w:proofErr w:type="gramStart"/>
      <w:r>
        <w:t>is</w:t>
      </w:r>
      <w:proofErr w:type="gramEnd"/>
      <w:r>
        <w:t xml:space="preserve"> no exchange fees; the </w:t>
      </w:r>
      <w:proofErr w:type="spellStart"/>
      <w:r>
        <w:t>Aplo</w:t>
      </w:r>
      <w:proofErr w:type="spellEnd"/>
      <w:r>
        <w:t xml:space="preserve"> fees are invoiced periodically and not </w:t>
      </w:r>
      <w:proofErr w:type="gramStart"/>
      <w:r>
        <w:t>taken into account</w:t>
      </w:r>
      <w:proofErr w:type="gramEnd"/>
      <w:r w:rsidR="00CB4316">
        <w:t xml:space="preserve"> at the level of each operation</w:t>
      </w:r>
      <w:r>
        <w:t>.</w:t>
      </w:r>
    </w:p>
    <w:p w14:paraId="0996D760" w14:textId="77777777" w:rsidR="004B719E" w:rsidRDefault="004B719E" w:rsidP="009D6F0C">
      <w:pPr>
        <w:pStyle w:val="Currenttext"/>
      </w:pPr>
    </w:p>
    <w:tbl>
      <w:tblPr>
        <w:tblStyle w:val="TableGrid"/>
        <w:tblW w:w="8931" w:type="dxa"/>
        <w:tblInd w:w="567" w:type="dxa"/>
        <w:tblLook w:val="04A0" w:firstRow="1" w:lastRow="0" w:firstColumn="1" w:lastColumn="0" w:noHBand="0" w:noVBand="1"/>
      </w:tblPr>
      <w:tblGrid>
        <w:gridCol w:w="4678"/>
        <w:gridCol w:w="4253"/>
      </w:tblGrid>
      <w:tr w:rsidR="006E6C97" w14:paraId="70C6B3BD" w14:textId="77777777" w:rsidTr="00850393">
        <w:tc>
          <w:tcPr>
            <w:tcW w:w="4678" w:type="dxa"/>
            <w:tcBorders>
              <w:top w:val="nil"/>
              <w:left w:val="nil"/>
              <w:bottom w:val="nil"/>
              <w:right w:val="nil"/>
            </w:tcBorders>
          </w:tcPr>
          <w:p w14:paraId="0FF487FB" w14:textId="77777777" w:rsidR="004B719E" w:rsidRPr="00046845" w:rsidRDefault="004B719E" w:rsidP="00046845">
            <w:pPr>
              <w:pStyle w:val="Currenttext"/>
              <w:numPr>
                <w:ilvl w:val="0"/>
                <w:numId w:val="149"/>
              </w:numPr>
              <w:ind w:left="315"/>
              <w:rPr>
                <w:sz w:val="14"/>
                <w:szCs w:val="18"/>
              </w:rPr>
            </w:pPr>
            <w:r w:rsidRPr="00046845">
              <w:rPr>
                <w:sz w:val="14"/>
                <w:szCs w:val="18"/>
              </w:rPr>
              <w:t>Pre-trade at Bank / SCS</w:t>
            </w:r>
          </w:p>
          <w:p w14:paraId="0C16E551" w14:textId="77777777" w:rsidR="00054551" w:rsidRPr="00046845" w:rsidRDefault="00054551" w:rsidP="00046845">
            <w:pPr>
              <w:pStyle w:val="Currenttext"/>
              <w:ind w:left="315"/>
              <w:rPr>
                <w:sz w:val="14"/>
                <w:szCs w:val="18"/>
              </w:rPr>
            </w:pPr>
            <w:r w:rsidRPr="00046845">
              <w:rPr>
                <w:sz w:val="14"/>
                <w:szCs w:val="18"/>
              </w:rPr>
              <w:t>Reserve customer fiat 2 015 €</w:t>
            </w:r>
          </w:p>
          <w:p w14:paraId="05CA40E9" w14:textId="77777777" w:rsidR="004B719E" w:rsidRPr="00046845" w:rsidRDefault="004B719E" w:rsidP="00046845">
            <w:pPr>
              <w:pStyle w:val="Currenttext"/>
              <w:numPr>
                <w:ilvl w:val="0"/>
                <w:numId w:val="149"/>
              </w:numPr>
              <w:ind w:left="315"/>
              <w:rPr>
                <w:sz w:val="14"/>
                <w:szCs w:val="18"/>
              </w:rPr>
            </w:pPr>
            <w:r w:rsidRPr="00046845">
              <w:rPr>
                <w:sz w:val="14"/>
                <w:szCs w:val="18"/>
              </w:rPr>
              <w:t>Execution at broker level</w:t>
            </w:r>
          </w:p>
          <w:p w14:paraId="3B28D4E8" w14:textId="77777777" w:rsidR="004B719E" w:rsidRPr="00046845" w:rsidRDefault="004B719E" w:rsidP="00046845">
            <w:pPr>
              <w:pStyle w:val="Currenttext"/>
              <w:ind w:left="315"/>
              <w:rPr>
                <w:sz w:val="14"/>
                <w:szCs w:val="18"/>
              </w:rPr>
            </w:pPr>
            <w:r w:rsidRPr="00046845">
              <w:rPr>
                <w:sz w:val="14"/>
                <w:szCs w:val="18"/>
              </w:rPr>
              <w:t xml:space="preserve">Db Bank EUR position 1 990 € </w:t>
            </w:r>
          </w:p>
          <w:p w14:paraId="287C8CD8" w14:textId="77777777" w:rsidR="004B719E" w:rsidRPr="00046845" w:rsidRDefault="004B719E" w:rsidP="00046845">
            <w:pPr>
              <w:pStyle w:val="Currenttext"/>
              <w:spacing w:before="0"/>
              <w:ind w:left="318"/>
              <w:rPr>
                <w:sz w:val="14"/>
                <w:szCs w:val="18"/>
              </w:rPr>
            </w:pPr>
            <w:r w:rsidRPr="00046845">
              <w:rPr>
                <w:sz w:val="14"/>
                <w:szCs w:val="18"/>
              </w:rPr>
              <w:t>Cr Bank ETH position 1 ETH</w:t>
            </w:r>
          </w:p>
          <w:p w14:paraId="4D33F5A9" w14:textId="77777777" w:rsidR="004B719E" w:rsidRPr="00046845" w:rsidRDefault="004B719E" w:rsidP="00046845">
            <w:pPr>
              <w:pStyle w:val="Currenttext"/>
              <w:numPr>
                <w:ilvl w:val="0"/>
                <w:numId w:val="149"/>
              </w:numPr>
              <w:ind w:left="315"/>
              <w:rPr>
                <w:sz w:val="14"/>
                <w:szCs w:val="18"/>
              </w:rPr>
            </w:pPr>
            <w:r w:rsidRPr="00046845">
              <w:rPr>
                <w:sz w:val="14"/>
                <w:szCs w:val="18"/>
              </w:rPr>
              <w:t>Post-trade at Bank / SCS</w:t>
            </w:r>
          </w:p>
          <w:p w14:paraId="5D644144" w14:textId="0DAD18DB" w:rsidR="004B719E" w:rsidRPr="00046845" w:rsidRDefault="004B719E" w:rsidP="00046845">
            <w:pPr>
              <w:pStyle w:val="Currenttext"/>
              <w:ind w:left="315"/>
              <w:rPr>
                <w:sz w:val="14"/>
                <w:szCs w:val="18"/>
              </w:rPr>
            </w:pPr>
            <w:r w:rsidRPr="00046845">
              <w:rPr>
                <w:sz w:val="14"/>
                <w:szCs w:val="18"/>
              </w:rPr>
              <w:t xml:space="preserve">Db </w:t>
            </w:r>
            <w:r w:rsidR="0049393C" w:rsidRPr="00046845">
              <w:rPr>
                <w:sz w:val="14"/>
                <w:szCs w:val="18"/>
              </w:rPr>
              <w:t xml:space="preserve">Bank </w:t>
            </w:r>
            <w:r w:rsidRPr="00046845">
              <w:rPr>
                <w:sz w:val="14"/>
                <w:szCs w:val="18"/>
              </w:rPr>
              <w:t>Broker 1 ETH</w:t>
            </w:r>
          </w:p>
          <w:p w14:paraId="6A28A49E" w14:textId="77B7A3E7" w:rsidR="004B719E" w:rsidRPr="00046845" w:rsidRDefault="004B719E" w:rsidP="00046845">
            <w:pPr>
              <w:pStyle w:val="Currenttext"/>
              <w:spacing w:before="0"/>
              <w:ind w:left="318"/>
              <w:rPr>
                <w:sz w:val="14"/>
                <w:szCs w:val="18"/>
              </w:rPr>
            </w:pPr>
            <w:r w:rsidRPr="00046845">
              <w:rPr>
                <w:sz w:val="14"/>
                <w:szCs w:val="18"/>
              </w:rPr>
              <w:t xml:space="preserve">Cr Customer </w:t>
            </w:r>
            <w:r w:rsidR="00670A61">
              <w:rPr>
                <w:sz w:val="14"/>
                <w:szCs w:val="18"/>
              </w:rPr>
              <w:t xml:space="preserve">Transitory </w:t>
            </w:r>
            <w:r w:rsidRPr="00046845">
              <w:rPr>
                <w:sz w:val="14"/>
                <w:szCs w:val="18"/>
              </w:rPr>
              <w:t>1 ETH</w:t>
            </w:r>
            <w:r w:rsidR="00670A61">
              <w:rPr>
                <w:sz w:val="14"/>
                <w:szCs w:val="18"/>
              </w:rPr>
              <w:t xml:space="preserve"> (+ customer position update)</w:t>
            </w:r>
          </w:p>
          <w:p w14:paraId="55747D29" w14:textId="1726AF7D" w:rsidR="00054551" w:rsidRPr="00046845" w:rsidRDefault="00054551" w:rsidP="00046845">
            <w:pPr>
              <w:pStyle w:val="Currenttext"/>
              <w:spacing w:before="0"/>
              <w:ind w:left="318"/>
              <w:rPr>
                <w:sz w:val="14"/>
                <w:szCs w:val="18"/>
              </w:rPr>
            </w:pPr>
            <w:r w:rsidRPr="00046845">
              <w:rPr>
                <w:sz w:val="14"/>
                <w:szCs w:val="18"/>
              </w:rPr>
              <w:t>Db Customer fiat 2 015 € (and unreserve funds)</w:t>
            </w:r>
          </w:p>
          <w:p w14:paraId="70F27571" w14:textId="77777777" w:rsidR="00054551" w:rsidRPr="00046845" w:rsidRDefault="00054551" w:rsidP="00046845">
            <w:pPr>
              <w:pStyle w:val="Currenttext"/>
              <w:spacing w:before="0"/>
              <w:ind w:left="318"/>
              <w:rPr>
                <w:sz w:val="14"/>
                <w:szCs w:val="18"/>
              </w:rPr>
            </w:pPr>
            <w:r w:rsidRPr="00046845">
              <w:rPr>
                <w:sz w:val="14"/>
                <w:szCs w:val="18"/>
              </w:rPr>
              <w:t>Cr Broker (Loro) 1 990 €</w:t>
            </w:r>
          </w:p>
          <w:p w14:paraId="2090714E" w14:textId="77777777" w:rsidR="00054551" w:rsidRPr="00046845" w:rsidRDefault="00054551" w:rsidP="00046845">
            <w:pPr>
              <w:pStyle w:val="Currenttext"/>
              <w:spacing w:before="0"/>
              <w:ind w:left="318"/>
              <w:rPr>
                <w:sz w:val="14"/>
                <w:szCs w:val="18"/>
              </w:rPr>
            </w:pPr>
            <w:r w:rsidRPr="00046845">
              <w:rPr>
                <w:sz w:val="14"/>
                <w:szCs w:val="18"/>
              </w:rPr>
              <w:t>Cr P&amp;L 25 € (15 + 10)</w:t>
            </w:r>
          </w:p>
          <w:p w14:paraId="0912242A" w14:textId="0FA82E55" w:rsidR="00410CB4" w:rsidRPr="0081285F" w:rsidRDefault="00410CB4" w:rsidP="00046845">
            <w:pPr>
              <w:pStyle w:val="Currenttext"/>
              <w:numPr>
                <w:ilvl w:val="0"/>
                <w:numId w:val="149"/>
              </w:numPr>
              <w:ind w:left="315"/>
              <w:rPr>
                <w:sz w:val="14"/>
                <w:szCs w:val="18"/>
              </w:rPr>
            </w:pPr>
            <w:r w:rsidRPr="0081285F">
              <w:rPr>
                <w:sz w:val="14"/>
                <w:szCs w:val="18"/>
              </w:rPr>
              <w:t xml:space="preserve">Transfer between </w:t>
            </w:r>
            <w:r>
              <w:rPr>
                <w:sz w:val="14"/>
                <w:szCs w:val="18"/>
              </w:rPr>
              <w:t>Broker</w:t>
            </w:r>
            <w:r w:rsidRPr="0081285F">
              <w:rPr>
                <w:sz w:val="14"/>
                <w:szCs w:val="18"/>
              </w:rPr>
              <w:t xml:space="preserve"> and Custody for the customer funds</w:t>
            </w:r>
          </w:p>
          <w:p w14:paraId="18020806" w14:textId="49F496C0" w:rsidR="00410CB4" w:rsidRPr="0081285F" w:rsidRDefault="00410CB4" w:rsidP="00410CB4">
            <w:pPr>
              <w:pStyle w:val="Currenttext"/>
              <w:ind w:left="315"/>
              <w:rPr>
                <w:sz w:val="14"/>
                <w:szCs w:val="18"/>
              </w:rPr>
            </w:pPr>
            <w:r w:rsidRPr="0081285F">
              <w:rPr>
                <w:sz w:val="14"/>
                <w:szCs w:val="18"/>
              </w:rPr>
              <w:t xml:space="preserve">Db Bank ETH </w:t>
            </w:r>
            <w:r>
              <w:rPr>
                <w:sz w:val="14"/>
                <w:szCs w:val="18"/>
              </w:rPr>
              <w:t xml:space="preserve">Broker </w:t>
            </w:r>
            <w:r w:rsidRPr="0081285F">
              <w:rPr>
                <w:sz w:val="14"/>
                <w:szCs w:val="18"/>
              </w:rPr>
              <w:t>1 ETH</w:t>
            </w:r>
          </w:p>
          <w:p w14:paraId="20FA7A77" w14:textId="77777777" w:rsidR="00410CB4" w:rsidRPr="0081285F" w:rsidRDefault="00410CB4" w:rsidP="00410CB4">
            <w:pPr>
              <w:pStyle w:val="Currenttext"/>
              <w:spacing w:before="0"/>
              <w:ind w:left="318"/>
              <w:rPr>
                <w:sz w:val="14"/>
                <w:szCs w:val="18"/>
              </w:rPr>
            </w:pPr>
            <w:r w:rsidRPr="0081285F">
              <w:rPr>
                <w:sz w:val="14"/>
                <w:szCs w:val="18"/>
              </w:rPr>
              <w:t>Cr Omnibus ETH Custody 1 ETH</w:t>
            </w:r>
          </w:p>
          <w:p w14:paraId="4438E81E" w14:textId="77777777" w:rsidR="00410CB4" w:rsidRPr="0081285F" w:rsidRDefault="00410CB4" w:rsidP="00046845">
            <w:pPr>
              <w:pStyle w:val="Currenttext"/>
              <w:numPr>
                <w:ilvl w:val="0"/>
                <w:numId w:val="149"/>
              </w:numPr>
              <w:ind w:left="315"/>
              <w:rPr>
                <w:sz w:val="14"/>
                <w:szCs w:val="18"/>
              </w:rPr>
            </w:pPr>
            <w:r w:rsidRPr="0081285F">
              <w:rPr>
                <w:sz w:val="14"/>
                <w:szCs w:val="18"/>
              </w:rPr>
              <w:t>Post-transfer in SCS</w:t>
            </w:r>
          </w:p>
          <w:p w14:paraId="562DAC46" w14:textId="77777777" w:rsidR="00410CB4" w:rsidRPr="0081285F" w:rsidRDefault="00410CB4" w:rsidP="00410CB4">
            <w:pPr>
              <w:pStyle w:val="Currenttext"/>
              <w:ind w:left="315"/>
              <w:rPr>
                <w:sz w:val="14"/>
                <w:szCs w:val="18"/>
              </w:rPr>
            </w:pPr>
            <w:r w:rsidRPr="0081285F">
              <w:rPr>
                <w:sz w:val="14"/>
                <w:szCs w:val="18"/>
              </w:rPr>
              <w:t>DB Customer Transitory 1 ETH</w:t>
            </w:r>
          </w:p>
          <w:p w14:paraId="3136F06B" w14:textId="77777777" w:rsidR="00410CB4" w:rsidRPr="0081285F" w:rsidRDefault="00410CB4" w:rsidP="00410CB4">
            <w:pPr>
              <w:pStyle w:val="Currenttext"/>
              <w:spacing w:before="0"/>
              <w:ind w:left="318"/>
              <w:rPr>
                <w:sz w:val="14"/>
                <w:szCs w:val="18"/>
              </w:rPr>
            </w:pPr>
            <w:r w:rsidRPr="0081285F">
              <w:rPr>
                <w:sz w:val="14"/>
                <w:szCs w:val="18"/>
              </w:rPr>
              <w:t>Cr Customer ETH (Omnibus – Customer side) 1 ETH</w:t>
            </w:r>
          </w:p>
          <w:p w14:paraId="23B1FD6F" w14:textId="77777777" w:rsidR="00410CB4" w:rsidRPr="0081285F" w:rsidRDefault="00410CB4" w:rsidP="00410CB4">
            <w:pPr>
              <w:pStyle w:val="Currenttext"/>
              <w:spacing w:before="0"/>
              <w:ind w:left="318"/>
              <w:rPr>
                <w:sz w:val="14"/>
                <w:szCs w:val="18"/>
              </w:rPr>
            </w:pPr>
            <w:r w:rsidRPr="0081285F">
              <w:rPr>
                <w:sz w:val="14"/>
                <w:szCs w:val="18"/>
              </w:rPr>
              <w:t>Db Omnibus ETH (Omnibus – bank side) 1 ETH</w:t>
            </w:r>
          </w:p>
          <w:p w14:paraId="3735D42C" w14:textId="71D13546" w:rsidR="00410CB4" w:rsidRPr="00046845" w:rsidRDefault="00410CB4" w:rsidP="00046845">
            <w:pPr>
              <w:pStyle w:val="Currenttext"/>
              <w:spacing w:before="0"/>
              <w:ind w:left="318"/>
              <w:rPr>
                <w:sz w:val="14"/>
                <w:szCs w:val="18"/>
              </w:rPr>
            </w:pPr>
            <w:r w:rsidRPr="0081285F">
              <w:rPr>
                <w:sz w:val="14"/>
                <w:szCs w:val="18"/>
              </w:rPr>
              <w:t xml:space="preserve">Cr Bank ETH </w:t>
            </w:r>
            <w:r>
              <w:rPr>
                <w:sz w:val="14"/>
                <w:szCs w:val="18"/>
              </w:rPr>
              <w:t>Broker</w:t>
            </w:r>
            <w:r w:rsidRPr="0081285F">
              <w:rPr>
                <w:sz w:val="14"/>
                <w:szCs w:val="18"/>
              </w:rPr>
              <w:t xml:space="preserve"> 1 ETH</w:t>
            </w:r>
          </w:p>
          <w:p w14:paraId="4A685667" w14:textId="77777777" w:rsidR="004B719E" w:rsidRDefault="004B719E" w:rsidP="009D6F0C">
            <w:pPr>
              <w:pStyle w:val="Currenttext"/>
              <w:ind w:left="0"/>
            </w:pPr>
          </w:p>
        </w:tc>
        <w:tc>
          <w:tcPr>
            <w:tcW w:w="4253" w:type="dxa"/>
            <w:tcBorders>
              <w:top w:val="nil"/>
              <w:left w:val="nil"/>
              <w:bottom w:val="nil"/>
              <w:right w:val="nil"/>
            </w:tcBorders>
          </w:tcPr>
          <w:p w14:paraId="1FC79472" w14:textId="49AC8C62" w:rsidR="004B719E" w:rsidRDefault="00410CB4" w:rsidP="00850393">
            <w:pPr>
              <w:pStyle w:val="Currenttext"/>
              <w:ind w:left="0"/>
              <w:jc w:val="right"/>
            </w:pPr>
            <w:r>
              <w:rPr>
                <w:noProof/>
              </w:rPr>
              <w:drawing>
                <wp:inline distT="0" distB="0" distL="0" distR="0" wp14:anchorId="623A6F49" wp14:editId="12466832">
                  <wp:extent cx="2415556" cy="2367915"/>
                  <wp:effectExtent l="0" t="0" r="3810" b="0"/>
                  <wp:docPr id="1614720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23843" cy="2376039"/>
                          </a:xfrm>
                          <a:prstGeom prst="rect">
                            <a:avLst/>
                          </a:prstGeom>
                          <a:noFill/>
                        </pic:spPr>
                      </pic:pic>
                    </a:graphicData>
                  </a:graphic>
                </wp:inline>
              </w:drawing>
            </w:r>
          </w:p>
        </w:tc>
      </w:tr>
    </w:tbl>
    <w:p w14:paraId="3462C8CA" w14:textId="0B75F4D5" w:rsidR="004B719E" w:rsidRDefault="004B719E" w:rsidP="009D6F0C">
      <w:pPr>
        <w:pStyle w:val="Currenttext"/>
      </w:pPr>
    </w:p>
    <w:p w14:paraId="3B6D6D73" w14:textId="33C3214B" w:rsidR="00426E23" w:rsidRPr="00850393" w:rsidRDefault="00426E23" w:rsidP="00850393">
      <w:pPr>
        <w:pStyle w:val="Currenttext"/>
      </w:pPr>
      <w:r w:rsidRPr="00850393">
        <w:t xml:space="preserve">Funds on the Broker (Loro) account </w:t>
      </w:r>
      <w:r>
        <w:t>must be</w:t>
      </w:r>
      <w:r w:rsidRPr="00850393">
        <w:t xml:space="preserve"> transferred periodically to </w:t>
      </w:r>
      <w:proofErr w:type="spellStart"/>
      <w:r w:rsidRPr="00850393">
        <w:t>Aplo</w:t>
      </w:r>
      <w:proofErr w:type="spellEnd"/>
      <w:r w:rsidRPr="00850393">
        <w:t xml:space="preserve">.  In the meantime, </w:t>
      </w:r>
      <w:proofErr w:type="spellStart"/>
      <w:r w:rsidRPr="00850393">
        <w:t>Aplo</w:t>
      </w:r>
      <w:proofErr w:type="spellEnd"/>
      <w:r w:rsidRPr="00850393">
        <w:t xml:space="preserve"> </w:t>
      </w:r>
      <w:r w:rsidR="00160929">
        <w:t xml:space="preserve">can </w:t>
      </w:r>
      <w:r w:rsidRPr="00850393">
        <w:t>execute the order based on some ‘credit line’</w:t>
      </w:r>
      <w:r w:rsidR="00160929">
        <w:t xml:space="preserve"> or some available funds.  It’s also the responsibility of the liquidity management feature to monitor these positions and possibly trigger the fund transfers.</w:t>
      </w:r>
      <w:r w:rsidRPr="00850393">
        <w:t xml:space="preserve"> </w:t>
      </w:r>
    </w:p>
    <w:p w14:paraId="700CA76C" w14:textId="76B1ED13" w:rsidR="00426E23" w:rsidRDefault="00160929" w:rsidP="00850393">
      <w:pPr>
        <w:pStyle w:val="Currenttext"/>
      </w:pPr>
      <w:r>
        <w:t>The t</w:t>
      </w:r>
      <w:r w:rsidR="00426E23" w:rsidRPr="00850393">
        <w:t>ransfer</w:t>
      </w:r>
      <w:r>
        <w:t>s</w:t>
      </w:r>
      <w:r w:rsidR="00426E23" w:rsidRPr="00850393">
        <w:t xml:space="preserve"> inside </w:t>
      </w:r>
      <w:proofErr w:type="spellStart"/>
      <w:r w:rsidR="00426E23" w:rsidRPr="00850393">
        <w:t>Aplo</w:t>
      </w:r>
      <w:proofErr w:type="spellEnd"/>
      <w:r w:rsidR="00426E23" w:rsidRPr="00850393">
        <w:t xml:space="preserve"> between funding and trading sub-accounts are not illustrated.</w:t>
      </w:r>
    </w:p>
    <w:p w14:paraId="2C8D5E9F" w14:textId="0F741AD7" w:rsidR="00410CB4" w:rsidRDefault="00410CB4" w:rsidP="00850393">
      <w:pPr>
        <w:pStyle w:val="Currenttext"/>
      </w:pPr>
      <w:r>
        <w:t xml:space="preserve">An alternative with </w:t>
      </w:r>
      <w:proofErr w:type="spellStart"/>
      <w:r>
        <w:t>Aplo</w:t>
      </w:r>
      <w:proofErr w:type="spellEnd"/>
      <w:r>
        <w:t xml:space="preserve"> is to transfer the customer funds to the Omnibus </w:t>
      </w:r>
      <w:r w:rsidR="006347A3">
        <w:t xml:space="preserve">via </w:t>
      </w:r>
      <w:proofErr w:type="spellStart"/>
      <w:r w:rsidR="006347A3">
        <w:t>Aplo</w:t>
      </w:r>
      <w:proofErr w:type="spellEnd"/>
      <w:r w:rsidR="006347A3">
        <w:t xml:space="preserve">, using the custody features of </w:t>
      </w:r>
      <w:proofErr w:type="spellStart"/>
      <w:r w:rsidR="006347A3">
        <w:t>Aplo</w:t>
      </w:r>
      <w:proofErr w:type="spellEnd"/>
      <w:r w:rsidR="006347A3">
        <w:t xml:space="preserve"> (which are also relying on an embedded Fireblocks implementation).  Such alternative is not in scope for now, </w:t>
      </w:r>
      <w:proofErr w:type="gramStart"/>
      <w:r w:rsidR="006347A3">
        <w:t>in order to</w:t>
      </w:r>
      <w:proofErr w:type="gramEnd"/>
      <w:r w:rsidR="006347A3">
        <w:t xml:space="preserve"> keep a behaviour </w:t>
      </w:r>
      <w:proofErr w:type="gramStart"/>
      <w:r w:rsidR="006347A3">
        <w:t>similar to</w:t>
      </w:r>
      <w:proofErr w:type="gramEnd"/>
      <w:r w:rsidR="006347A3">
        <w:t xml:space="preserve"> Wyden.</w:t>
      </w:r>
    </w:p>
    <w:p w14:paraId="6650360E" w14:textId="77777777" w:rsidR="00BA224D" w:rsidRDefault="00BA224D" w:rsidP="00850393">
      <w:pPr>
        <w:pStyle w:val="Currenttext"/>
      </w:pPr>
    </w:p>
    <w:p w14:paraId="3EB0A69C" w14:textId="5A700DC0" w:rsidR="00BA224D" w:rsidRDefault="00BA224D" w:rsidP="00BA224D">
      <w:pPr>
        <w:ind w:left="567"/>
        <w:rPr>
          <w:b/>
          <w:bCs/>
        </w:rPr>
      </w:pPr>
      <w:r>
        <w:rPr>
          <w:b/>
          <w:bCs/>
        </w:rPr>
        <w:t>Buy order (expressed in quote currency)</w:t>
      </w:r>
    </w:p>
    <w:p w14:paraId="19F48D4F" w14:textId="77777777" w:rsidR="00BA224D" w:rsidRDefault="00BA224D" w:rsidP="00BA224D">
      <w:pPr>
        <w:ind w:left="567"/>
        <w:rPr>
          <w:u w:val="single"/>
        </w:rPr>
      </w:pPr>
    </w:p>
    <w:p w14:paraId="55DDD2FC" w14:textId="77777777" w:rsidR="00BA224D" w:rsidRPr="00850393" w:rsidRDefault="00BA224D" w:rsidP="00BA224D">
      <w:pPr>
        <w:ind w:left="567"/>
        <w:rPr>
          <w:u w:val="single"/>
        </w:rPr>
      </w:pPr>
      <w:r w:rsidRPr="00850393">
        <w:rPr>
          <w:u w:val="single"/>
        </w:rPr>
        <w:t>Case of Wyden</w:t>
      </w:r>
    </w:p>
    <w:p w14:paraId="7E6B860D" w14:textId="2B4D1B00" w:rsidR="00903CB3" w:rsidRPr="00903CB3" w:rsidRDefault="00903CB3" w:rsidP="00903CB3">
      <w:pPr>
        <w:pStyle w:val="Currenttext"/>
      </w:pPr>
      <w:r>
        <w:rPr>
          <w:lang w:val="en-US"/>
        </w:rPr>
        <w:t>A customer buys</w:t>
      </w:r>
      <w:r w:rsidRPr="00903CB3">
        <w:rPr>
          <w:lang w:val="en-US"/>
        </w:rPr>
        <w:t xml:space="preserve"> for 500 € of ETH, at the time of the order validation</w:t>
      </w:r>
      <w:r>
        <w:rPr>
          <w:lang w:val="en-US"/>
        </w:rPr>
        <w:t xml:space="preserve"> the</w:t>
      </w:r>
      <w:r w:rsidRPr="00903CB3">
        <w:rPr>
          <w:lang w:val="en-US"/>
        </w:rPr>
        <w:t xml:space="preserve"> price is 2500 EUR, </w:t>
      </w:r>
      <w:r w:rsidR="00701736">
        <w:rPr>
          <w:lang w:val="en-US"/>
        </w:rPr>
        <w:t>on which</w:t>
      </w:r>
      <w:r w:rsidRPr="00903CB3">
        <w:rPr>
          <w:lang w:val="en-US"/>
        </w:rPr>
        <w:t xml:space="preserve"> the bank takes 0.5 % margin, </w:t>
      </w:r>
      <w:r w:rsidR="00701736">
        <w:rPr>
          <w:lang w:val="en-US"/>
        </w:rPr>
        <w:t>leading to a customer price of</w:t>
      </w:r>
      <w:r w:rsidRPr="00903CB3">
        <w:rPr>
          <w:lang w:val="en-US"/>
        </w:rPr>
        <w:t xml:space="preserve"> 2512.5 €</w:t>
      </w:r>
      <w:r w:rsidR="00701736">
        <w:rPr>
          <w:lang w:val="en-US"/>
        </w:rPr>
        <w:t>.  Based on this price, the customer</w:t>
      </w:r>
      <w:r w:rsidRPr="00903CB3">
        <w:rPr>
          <w:lang w:val="en-US"/>
        </w:rPr>
        <w:t xml:space="preserve"> expect</w:t>
      </w:r>
      <w:r w:rsidR="00701736">
        <w:rPr>
          <w:lang w:val="en-US"/>
        </w:rPr>
        <w:t>s</w:t>
      </w:r>
      <w:r w:rsidRPr="00903CB3">
        <w:rPr>
          <w:lang w:val="en-US"/>
        </w:rPr>
        <w:t xml:space="preserve"> to get 0.19900 ETH.  Plus 7.5 </w:t>
      </w:r>
      <w:proofErr w:type="gramStart"/>
      <w:r w:rsidRPr="00903CB3">
        <w:rPr>
          <w:lang w:val="en-US"/>
        </w:rPr>
        <w:t>€ of fees</w:t>
      </w:r>
      <w:proofErr w:type="gramEnd"/>
      <w:r w:rsidRPr="00903CB3">
        <w:rPr>
          <w:lang w:val="en-US"/>
        </w:rPr>
        <w:t xml:space="preserve"> (1.5 % on customer cost).  </w:t>
      </w:r>
      <w:r w:rsidR="000D43E7">
        <w:rPr>
          <w:lang w:val="en-US"/>
        </w:rPr>
        <w:t xml:space="preserve">Bank submits an order for 0.19900 ETH, and </w:t>
      </w:r>
      <w:r w:rsidR="00445EE9">
        <w:rPr>
          <w:lang w:val="en-US"/>
        </w:rPr>
        <w:t>it’</w:t>
      </w:r>
      <w:r w:rsidRPr="00903CB3">
        <w:rPr>
          <w:lang w:val="en-US"/>
        </w:rPr>
        <w:t>s executed at 2520 EUR</w:t>
      </w:r>
      <w:r w:rsidR="00687EF2">
        <w:rPr>
          <w:lang w:val="en-US"/>
        </w:rPr>
        <w:t xml:space="preserve">, which means customer </w:t>
      </w:r>
      <w:r w:rsidR="003C3A04">
        <w:rPr>
          <w:lang w:val="en-US"/>
        </w:rPr>
        <w:t xml:space="preserve">price </w:t>
      </w:r>
      <w:r w:rsidR="0097770E">
        <w:rPr>
          <w:lang w:val="en-US"/>
        </w:rPr>
        <w:t xml:space="preserve">at execution time is 2532.6 € and he should get </w:t>
      </w:r>
      <w:r w:rsidR="004B6DDC">
        <w:rPr>
          <w:lang w:val="en-US"/>
        </w:rPr>
        <w:t>0.197</w:t>
      </w:r>
      <w:r w:rsidR="00EC6D44">
        <w:rPr>
          <w:lang w:val="en-US"/>
        </w:rPr>
        <w:t>43 ETH for his 500 EUR</w:t>
      </w:r>
      <w:r w:rsidRPr="00903CB3">
        <w:rPr>
          <w:lang w:val="en-US"/>
        </w:rPr>
        <w:t xml:space="preserve">. There </w:t>
      </w:r>
      <w:proofErr w:type="gramStart"/>
      <w:r w:rsidRPr="00903CB3">
        <w:rPr>
          <w:lang w:val="en-US"/>
        </w:rPr>
        <w:t>is</w:t>
      </w:r>
      <w:proofErr w:type="gramEnd"/>
      <w:r w:rsidRPr="00903CB3">
        <w:rPr>
          <w:lang w:val="en-US"/>
        </w:rPr>
        <w:t xml:space="preserve"> 5 </w:t>
      </w:r>
      <w:proofErr w:type="gramStart"/>
      <w:r w:rsidRPr="00903CB3">
        <w:rPr>
          <w:lang w:val="en-US"/>
        </w:rPr>
        <w:t>€ of exchange</w:t>
      </w:r>
      <w:proofErr w:type="gramEnd"/>
      <w:r w:rsidRPr="00903CB3">
        <w:rPr>
          <w:lang w:val="en-US"/>
        </w:rPr>
        <w:t xml:space="preserve"> </w:t>
      </w:r>
      <w:proofErr w:type="gramStart"/>
      <w:r w:rsidRPr="00903CB3">
        <w:rPr>
          <w:lang w:val="en-US"/>
        </w:rPr>
        <w:t>fee</w:t>
      </w:r>
      <w:proofErr w:type="gramEnd"/>
      <w:r w:rsidRPr="00903CB3">
        <w:t>.</w:t>
      </w:r>
    </w:p>
    <w:p w14:paraId="33358E11" w14:textId="77777777" w:rsidR="00BA224D" w:rsidRPr="00850393" w:rsidRDefault="00BA224D" w:rsidP="00850393">
      <w:pPr>
        <w:pStyle w:val="Currenttext"/>
      </w:pPr>
    </w:p>
    <w:tbl>
      <w:tblPr>
        <w:tblStyle w:val="TableGrid"/>
        <w:tblW w:w="8931" w:type="dxa"/>
        <w:tblInd w:w="567" w:type="dxa"/>
        <w:tblLook w:val="04A0" w:firstRow="1" w:lastRow="0" w:firstColumn="1" w:lastColumn="0" w:noHBand="0" w:noVBand="1"/>
      </w:tblPr>
      <w:tblGrid>
        <w:gridCol w:w="4678"/>
        <w:gridCol w:w="4253"/>
      </w:tblGrid>
      <w:tr w:rsidR="001877E4" w14:paraId="5D9AD980" w14:textId="77777777" w:rsidTr="00262D67">
        <w:tc>
          <w:tcPr>
            <w:tcW w:w="4678" w:type="dxa"/>
            <w:tcBorders>
              <w:top w:val="nil"/>
              <w:left w:val="nil"/>
              <w:bottom w:val="nil"/>
              <w:right w:val="nil"/>
            </w:tcBorders>
          </w:tcPr>
          <w:p w14:paraId="3A03E515" w14:textId="77777777" w:rsidR="009608FB" w:rsidRPr="0081285F" w:rsidRDefault="009608FB" w:rsidP="00046845">
            <w:pPr>
              <w:pStyle w:val="Currenttext"/>
              <w:numPr>
                <w:ilvl w:val="0"/>
                <w:numId w:val="150"/>
              </w:numPr>
              <w:ind w:left="315"/>
              <w:rPr>
                <w:sz w:val="14"/>
                <w:szCs w:val="18"/>
              </w:rPr>
            </w:pPr>
            <w:r w:rsidRPr="0081285F">
              <w:rPr>
                <w:sz w:val="14"/>
                <w:szCs w:val="18"/>
              </w:rPr>
              <w:lastRenderedPageBreak/>
              <w:t>Pre-trade at Bank / SCS</w:t>
            </w:r>
          </w:p>
          <w:p w14:paraId="4278254E" w14:textId="21B9932B" w:rsidR="009608FB" w:rsidRPr="0081285F" w:rsidRDefault="009608FB" w:rsidP="00262D67">
            <w:pPr>
              <w:pStyle w:val="Currenttext"/>
              <w:ind w:left="315"/>
              <w:rPr>
                <w:sz w:val="14"/>
                <w:szCs w:val="18"/>
              </w:rPr>
            </w:pPr>
            <w:r w:rsidRPr="0081285F">
              <w:rPr>
                <w:sz w:val="14"/>
                <w:szCs w:val="18"/>
              </w:rPr>
              <w:t xml:space="preserve">Reserve customer fiat </w:t>
            </w:r>
            <w:r w:rsidR="00BD1F75">
              <w:rPr>
                <w:sz w:val="14"/>
                <w:szCs w:val="18"/>
              </w:rPr>
              <w:t>507.5</w:t>
            </w:r>
            <w:r w:rsidRPr="0081285F">
              <w:rPr>
                <w:sz w:val="14"/>
                <w:szCs w:val="18"/>
              </w:rPr>
              <w:t xml:space="preserve"> €</w:t>
            </w:r>
          </w:p>
          <w:p w14:paraId="163BF08A" w14:textId="029E814A" w:rsidR="009608FB" w:rsidRPr="0081285F" w:rsidRDefault="009608FB" w:rsidP="00046845">
            <w:pPr>
              <w:pStyle w:val="Currenttext"/>
              <w:numPr>
                <w:ilvl w:val="0"/>
                <w:numId w:val="150"/>
              </w:numPr>
              <w:ind w:left="315"/>
              <w:rPr>
                <w:sz w:val="14"/>
                <w:szCs w:val="18"/>
              </w:rPr>
            </w:pPr>
            <w:r w:rsidRPr="0081285F">
              <w:rPr>
                <w:sz w:val="14"/>
                <w:szCs w:val="18"/>
              </w:rPr>
              <w:t>Execution at broker level</w:t>
            </w:r>
            <w:r w:rsidR="006966DF">
              <w:rPr>
                <w:sz w:val="14"/>
                <w:szCs w:val="18"/>
              </w:rPr>
              <w:t xml:space="preserve"> (request to buy </w:t>
            </w:r>
            <w:r w:rsidR="003A614C">
              <w:rPr>
                <w:sz w:val="14"/>
                <w:szCs w:val="18"/>
              </w:rPr>
              <w:t>0.199 ETH)</w:t>
            </w:r>
          </w:p>
          <w:p w14:paraId="14879163" w14:textId="5481F653" w:rsidR="009608FB" w:rsidRPr="0081285F" w:rsidRDefault="009608FB" w:rsidP="00262D67">
            <w:pPr>
              <w:pStyle w:val="Currenttext"/>
              <w:ind w:left="315"/>
              <w:rPr>
                <w:sz w:val="14"/>
                <w:szCs w:val="18"/>
              </w:rPr>
            </w:pPr>
            <w:r w:rsidRPr="0081285F">
              <w:rPr>
                <w:sz w:val="14"/>
                <w:szCs w:val="18"/>
              </w:rPr>
              <w:t xml:space="preserve">Db Bank EUR position </w:t>
            </w:r>
            <w:r w:rsidR="003A614C">
              <w:rPr>
                <w:sz w:val="14"/>
                <w:szCs w:val="18"/>
              </w:rPr>
              <w:t>506.49</w:t>
            </w:r>
            <w:r w:rsidRPr="0081285F">
              <w:rPr>
                <w:sz w:val="14"/>
                <w:szCs w:val="18"/>
              </w:rPr>
              <w:t xml:space="preserve"> € </w:t>
            </w:r>
            <w:r w:rsidR="003A614C">
              <w:rPr>
                <w:sz w:val="14"/>
                <w:szCs w:val="18"/>
              </w:rPr>
              <w:t>(501.49 + 5)</w:t>
            </w:r>
          </w:p>
          <w:p w14:paraId="2FE13FBC" w14:textId="4AB2BCAF" w:rsidR="009608FB" w:rsidRPr="0081285F" w:rsidRDefault="009608FB" w:rsidP="00262D67">
            <w:pPr>
              <w:pStyle w:val="Currenttext"/>
              <w:spacing w:before="0"/>
              <w:ind w:left="318"/>
              <w:rPr>
                <w:sz w:val="14"/>
                <w:szCs w:val="18"/>
              </w:rPr>
            </w:pPr>
            <w:r w:rsidRPr="0081285F">
              <w:rPr>
                <w:sz w:val="14"/>
                <w:szCs w:val="18"/>
              </w:rPr>
              <w:t xml:space="preserve">Cr Bank ETH position </w:t>
            </w:r>
            <w:r w:rsidR="003A614C">
              <w:rPr>
                <w:sz w:val="14"/>
                <w:szCs w:val="18"/>
              </w:rPr>
              <w:t>0.199</w:t>
            </w:r>
            <w:r w:rsidRPr="0081285F">
              <w:rPr>
                <w:sz w:val="14"/>
                <w:szCs w:val="18"/>
              </w:rPr>
              <w:t xml:space="preserve"> ETH</w:t>
            </w:r>
          </w:p>
          <w:p w14:paraId="6F56CEAF" w14:textId="77777777" w:rsidR="009608FB" w:rsidRPr="0081285F" w:rsidRDefault="009608FB" w:rsidP="00046845">
            <w:pPr>
              <w:pStyle w:val="Currenttext"/>
              <w:numPr>
                <w:ilvl w:val="0"/>
                <w:numId w:val="150"/>
              </w:numPr>
              <w:ind w:left="315"/>
              <w:rPr>
                <w:sz w:val="14"/>
                <w:szCs w:val="18"/>
              </w:rPr>
            </w:pPr>
            <w:r w:rsidRPr="0081285F">
              <w:rPr>
                <w:sz w:val="14"/>
                <w:szCs w:val="18"/>
              </w:rPr>
              <w:t>Post-trade at Bank / SCS</w:t>
            </w:r>
          </w:p>
          <w:p w14:paraId="70440309" w14:textId="32EA65FE" w:rsidR="009608FB" w:rsidRPr="0081285F" w:rsidRDefault="009608FB" w:rsidP="00262D67">
            <w:pPr>
              <w:pStyle w:val="Currenttext"/>
              <w:ind w:left="315"/>
              <w:rPr>
                <w:sz w:val="14"/>
                <w:szCs w:val="18"/>
              </w:rPr>
            </w:pPr>
            <w:r w:rsidRPr="0081285F">
              <w:rPr>
                <w:sz w:val="14"/>
                <w:szCs w:val="18"/>
              </w:rPr>
              <w:t xml:space="preserve">Db Bank </w:t>
            </w:r>
            <w:r w:rsidR="00670A61">
              <w:rPr>
                <w:sz w:val="14"/>
                <w:szCs w:val="18"/>
              </w:rPr>
              <w:t>Exchange</w:t>
            </w:r>
            <w:r w:rsidRPr="0081285F">
              <w:rPr>
                <w:sz w:val="14"/>
                <w:szCs w:val="18"/>
              </w:rPr>
              <w:t xml:space="preserve"> </w:t>
            </w:r>
            <w:r w:rsidR="00670A61">
              <w:rPr>
                <w:sz w:val="14"/>
                <w:szCs w:val="18"/>
              </w:rPr>
              <w:t>0.199</w:t>
            </w:r>
            <w:r w:rsidRPr="0081285F">
              <w:rPr>
                <w:sz w:val="14"/>
                <w:szCs w:val="18"/>
              </w:rPr>
              <w:t xml:space="preserve"> ETH</w:t>
            </w:r>
          </w:p>
          <w:p w14:paraId="7C356D06" w14:textId="2E71959B" w:rsidR="009608FB" w:rsidRDefault="009608FB" w:rsidP="00262D67">
            <w:pPr>
              <w:pStyle w:val="Currenttext"/>
              <w:spacing w:before="0"/>
              <w:ind w:left="318"/>
              <w:rPr>
                <w:sz w:val="14"/>
                <w:szCs w:val="18"/>
              </w:rPr>
            </w:pPr>
            <w:r w:rsidRPr="0081285F">
              <w:rPr>
                <w:sz w:val="14"/>
                <w:szCs w:val="18"/>
              </w:rPr>
              <w:t>Cr Customer</w:t>
            </w:r>
            <w:r w:rsidR="00670A61">
              <w:rPr>
                <w:sz w:val="14"/>
                <w:szCs w:val="18"/>
              </w:rPr>
              <w:t xml:space="preserve"> Transitory</w:t>
            </w:r>
            <w:r w:rsidRPr="0081285F">
              <w:rPr>
                <w:sz w:val="14"/>
                <w:szCs w:val="18"/>
              </w:rPr>
              <w:t xml:space="preserve"> </w:t>
            </w:r>
            <w:r w:rsidR="00670A61">
              <w:rPr>
                <w:sz w:val="14"/>
                <w:szCs w:val="18"/>
              </w:rPr>
              <w:t>0.19743</w:t>
            </w:r>
            <w:r w:rsidRPr="0081285F">
              <w:rPr>
                <w:sz w:val="14"/>
                <w:szCs w:val="18"/>
              </w:rPr>
              <w:t xml:space="preserve"> ETH</w:t>
            </w:r>
            <w:r w:rsidR="00C15F11">
              <w:rPr>
                <w:sz w:val="14"/>
                <w:szCs w:val="18"/>
              </w:rPr>
              <w:t xml:space="preserve"> (+ customer position update)</w:t>
            </w:r>
          </w:p>
          <w:p w14:paraId="0B8F4EE4" w14:textId="77777777" w:rsidR="00161820" w:rsidRPr="00161820" w:rsidRDefault="00161820" w:rsidP="00046845">
            <w:pPr>
              <w:pStyle w:val="Currenttext"/>
              <w:spacing w:before="0"/>
              <w:ind w:left="318"/>
              <w:rPr>
                <w:sz w:val="14"/>
                <w:szCs w:val="18"/>
              </w:rPr>
            </w:pPr>
            <w:r w:rsidRPr="00161820">
              <w:rPr>
                <w:sz w:val="14"/>
                <w:szCs w:val="18"/>
              </w:rPr>
              <w:t>Cr Bank P&amp;L (custody) 0.00157 ETH - unrealized</w:t>
            </w:r>
          </w:p>
          <w:p w14:paraId="28A469A8" w14:textId="4BF2B297" w:rsidR="009608FB" w:rsidRPr="0081285F" w:rsidRDefault="009608FB" w:rsidP="00262D67">
            <w:pPr>
              <w:pStyle w:val="Currenttext"/>
              <w:spacing w:before="0"/>
              <w:ind w:left="318"/>
              <w:rPr>
                <w:sz w:val="14"/>
                <w:szCs w:val="18"/>
              </w:rPr>
            </w:pPr>
            <w:r w:rsidRPr="0081285F">
              <w:rPr>
                <w:sz w:val="14"/>
                <w:szCs w:val="18"/>
              </w:rPr>
              <w:t xml:space="preserve">Db Customer fiat </w:t>
            </w:r>
            <w:r w:rsidR="004A7DBD">
              <w:rPr>
                <w:sz w:val="14"/>
                <w:szCs w:val="18"/>
              </w:rPr>
              <w:t>507.5</w:t>
            </w:r>
            <w:r w:rsidRPr="0081285F">
              <w:rPr>
                <w:sz w:val="14"/>
                <w:szCs w:val="18"/>
              </w:rPr>
              <w:t xml:space="preserve"> € (and unreserve funds)</w:t>
            </w:r>
          </w:p>
          <w:p w14:paraId="467609DA" w14:textId="6F33621D" w:rsidR="009608FB" w:rsidRDefault="009608FB" w:rsidP="00262D67">
            <w:pPr>
              <w:pStyle w:val="Currenttext"/>
              <w:spacing w:before="0"/>
              <w:ind w:left="318"/>
              <w:rPr>
                <w:sz w:val="14"/>
                <w:szCs w:val="18"/>
              </w:rPr>
            </w:pPr>
            <w:r w:rsidRPr="0081285F">
              <w:rPr>
                <w:sz w:val="14"/>
                <w:szCs w:val="18"/>
              </w:rPr>
              <w:t xml:space="preserve">Cr </w:t>
            </w:r>
            <w:r w:rsidR="004A7DBD" w:rsidRPr="004A7DBD">
              <w:rPr>
                <w:sz w:val="14"/>
                <w:szCs w:val="18"/>
              </w:rPr>
              <w:t>Exchange (Nostro mirror) 506.49€</w:t>
            </w:r>
          </w:p>
          <w:p w14:paraId="5AD467D5" w14:textId="77777777" w:rsidR="000E4091" w:rsidRPr="000E4091" w:rsidRDefault="000E4091" w:rsidP="00046845">
            <w:pPr>
              <w:pStyle w:val="Currenttext"/>
              <w:spacing w:before="0"/>
              <w:ind w:left="318"/>
              <w:rPr>
                <w:sz w:val="14"/>
                <w:szCs w:val="18"/>
              </w:rPr>
            </w:pPr>
            <w:r w:rsidRPr="000E4091">
              <w:rPr>
                <w:sz w:val="14"/>
                <w:szCs w:val="18"/>
              </w:rPr>
              <w:t>Cr P&amp;L 6.01 € (bank fees + margin), margin is negative: -1.49 €.</w:t>
            </w:r>
          </w:p>
          <w:p w14:paraId="4D44620C" w14:textId="21A03ED5" w:rsidR="000E4091" w:rsidRPr="0081285F" w:rsidRDefault="000E4091" w:rsidP="000E4091">
            <w:pPr>
              <w:pStyle w:val="Currenttext"/>
              <w:spacing w:before="0"/>
              <w:ind w:left="318"/>
              <w:rPr>
                <w:sz w:val="14"/>
                <w:szCs w:val="18"/>
              </w:rPr>
            </w:pPr>
            <w:r w:rsidRPr="000E4091">
              <w:rPr>
                <w:sz w:val="14"/>
                <w:szCs w:val="18"/>
              </w:rPr>
              <w:t>Db Unrealized P&amp;L 5 € (exchange fees)</w:t>
            </w:r>
          </w:p>
          <w:p w14:paraId="6C81D79A" w14:textId="29B930E4" w:rsidR="009608FB" w:rsidRPr="0081285F" w:rsidRDefault="009608FB" w:rsidP="00046845">
            <w:pPr>
              <w:pStyle w:val="Currenttext"/>
              <w:numPr>
                <w:ilvl w:val="0"/>
                <w:numId w:val="150"/>
              </w:numPr>
              <w:ind w:left="315"/>
              <w:rPr>
                <w:sz w:val="14"/>
                <w:szCs w:val="18"/>
              </w:rPr>
            </w:pPr>
            <w:r w:rsidRPr="0081285F">
              <w:rPr>
                <w:sz w:val="14"/>
                <w:szCs w:val="18"/>
              </w:rPr>
              <w:t xml:space="preserve">Transfer between </w:t>
            </w:r>
            <w:r w:rsidR="000E4091">
              <w:rPr>
                <w:sz w:val="14"/>
                <w:szCs w:val="18"/>
              </w:rPr>
              <w:t>Exchange</w:t>
            </w:r>
            <w:r w:rsidRPr="0081285F">
              <w:rPr>
                <w:sz w:val="14"/>
                <w:szCs w:val="18"/>
              </w:rPr>
              <w:t xml:space="preserve"> and Custody for the customer funds</w:t>
            </w:r>
          </w:p>
          <w:p w14:paraId="4C3912E6" w14:textId="0CF50455" w:rsidR="009608FB" w:rsidRPr="0081285F" w:rsidRDefault="009608FB" w:rsidP="00CE3B9F">
            <w:pPr>
              <w:pStyle w:val="Currenttext"/>
              <w:ind w:left="315"/>
              <w:rPr>
                <w:sz w:val="14"/>
                <w:szCs w:val="18"/>
              </w:rPr>
            </w:pPr>
            <w:r w:rsidRPr="0081285F">
              <w:rPr>
                <w:sz w:val="14"/>
                <w:szCs w:val="18"/>
              </w:rPr>
              <w:t xml:space="preserve">Db Bank ETH </w:t>
            </w:r>
            <w:r w:rsidR="00CE3B9F">
              <w:rPr>
                <w:sz w:val="14"/>
                <w:szCs w:val="18"/>
              </w:rPr>
              <w:t>Exchange</w:t>
            </w:r>
            <w:r>
              <w:rPr>
                <w:sz w:val="14"/>
                <w:szCs w:val="18"/>
              </w:rPr>
              <w:t xml:space="preserve"> </w:t>
            </w:r>
            <w:r w:rsidR="00CE3B9F">
              <w:rPr>
                <w:sz w:val="14"/>
                <w:szCs w:val="18"/>
              </w:rPr>
              <w:t>0.199</w:t>
            </w:r>
            <w:r w:rsidRPr="0081285F">
              <w:rPr>
                <w:sz w:val="14"/>
                <w:szCs w:val="18"/>
              </w:rPr>
              <w:t xml:space="preserve"> ETH</w:t>
            </w:r>
          </w:p>
          <w:p w14:paraId="4496E762" w14:textId="002313AF" w:rsidR="009608FB" w:rsidRDefault="009608FB" w:rsidP="00262D67">
            <w:pPr>
              <w:pStyle w:val="Currenttext"/>
              <w:spacing w:before="0"/>
              <w:ind w:left="318"/>
              <w:rPr>
                <w:sz w:val="14"/>
                <w:szCs w:val="18"/>
              </w:rPr>
            </w:pPr>
            <w:r w:rsidRPr="0081285F">
              <w:rPr>
                <w:sz w:val="14"/>
                <w:szCs w:val="18"/>
              </w:rPr>
              <w:t xml:space="preserve">Cr Omnibus ETH Custody </w:t>
            </w:r>
            <w:r w:rsidR="00CE3B9F">
              <w:rPr>
                <w:sz w:val="14"/>
                <w:szCs w:val="18"/>
              </w:rPr>
              <w:t>0.19743</w:t>
            </w:r>
            <w:r w:rsidRPr="0081285F">
              <w:rPr>
                <w:sz w:val="14"/>
                <w:szCs w:val="18"/>
              </w:rPr>
              <w:t xml:space="preserve"> ETH</w:t>
            </w:r>
          </w:p>
          <w:p w14:paraId="266CFA5E" w14:textId="1EB2BEB9" w:rsidR="00CE3B9F" w:rsidRPr="0081285F" w:rsidRDefault="00CE3B9F" w:rsidP="00CE3B9F">
            <w:pPr>
              <w:pStyle w:val="Currenttext"/>
              <w:spacing w:before="0"/>
              <w:ind w:left="318"/>
              <w:rPr>
                <w:sz w:val="14"/>
                <w:szCs w:val="18"/>
              </w:rPr>
            </w:pPr>
            <w:r w:rsidRPr="0081285F">
              <w:rPr>
                <w:sz w:val="14"/>
                <w:szCs w:val="18"/>
              </w:rPr>
              <w:t xml:space="preserve">Cr </w:t>
            </w:r>
            <w:r>
              <w:rPr>
                <w:sz w:val="14"/>
                <w:szCs w:val="18"/>
              </w:rPr>
              <w:t>Bank</w:t>
            </w:r>
            <w:r w:rsidRPr="0081285F">
              <w:rPr>
                <w:sz w:val="14"/>
                <w:szCs w:val="18"/>
              </w:rPr>
              <w:t xml:space="preserve"> ETH </w:t>
            </w:r>
            <w:r>
              <w:rPr>
                <w:sz w:val="14"/>
                <w:szCs w:val="18"/>
              </w:rPr>
              <w:t>0.</w:t>
            </w:r>
            <w:r w:rsidR="00114BF7">
              <w:rPr>
                <w:sz w:val="14"/>
                <w:szCs w:val="18"/>
              </w:rPr>
              <w:t>00157</w:t>
            </w:r>
            <w:r w:rsidRPr="0081285F">
              <w:rPr>
                <w:sz w:val="14"/>
                <w:szCs w:val="18"/>
              </w:rPr>
              <w:t xml:space="preserve"> ETH</w:t>
            </w:r>
          </w:p>
          <w:p w14:paraId="6C376EAB" w14:textId="77777777" w:rsidR="009608FB" w:rsidRPr="0081285F" w:rsidRDefault="009608FB" w:rsidP="00046845">
            <w:pPr>
              <w:pStyle w:val="Currenttext"/>
              <w:numPr>
                <w:ilvl w:val="0"/>
                <w:numId w:val="150"/>
              </w:numPr>
              <w:ind w:left="315"/>
              <w:rPr>
                <w:sz w:val="14"/>
                <w:szCs w:val="18"/>
              </w:rPr>
            </w:pPr>
            <w:r w:rsidRPr="0081285F">
              <w:rPr>
                <w:sz w:val="14"/>
                <w:szCs w:val="18"/>
              </w:rPr>
              <w:t>Post-transfer in SCS</w:t>
            </w:r>
          </w:p>
          <w:p w14:paraId="259D8EAF" w14:textId="252F4CE9" w:rsidR="009608FB" w:rsidRPr="0081285F" w:rsidRDefault="009608FB" w:rsidP="00262D67">
            <w:pPr>
              <w:pStyle w:val="Currenttext"/>
              <w:ind w:left="315"/>
              <w:rPr>
                <w:sz w:val="14"/>
                <w:szCs w:val="18"/>
              </w:rPr>
            </w:pPr>
            <w:r w:rsidRPr="0081285F">
              <w:rPr>
                <w:sz w:val="14"/>
                <w:szCs w:val="18"/>
              </w:rPr>
              <w:t xml:space="preserve">DB Customer Transitory </w:t>
            </w:r>
            <w:r w:rsidR="00114BF7">
              <w:rPr>
                <w:sz w:val="14"/>
                <w:szCs w:val="18"/>
              </w:rPr>
              <w:t>0.19743</w:t>
            </w:r>
            <w:r w:rsidRPr="0081285F">
              <w:rPr>
                <w:sz w:val="14"/>
                <w:szCs w:val="18"/>
              </w:rPr>
              <w:t xml:space="preserve"> ETH</w:t>
            </w:r>
          </w:p>
          <w:p w14:paraId="28778D18" w14:textId="0B14131B" w:rsidR="009608FB" w:rsidRPr="0081285F" w:rsidRDefault="009608FB" w:rsidP="00262D67">
            <w:pPr>
              <w:pStyle w:val="Currenttext"/>
              <w:spacing w:before="0"/>
              <w:ind w:left="318"/>
              <w:rPr>
                <w:sz w:val="14"/>
                <w:szCs w:val="18"/>
              </w:rPr>
            </w:pPr>
            <w:r w:rsidRPr="0081285F">
              <w:rPr>
                <w:sz w:val="14"/>
                <w:szCs w:val="18"/>
              </w:rPr>
              <w:t xml:space="preserve">Cr Customer ETH (Omnibus – Customer side) </w:t>
            </w:r>
            <w:r w:rsidR="00114BF7">
              <w:rPr>
                <w:sz w:val="14"/>
                <w:szCs w:val="18"/>
              </w:rPr>
              <w:t>0.19743</w:t>
            </w:r>
            <w:r w:rsidRPr="0081285F">
              <w:rPr>
                <w:sz w:val="14"/>
                <w:szCs w:val="18"/>
              </w:rPr>
              <w:t xml:space="preserve"> ETH</w:t>
            </w:r>
          </w:p>
          <w:p w14:paraId="0D6C8A11" w14:textId="42922809" w:rsidR="009608FB" w:rsidRDefault="009608FB" w:rsidP="00262D67">
            <w:pPr>
              <w:pStyle w:val="Currenttext"/>
              <w:spacing w:before="0"/>
              <w:ind w:left="318"/>
              <w:rPr>
                <w:sz w:val="14"/>
                <w:szCs w:val="18"/>
              </w:rPr>
            </w:pPr>
            <w:r w:rsidRPr="0081285F">
              <w:rPr>
                <w:sz w:val="14"/>
                <w:szCs w:val="18"/>
              </w:rPr>
              <w:t xml:space="preserve">Db Omnibus ETH (Omnibus – bank side) </w:t>
            </w:r>
            <w:r w:rsidR="00114BF7">
              <w:rPr>
                <w:sz w:val="14"/>
                <w:szCs w:val="18"/>
              </w:rPr>
              <w:t>0.19743</w:t>
            </w:r>
            <w:r w:rsidRPr="0081285F">
              <w:rPr>
                <w:sz w:val="14"/>
                <w:szCs w:val="18"/>
              </w:rPr>
              <w:t xml:space="preserve"> ETH</w:t>
            </w:r>
          </w:p>
          <w:p w14:paraId="41FD3C2F" w14:textId="3896C3F0" w:rsidR="00114BF7" w:rsidRPr="0081285F" w:rsidRDefault="00114BF7" w:rsidP="00262D67">
            <w:pPr>
              <w:pStyle w:val="Currenttext"/>
              <w:spacing w:before="0"/>
              <w:ind w:left="318"/>
              <w:rPr>
                <w:sz w:val="14"/>
                <w:szCs w:val="18"/>
              </w:rPr>
            </w:pPr>
            <w:r>
              <w:rPr>
                <w:sz w:val="14"/>
                <w:szCs w:val="18"/>
              </w:rPr>
              <w:t xml:space="preserve">Db Bank ETH Asset </w:t>
            </w:r>
            <w:r w:rsidR="00BD723B">
              <w:rPr>
                <w:sz w:val="14"/>
                <w:szCs w:val="18"/>
              </w:rPr>
              <w:t>0.00157 ETH</w:t>
            </w:r>
          </w:p>
          <w:p w14:paraId="17F9786F" w14:textId="242C50CC" w:rsidR="009608FB" w:rsidRPr="0081285F" w:rsidRDefault="009608FB" w:rsidP="00262D67">
            <w:pPr>
              <w:pStyle w:val="Currenttext"/>
              <w:spacing w:before="0"/>
              <w:ind w:left="318"/>
              <w:rPr>
                <w:sz w:val="14"/>
                <w:szCs w:val="18"/>
              </w:rPr>
            </w:pPr>
            <w:r w:rsidRPr="0081285F">
              <w:rPr>
                <w:sz w:val="14"/>
                <w:szCs w:val="18"/>
              </w:rPr>
              <w:t xml:space="preserve">Cr Bank ETH </w:t>
            </w:r>
            <w:r w:rsidR="00114BF7">
              <w:rPr>
                <w:sz w:val="14"/>
                <w:szCs w:val="18"/>
              </w:rPr>
              <w:t>Exchange</w:t>
            </w:r>
            <w:r w:rsidRPr="0081285F">
              <w:rPr>
                <w:sz w:val="14"/>
                <w:szCs w:val="18"/>
              </w:rPr>
              <w:t xml:space="preserve"> </w:t>
            </w:r>
            <w:r w:rsidR="00114BF7">
              <w:rPr>
                <w:sz w:val="14"/>
                <w:szCs w:val="18"/>
              </w:rPr>
              <w:t>0.199</w:t>
            </w:r>
            <w:r w:rsidRPr="0081285F">
              <w:rPr>
                <w:sz w:val="14"/>
                <w:szCs w:val="18"/>
              </w:rPr>
              <w:t xml:space="preserve"> ETH</w:t>
            </w:r>
          </w:p>
          <w:p w14:paraId="588DEE06" w14:textId="77777777" w:rsidR="009608FB" w:rsidRDefault="009608FB" w:rsidP="00262D67">
            <w:pPr>
              <w:pStyle w:val="Currenttext"/>
              <w:ind w:left="0"/>
            </w:pPr>
          </w:p>
        </w:tc>
        <w:tc>
          <w:tcPr>
            <w:tcW w:w="4253" w:type="dxa"/>
            <w:tcBorders>
              <w:top w:val="nil"/>
              <w:left w:val="nil"/>
              <w:bottom w:val="nil"/>
              <w:right w:val="nil"/>
            </w:tcBorders>
          </w:tcPr>
          <w:p w14:paraId="610317B9" w14:textId="2C141CB4" w:rsidR="009608FB" w:rsidRDefault="00E34904" w:rsidP="00262D67">
            <w:pPr>
              <w:pStyle w:val="Currenttext"/>
              <w:ind w:left="0"/>
              <w:jc w:val="right"/>
            </w:pPr>
            <w:r>
              <w:rPr>
                <w:noProof/>
              </w:rPr>
              <w:drawing>
                <wp:inline distT="0" distB="0" distL="0" distR="0" wp14:anchorId="603F200B" wp14:editId="3880D0FE">
                  <wp:extent cx="2509884" cy="3164954"/>
                  <wp:effectExtent l="0" t="0" r="5080" b="0"/>
                  <wp:docPr id="1137603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23644" cy="3182305"/>
                          </a:xfrm>
                          <a:prstGeom prst="rect">
                            <a:avLst/>
                          </a:prstGeom>
                          <a:noFill/>
                        </pic:spPr>
                      </pic:pic>
                    </a:graphicData>
                  </a:graphic>
                </wp:inline>
              </w:drawing>
            </w:r>
          </w:p>
          <w:p w14:paraId="57F142C1" w14:textId="6E3C3000" w:rsidR="00BD723B" w:rsidRDefault="00BD723B" w:rsidP="00262D67">
            <w:pPr>
              <w:pStyle w:val="Currenttext"/>
              <w:ind w:left="0"/>
              <w:jc w:val="right"/>
            </w:pPr>
          </w:p>
        </w:tc>
      </w:tr>
    </w:tbl>
    <w:p w14:paraId="20971085" w14:textId="2F0DF009" w:rsidR="00845B30" w:rsidRDefault="00BD723B" w:rsidP="005D58B7">
      <w:pPr>
        <w:ind w:left="567"/>
      </w:pPr>
      <w:r w:rsidRPr="00046845">
        <w:t xml:space="preserve">In this example we </w:t>
      </w:r>
      <w:proofErr w:type="gramStart"/>
      <w:r w:rsidRPr="00046845">
        <w:t>take into account</w:t>
      </w:r>
      <w:proofErr w:type="gramEnd"/>
      <w:r w:rsidRPr="00046845">
        <w:t xml:space="preserve"> the evolution of the price between the initiation of the order and its execution as it impacts the schema.  It requires to manage the difference between the acquired funds and the ones delivered to the customer.  This difference becomes a revenue (new asset) for the bank, which compensates the negative margin.</w:t>
      </w:r>
      <w:r w:rsidR="00B77293">
        <w:t xml:space="preserve">  These assets are added to a</w:t>
      </w:r>
      <w:r w:rsidR="00A72C6B">
        <w:t>n</w:t>
      </w:r>
      <w:r w:rsidR="00B77293">
        <w:t xml:space="preserve"> asset account which represents bank owns assets.</w:t>
      </w:r>
    </w:p>
    <w:p w14:paraId="5C2857A2" w14:textId="189C4784" w:rsidR="00CE5833" w:rsidRDefault="00CE5833" w:rsidP="005D58B7">
      <w:pPr>
        <w:ind w:left="567"/>
      </w:pPr>
      <w:r>
        <w:t xml:space="preserve">The negative margin is computed based on the difference of price between the </w:t>
      </w:r>
      <w:r w:rsidR="000D2906">
        <w:t>initiation and the execution, considering the volume (</w:t>
      </w:r>
      <w:r w:rsidR="003E748B">
        <w:t xml:space="preserve">i.e. (2512.5 - 2520) * </w:t>
      </w:r>
      <w:r w:rsidR="00B77293">
        <w:t>0.19743).</w:t>
      </w:r>
    </w:p>
    <w:p w14:paraId="0BBF910D" w14:textId="77777777" w:rsidR="00211EB3" w:rsidRDefault="00211EB3" w:rsidP="005D58B7">
      <w:pPr>
        <w:ind w:left="567"/>
      </w:pPr>
    </w:p>
    <w:p w14:paraId="5851E44F" w14:textId="30B4ADDD" w:rsidR="00211EB3" w:rsidRPr="00850393" w:rsidRDefault="00211EB3" w:rsidP="00211EB3">
      <w:pPr>
        <w:ind w:left="567"/>
        <w:rPr>
          <w:u w:val="single"/>
        </w:rPr>
      </w:pPr>
      <w:r w:rsidRPr="00850393">
        <w:rPr>
          <w:u w:val="single"/>
        </w:rPr>
        <w:t xml:space="preserve">Case of </w:t>
      </w:r>
      <w:proofErr w:type="spellStart"/>
      <w:r>
        <w:rPr>
          <w:u w:val="single"/>
        </w:rPr>
        <w:t>Aplo</w:t>
      </w:r>
      <w:proofErr w:type="spellEnd"/>
    </w:p>
    <w:p w14:paraId="33D3E844" w14:textId="0613AE46" w:rsidR="00211EB3" w:rsidRPr="00046845" w:rsidRDefault="00211EB3" w:rsidP="00211EB3">
      <w:pPr>
        <w:ind w:left="567"/>
      </w:pPr>
      <w:r w:rsidRPr="00046845">
        <w:rPr>
          <w:highlight w:val="yellow"/>
          <w:lang w:val="en-US"/>
        </w:rPr>
        <w:t>TO COMPLETE</w:t>
      </w:r>
    </w:p>
    <w:p w14:paraId="4A63061F" w14:textId="56B8BC1F" w:rsidR="00BD723B" w:rsidRDefault="00BD723B" w:rsidP="005D58B7">
      <w:pPr>
        <w:ind w:left="567"/>
        <w:rPr>
          <w:b/>
          <w:bCs/>
        </w:rPr>
      </w:pPr>
    </w:p>
    <w:p w14:paraId="45716CE2" w14:textId="77777777" w:rsidR="00DA445A" w:rsidRDefault="00DA445A" w:rsidP="00DA445A">
      <w:pPr>
        <w:ind w:left="567"/>
        <w:rPr>
          <w:b/>
          <w:bCs/>
        </w:rPr>
      </w:pPr>
      <w:r>
        <w:rPr>
          <w:b/>
          <w:bCs/>
        </w:rPr>
        <w:t>Sell order</w:t>
      </w:r>
    </w:p>
    <w:p w14:paraId="2B6AF883" w14:textId="77777777" w:rsidR="00DA445A" w:rsidRDefault="00DA445A" w:rsidP="00DA445A">
      <w:pPr>
        <w:ind w:left="567"/>
        <w:rPr>
          <w:b/>
          <w:bCs/>
        </w:rPr>
      </w:pPr>
    </w:p>
    <w:p w14:paraId="41CC8E55" w14:textId="77777777" w:rsidR="00DA445A" w:rsidRPr="00211F7C" w:rsidRDefault="00DA445A" w:rsidP="00DA445A">
      <w:pPr>
        <w:ind w:left="567"/>
        <w:rPr>
          <w:u w:val="single"/>
        </w:rPr>
      </w:pPr>
      <w:r w:rsidRPr="00211F7C">
        <w:rPr>
          <w:u w:val="single"/>
        </w:rPr>
        <w:t>Case of Wyden</w:t>
      </w:r>
    </w:p>
    <w:p w14:paraId="5F7D3D6D" w14:textId="77777777" w:rsidR="00DA445A" w:rsidRDefault="00DA445A" w:rsidP="00DA445A">
      <w:pPr>
        <w:ind w:left="567"/>
        <w:rPr>
          <w:b/>
          <w:bCs/>
        </w:rPr>
      </w:pPr>
    </w:p>
    <w:p w14:paraId="62AA63AD" w14:textId="77777777" w:rsidR="00DA445A" w:rsidRDefault="00DA445A" w:rsidP="00DA445A">
      <w:pPr>
        <w:pStyle w:val="Currenttext"/>
      </w:pPr>
      <w:r>
        <w:t>A c</w:t>
      </w:r>
      <w:r w:rsidRPr="00850393">
        <w:t>ustomer sells 1 ETH at 3</w:t>
      </w:r>
      <w:r>
        <w:t xml:space="preserve"> </w:t>
      </w:r>
      <w:r w:rsidRPr="00850393">
        <w:t xml:space="preserve">000 €, which is the customer price which includes bank margin of 15 €.  There </w:t>
      </w:r>
      <w:r>
        <w:t>is</w:t>
      </w:r>
      <w:r w:rsidRPr="00850393">
        <w:t xml:space="preserve"> 20 € of bank fees.  The bank has 5 € of exchange fees</w:t>
      </w:r>
    </w:p>
    <w:p w14:paraId="3DBEBEF6" w14:textId="77777777" w:rsidR="00DA445A" w:rsidRDefault="00DA445A" w:rsidP="00DA445A">
      <w:pPr>
        <w:pStyle w:val="Currenttext"/>
      </w:pPr>
    </w:p>
    <w:tbl>
      <w:tblPr>
        <w:tblStyle w:val="TableGrid"/>
        <w:tblW w:w="0" w:type="auto"/>
        <w:tblInd w:w="567" w:type="dxa"/>
        <w:tblLook w:val="04A0" w:firstRow="1" w:lastRow="0" w:firstColumn="1" w:lastColumn="0" w:noHBand="0" w:noVBand="1"/>
      </w:tblPr>
      <w:tblGrid>
        <w:gridCol w:w="4362"/>
        <w:gridCol w:w="4709"/>
      </w:tblGrid>
      <w:tr w:rsidR="00DA445A" w14:paraId="5D747B53" w14:textId="77777777" w:rsidTr="00262D67">
        <w:tc>
          <w:tcPr>
            <w:tcW w:w="4362" w:type="dxa"/>
            <w:tcBorders>
              <w:top w:val="nil"/>
              <w:left w:val="nil"/>
              <w:bottom w:val="nil"/>
              <w:right w:val="nil"/>
            </w:tcBorders>
          </w:tcPr>
          <w:p w14:paraId="59B0B869" w14:textId="77777777" w:rsidR="00DA445A" w:rsidRPr="0024432C" w:rsidRDefault="00DA445A" w:rsidP="00DA445A">
            <w:pPr>
              <w:pStyle w:val="Currenttext"/>
              <w:numPr>
                <w:ilvl w:val="0"/>
                <w:numId w:val="155"/>
              </w:numPr>
              <w:ind w:left="315"/>
              <w:rPr>
                <w:sz w:val="14"/>
                <w:szCs w:val="18"/>
              </w:rPr>
            </w:pPr>
            <w:r w:rsidRPr="0024432C">
              <w:rPr>
                <w:sz w:val="14"/>
                <w:szCs w:val="18"/>
              </w:rPr>
              <w:lastRenderedPageBreak/>
              <w:t>Pre-trade at Bank / SCS</w:t>
            </w:r>
          </w:p>
          <w:p w14:paraId="6B9F7433" w14:textId="77777777" w:rsidR="00DA445A" w:rsidRPr="0024432C" w:rsidRDefault="00DA445A" w:rsidP="00262D67">
            <w:pPr>
              <w:pStyle w:val="Currenttext"/>
              <w:ind w:left="315"/>
              <w:rPr>
                <w:sz w:val="14"/>
                <w:szCs w:val="18"/>
              </w:rPr>
            </w:pPr>
            <w:r w:rsidRPr="0024432C">
              <w:rPr>
                <w:sz w:val="14"/>
                <w:szCs w:val="18"/>
              </w:rPr>
              <w:t>Reserve Customer 1 ETH</w:t>
            </w:r>
          </w:p>
          <w:p w14:paraId="5F39C37C" w14:textId="77777777" w:rsidR="00DA445A" w:rsidRPr="0024432C" w:rsidRDefault="00DA445A" w:rsidP="00DA445A">
            <w:pPr>
              <w:pStyle w:val="Currenttext"/>
              <w:numPr>
                <w:ilvl w:val="0"/>
                <w:numId w:val="155"/>
              </w:numPr>
              <w:ind w:left="315"/>
              <w:rPr>
                <w:sz w:val="14"/>
                <w:szCs w:val="18"/>
              </w:rPr>
            </w:pPr>
            <w:r w:rsidRPr="0024432C">
              <w:rPr>
                <w:sz w:val="14"/>
                <w:szCs w:val="18"/>
              </w:rPr>
              <w:t>Execution at exchange level</w:t>
            </w:r>
          </w:p>
          <w:p w14:paraId="460D48BC" w14:textId="77777777" w:rsidR="00DA445A" w:rsidRPr="0024432C" w:rsidRDefault="00DA445A" w:rsidP="00262D67">
            <w:pPr>
              <w:pStyle w:val="Currenttext"/>
              <w:ind w:left="315"/>
              <w:rPr>
                <w:sz w:val="14"/>
                <w:szCs w:val="18"/>
              </w:rPr>
            </w:pPr>
            <w:r w:rsidRPr="0024432C">
              <w:rPr>
                <w:sz w:val="14"/>
                <w:szCs w:val="18"/>
              </w:rPr>
              <w:t>Db Bank ETH position 1 ETH</w:t>
            </w:r>
          </w:p>
          <w:p w14:paraId="06AC223A" w14:textId="77777777" w:rsidR="00DA445A" w:rsidRPr="0024432C" w:rsidRDefault="00DA445A" w:rsidP="00262D67">
            <w:pPr>
              <w:pStyle w:val="Currenttext"/>
              <w:spacing w:before="0"/>
              <w:ind w:left="318"/>
              <w:rPr>
                <w:sz w:val="14"/>
                <w:szCs w:val="18"/>
              </w:rPr>
            </w:pPr>
            <w:r w:rsidRPr="0024432C">
              <w:rPr>
                <w:sz w:val="14"/>
                <w:szCs w:val="18"/>
              </w:rPr>
              <w:t>Cr Bank EUR position 3 010 € (1 x 3 015 – 5)</w:t>
            </w:r>
          </w:p>
          <w:p w14:paraId="14A9BAF4" w14:textId="77777777" w:rsidR="00DA445A" w:rsidRPr="0024432C" w:rsidRDefault="00DA445A" w:rsidP="00DA445A">
            <w:pPr>
              <w:pStyle w:val="Currenttext"/>
              <w:numPr>
                <w:ilvl w:val="0"/>
                <w:numId w:val="155"/>
              </w:numPr>
              <w:ind w:left="315"/>
              <w:rPr>
                <w:sz w:val="14"/>
                <w:szCs w:val="18"/>
              </w:rPr>
            </w:pPr>
            <w:r w:rsidRPr="0024432C">
              <w:rPr>
                <w:sz w:val="14"/>
                <w:szCs w:val="18"/>
              </w:rPr>
              <w:t>Post-trade at Bank / SCS</w:t>
            </w:r>
          </w:p>
          <w:p w14:paraId="4E75D8BD" w14:textId="77777777" w:rsidR="00DA445A" w:rsidRPr="0024432C" w:rsidRDefault="00DA445A" w:rsidP="00262D67">
            <w:pPr>
              <w:pStyle w:val="Currenttext"/>
              <w:ind w:left="315"/>
              <w:rPr>
                <w:sz w:val="14"/>
                <w:szCs w:val="18"/>
              </w:rPr>
            </w:pPr>
            <w:r w:rsidRPr="0024432C">
              <w:rPr>
                <w:sz w:val="14"/>
                <w:szCs w:val="18"/>
              </w:rPr>
              <w:t xml:space="preserve">Db Customer </w:t>
            </w:r>
            <w:r>
              <w:rPr>
                <w:sz w:val="14"/>
                <w:szCs w:val="18"/>
              </w:rPr>
              <w:t xml:space="preserve">Transitory </w:t>
            </w:r>
            <w:r w:rsidRPr="0024432C">
              <w:rPr>
                <w:sz w:val="14"/>
                <w:szCs w:val="18"/>
              </w:rPr>
              <w:t>1 ETH (and unreserve)</w:t>
            </w:r>
          </w:p>
          <w:p w14:paraId="1A08AA0C" w14:textId="77777777" w:rsidR="00DA445A" w:rsidRPr="0024432C" w:rsidRDefault="00DA445A" w:rsidP="00262D67">
            <w:pPr>
              <w:pStyle w:val="Currenttext"/>
              <w:spacing w:before="0"/>
              <w:ind w:left="318"/>
              <w:rPr>
                <w:sz w:val="14"/>
                <w:szCs w:val="18"/>
              </w:rPr>
            </w:pPr>
            <w:r w:rsidRPr="0024432C">
              <w:rPr>
                <w:sz w:val="14"/>
                <w:szCs w:val="18"/>
              </w:rPr>
              <w:t>Cr Bank ETH exchange 1 ETH</w:t>
            </w:r>
          </w:p>
          <w:p w14:paraId="59704A9A" w14:textId="77777777" w:rsidR="00DA445A" w:rsidRPr="0024432C" w:rsidRDefault="00DA445A" w:rsidP="00262D67">
            <w:pPr>
              <w:pStyle w:val="Currenttext"/>
              <w:spacing w:before="0"/>
              <w:ind w:left="318"/>
              <w:rPr>
                <w:sz w:val="14"/>
                <w:szCs w:val="18"/>
              </w:rPr>
            </w:pPr>
            <w:r w:rsidRPr="0024432C">
              <w:rPr>
                <w:sz w:val="14"/>
                <w:szCs w:val="18"/>
              </w:rPr>
              <w:t>Db Exchange (nostro) 3 010 €</w:t>
            </w:r>
          </w:p>
          <w:p w14:paraId="43EAD148" w14:textId="77777777" w:rsidR="00DA445A" w:rsidRPr="0024432C" w:rsidRDefault="00DA445A" w:rsidP="00262D67">
            <w:pPr>
              <w:pStyle w:val="Currenttext"/>
              <w:spacing w:before="0"/>
              <w:ind w:left="318"/>
              <w:rPr>
                <w:sz w:val="14"/>
                <w:szCs w:val="18"/>
              </w:rPr>
            </w:pPr>
            <w:r w:rsidRPr="0024432C">
              <w:rPr>
                <w:sz w:val="14"/>
                <w:szCs w:val="18"/>
              </w:rPr>
              <w:t>Cr Customer 2 980 € (1 x 3 000 – 20)</w:t>
            </w:r>
          </w:p>
          <w:p w14:paraId="226BA11B" w14:textId="77777777" w:rsidR="00DA445A" w:rsidRPr="0024432C" w:rsidRDefault="00DA445A" w:rsidP="00262D67">
            <w:pPr>
              <w:pStyle w:val="Currenttext"/>
              <w:spacing w:before="0"/>
              <w:ind w:left="318"/>
              <w:rPr>
                <w:sz w:val="14"/>
                <w:szCs w:val="18"/>
              </w:rPr>
            </w:pPr>
            <w:r w:rsidRPr="0024432C">
              <w:rPr>
                <w:sz w:val="14"/>
                <w:szCs w:val="18"/>
              </w:rPr>
              <w:t>Cr Bank P&amp;L (exchange, unrealized) 30 € (20 + 15 – 5)</w:t>
            </w:r>
          </w:p>
          <w:p w14:paraId="16105C82" w14:textId="77777777" w:rsidR="00DA445A" w:rsidRPr="0081285F" w:rsidRDefault="00DA445A" w:rsidP="00DA445A">
            <w:pPr>
              <w:pStyle w:val="Currenttext"/>
              <w:numPr>
                <w:ilvl w:val="0"/>
                <w:numId w:val="155"/>
              </w:numPr>
              <w:ind w:left="315"/>
              <w:rPr>
                <w:sz w:val="14"/>
                <w:szCs w:val="18"/>
              </w:rPr>
            </w:pPr>
            <w:r w:rsidRPr="0081285F">
              <w:rPr>
                <w:sz w:val="14"/>
                <w:szCs w:val="18"/>
              </w:rPr>
              <w:t xml:space="preserve">Transfer between </w:t>
            </w:r>
            <w:r>
              <w:rPr>
                <w:sz w:val="14"/>
                <w:szCs w:val="18"/>
              </w:rPr>
              <w:t>Custody</w:t>
            </w:r>
            <w:r w:rsidRPr="0081285F">
              <w:rPr>
                <w:sz w:val="14"/>
                <w:szCs w:val="18"/>
              </w:rPr>
              <w:t xml:space="preserve"> and </w:t>
            </w:r>
            <w:r>
              <w:rPr>
                <w:sz w:val="14"/>
                <w:szCs w:val="18"/>
              </w:rPr>
              <w:t>Exchange</w:t>
            </w:r>
            <w:r w:rsidRPr="0081285F">
              <w:rPr>
                <w:sz w:val="14"/>
                <w:szCs w:val="18"/>
              </w:rPr>
              <w:t xml:space="preserve"> for the customer funds</w:t>
            </w:r>
          </w:p>
          <w:p w14:paraId="0CB99696" w14:textId="77777777" w:rsidR="007A24DE" w:rsidRPr="007A24DE" w:rsidRDefault="007A24DE" w:rsidP="00262D67">
            <w:pPr>
              <w:pStyle w:val="Currenttext"/>
              <w:ind w:left="315"/>
              <w:rPr>
                <w:sz w:val="14"/>
                <w:szCs w:val="18"/>
              </w:rPr>
            </w:pPr>
            <w:r w:rsidRPr="007A24DE">
              <w:rPr>
                <w:sz w:val="14"/>
                <w:szCs w:val="18"/>
              </w:rPr>
              <w:t>Db Omnibus ETH Custody 1 ETH</w:t>
            </w:r>
          </w:p>
          <w:p w14:paraId="46D2A42D" w14:textId="77777777" w:rsidR="007A24DE" w:rsidRPr="007A24DE" w:rsidRDefault="007A24DE" w:rsidP="00262D67">
            <w:pPr>
              <w:pStyle w:val="Currenttext"/>
              <w:spacing w:before="0"/>
              <w:ind w:left="318"/>
              <w:rPr>
                <w:sz w:val="14"/>
                <w:szCs w:val="18"/>
              </w:rPr>
            </w:pPr>
            <w:r w:rsidRPr="007A24DE">
              <w:rPr>
                <w:sz w:val="14"/>
                <w:szCs w:val="18"/>
              </w:rPr>
              <w:t>Cr Bank ETH exchange 1 ETH</w:t>
            </w:r>
          </w:p>
          <w:p w14:paraId="19F12838" w14:textId="77777777" w:rsidR="00DA445A" w:rsidRPr="0081285F" w:rsidRDefault="00DA445A" w:rsidP="00DA445A">
            <w:pPr>
              <w:pStyle w:val="Currenttext"/>
              <w:numPr>
                <w:ilvl w:val="0"/>
                <w:numId w:val="155"/>
              </w:numPr>
              <w:ind w:left="315"/>
              <w:rPr>
                <w:sz w:val="14"/>
                <w:szCs w:val="18"/>
              </w:rPr>
            </w:pPr>
            <w:r w:rsidRPr="0081285F">
              <w:rPr>
                <w:sz w:val="14"/>
                <w:szCs w:val="18"/>
              </w:rPr>
              <w:t>Post-transfer in SCS</w:t>
            </w:r>
          </w:p>
          <w:p w14:paraId="53A0A5F6" w14:textId="77777777" w:rsidR="00176A06" w:rsidRPr="00176A06" w:rsidRDefault="00176A06" w:rsidP="00262D67">
            <w:pPr>
              <w:pStyle w:val="Currenttext"/>
              <w:ind w:left="315"/>
              <w:rPr>
                <w:sz w:val="14"/>
                <w:szCs w:val="18"/>
              </w:rPr>
            </w:pPr>
            <w:r w:rsidRPr="00176A06">
              <w:rPr>
                <w:sz w:val="14"/>
                <w:szCs w:val="18"/>
              </w:rPr>
              <w:t>DB Customer ETH (Omnibus – Customer side) 1 ETH</w:t>
            </w:r>
          </w:p>
          <w:p w14:paraId="550BC25B" w14:textId="77777777" w:rsidR="00176A06" w:rsidRPr="00176A06" w:rsidRDefault="00176A06" w:rsidP="00262D67">
            <w:pPr>
              <w:pStyle w:val="Currenttext"/>
              <w:spacing w:before="0"/>
              <w:ind w:left="318"/>
              <w:rPr>
                <w:sz w:val="14"/>
                <w:szCs w:val="18"/>
              </w:rPr>
            </w:pPr>
            <w:r w:rsidRPr="00176A06">
              <w:rPr>
                <w:sz w:val="14"/>
                <w:szCs w:val="18"/>
              </w:rPr>
              <w:t>Cr Customer Transitory 1 ETH</w:t>
            </w:r>
          </w:p>
          <w:p w14:paraId="3F2BFDCB" w14:textId="77777777" w:rsidR="00176A06" w:rsidRPr="00176A06" w:rsidRDefault="00176A06" w:rsidP="00262D67">
            <w:pPr>
              <w:pStyle w:val="Currenttext"/>
              <w:spacing w:before="0"/>
              <w:ind w:left="318"/>
              <w:rPr>
                <w:sz w:val="14"/>
                <w:szCs w:val="18"/>
              </w:rPr>
            </w:pPr>
            <w:r w:rsidRPr="00176A06">
              <w:rPr>
                <w:sz w:val="14"/>
                <w:szCs w:val="18"/>
              </w:rPr>
              <w:t>Db Bank ETH exchange 1 ETH</w:t>
            </w:r>
          </w:p>
          <w:p w14:paraId="15B41B55" w14:textId="77777777" w:rsidR="00176A06" w:rsidRPr="00176A06" w:rsidRDefault="00176A06" w:rsidP="00262D67">
            <w:pPr>
              <w:pStyle w:val="Currenttext"/>
              <w:spacing w:before="0"/>
              <w:ind w:left="318"/>
              <w:rPr>
                <w:sz w:val="14"/>
                <w:szCs w:val="18"/>
              </w:rPr>
            </w:pPr>
            <w:r w:rsidRPr="00176A06">
              <w:rPr>
                <w:sz w:val="14"/>
                <w:szCs w:val="18"/>
              </w:rPr>
              <w:t>Cr Omnibus ETH (Omnibus – bank side) 1 ETH</w:t>
            </w:r>
          </w:p>
          <w:p w14:paraId="39894367" w14:textId="77777777" w:rsidR="00DA445A" w:rsidRPr="0081285F" w:rsidRDefault="00DA445A" w:rsidP="00262D67">
            <w:pPr>
              <w:pStyle w:val="Currenttext"/>
              <w:spacing w:before="0"/>
              <w:ind w:left="318"/>
              <w:rPr>
                <w:sz w:val="14"/>
                <w:szCs w:val="18"/>
              </w:rPr>
            </w:pPr>
          </w:p>
          <w:p w14:paraId="61EB90BF" w14:textId="77777777" w:rsidR="00DA445A" w:rsidRDefault="00DA445A" w:rsidP="00262D67">
            <w:pPr>
              <w:pStyle w:val="Currenttext"/>
              <w:ind w:left="0"/>
            </w:pPr>
          </w:p>
        </w:tc>
        <w:tc>
          <w:tcPr>
            <w:tcW w:w="4709" w:type="dxa"/>
            <w:tcBorders>
              <w:top w:val="nil"/>
              <w:left w:val="nil"/>
              <w:bottom w:val="nil"/>
              <w:right w:val="nil"/>
            </w:tcBorders>
          </w:tcPr>
          <w:p w14:paraId="251CD06C" w14:textId="77777777" w:rsidR="00DA445A" w:rsidRDefault="00DA445A" w:rsidP="00262D67">
            <w:pPr>
              <w:pStyle w:val="Currenttext"/>
              <w:ind w:left="0"/>
              <w:jc w:val="right"/>
            </w:pPr>
            <w:r>
              <w:rPr>
                <w:noProof/>
              </w:rPr>
              <w:drawing>
                <wp:inline distT="0" distB="0" distL="0" distR="0" wp14:anchorId="72CA7231" wp14:editId="5B8BB2A4">
                  <wp:extent cx="2616919" cy="2726690"/>
                  <wp:effectExtent l="0" t="0" r="0" b="0"/>
                  <wp:docPr id="194086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25321" cy="2735445"/>
                          </a:xfrm>
                          <a:prstGeom prst="rect">
                            <a:avLst/>
                          </a:prstGeom>
                          <a:noFill/>
                        </pic:spPr>
                      </pic:pic>
                    </a:graphicData>
                  </a:graphic>
                </wp:inline>
              </w:drawing>
            </w:r>
          </w:p>
        </w:tc>
      </w:tr>
    </w:tbl>
    <w:p w14:paraId="58AC12EA" w14:textId="77777777" w:rsidR="00DA445A" w:rsidRPr="00211F7C" w:rsidRDefault="00DA445A" w:rsidP="00DA445A">
      <w:pPr>
        <w:ind w:left="567"/>
        <w:rPr>
          <w:u w:val="single"/>
        </w:rPr>
      </w:pPr>
      <w:r w:rsidRPr="00211F7C">
        <w:rPr>
          <w:u w:val="single"/>
        </w:rPr>
        <w:t xml:space="preserve">Case of </w:t>
      </w:r>
      <w:proofErr w:type="spellStart"/>
      <w:r>
        <w:rPr>
          <w:u w:val="single"/>
        </w:rPr>
        <w:t>Aplo</w:t>
      </w:r>
      <w:proofErr w:type="spellEnd"/>
    </w:p>
    <w:p w14:paraId="5C5E8D32" w14:textId="77777777" w:rsidR="00DA445A" w:rsidRDefault="00DA445A" w:rsidP="00DA445A">
      <w:pPr>
        <w:pStyle w:val="Currenttext"/>
      </w:pPr>
    </w:p>
    <w:p w14:paraId="325BB079" w14:textId="77777777" w:rsidR="00DA445A" w:rsidRDefault="00DA445A" w:rsidP="00DA445A">
      <w:pPr>
        <w:pStyle w:val="Currenttext"/>
      </w:pPr>
      <w:r>
        <w:t>A c</w:t>
      </w:r>
      <w:r w:rsidRPr="00211F7C">
        <w:t>ustomer sells 1 ETH at 3</w:t>
      </w:r>
      <w:r>
        <w:t xml:space="preserve"> </w:t>
      </w:r>
      <w:r w:rsidRPr="00211F7C">
        <w:t xml:space="preserve">000 €, which is the customer price which includes bank margin of 15 €.  There </w:t>
      </w:r>
      <w:r>
        <w:t>is</w:t>
      </w:r>
      <w:r w:rsidRPr="00211F7C">
        <w:t xml:space="preserve"> 20 € of bank fees.  </w:t>
      </w:r>
    </w:p>
    <w:p w14:paraId="028DEEB9" w14:textId="77777777" w:rsidR="00DA445A" w:rsidRDefault="00DA445A" w:rsidP="00DA445A">
      <w:pPr>
        <w:pStyle w:val="Currenttext"/>
      </w:pPr>
    </w:p>
    <w:tbl>
      <w:tblPr>
        <w:tblStyle w:val="TableGrid"/>
        <w:tblW w:w="0" w:type="auto"/>
        <w:tblInd w:w="567" w:type="dxa"/>
        <w:tblLook w:val="04A0" w:firstRow="1" w:lastRow="0" w:firstColumn="1" w:lastColumn="0" w:noHBand="0" w:noVBand="1"/>
      </w:tblPr>
      <w:tblGrid>
        <w:gridCol w:w="4331"/>
        <w:gridCol w:w="4740"/>
      </w:tblGrid>
      <w:tr w:rsidR="00DA445A" w14:paraId="4EC917EF" w14:textId="77777777" w:rsidTr="00262D67">
        <w:tc>
          <w:tcPr>
            <w:tcW w:w="4331" w:type="dxa"/>
            <w:tcBorders>
              <w:top w:val="nil"/>
              <w:left w:val="nil"/>
              <w:bottom w:val="nil"/>
              <w:right w:val="nil"/>
            </w:tcBorders>
          </w:tcPr>
          <w:p w14:paraId="1A0BDDBD" w14:textId="77777777" w:rsidR="00DA445A" w:rsidRPr="0024432C" w:rsidRDefault="00DA445A" w:rsidP="00DA445A">
            <w:pPr>
              <w:pStyle w:val="Currenttext"/>
              <w:numPr>
                <w:ilvl w:val="0"/>
                <w:numId w:val="156"/>
              </w:numPr>
              <w:ind w:left="315"/>
              <w:rPr>
                <w:sz w:val="14"/>
                <w:szCs w:val="18"/>
              </w:rPr>
            </w:pPr>
            <w:r w:rsidRPr="0024432C">
              <w:rPr>
                <w:sz w:val="14"/>
                <w:szCs w:val="18"/>
              </w:rPr>
              <w:t>Pre-trade at Bank / SCS</w:t>
            </w:r>
          </w:p>
          <w:p w14:paraId="54466DC8" w14:textId="77777777" w:rsidR="00DA445A" w:rsidRPr="0024432C" w:rsidRDefault="00DA445A" w:rsidP="00262D67">
            <w:pPr>
              <w:pStyle w:val="Currenttext"/>
              <w:ind w:left="315"/>
              <w:rPr>
                <w:sz w:val="14"/>
                <w:szCs w:val="18"/>
              </w:rPr>
            </w:pPr>
            <w:r w:rsidRPr="0024432C">
              <w:rPr>
                <w:sz w:val="14"/>
                <w:szCs w:val="18"/>
              </w:rPr>
              <w:t>Reserve Customer 1 ETH</w:t>
            </w:r>
          </w:p>
          <w:p w14:paraId="2CEE857F" w14:textId="77777777" w:rsidR="00DA445A" w:rsidRPr="0024432C" w:rsidRDefault="00DA445A" w:rsidP="00DA445A">
            <w:pPr>
              <w:pStyle w:val="Currenttext"/>
              <w:numPr>
                <w:ilvl w:val="0"/>
                <w:numId w:val="156"/>
              </w:numPr>
              <w:ind w:left="315"/>
              <w:rPr>
                <w:sz w:val="14"/>
                <w:szCs w:val="18"/>
              </w:rPr>
            </w:pPr>
            <w:r w:rsidRPr="0024432C">
              <w:rPr>
                <w:sz w:val="14"/>
                <w:szCs w:val="18"/>
              </w:rPr>
              <w:t xml:space="preserve">Execution at </w:t>
            </w:r>
            <w:r>
              <w:rPr>
                <w:sz w:val="14"/>
                <w:szCs w:val="18"/>
              </w:rPr>
              <w:t>broker</w:t>
            </w:r>
            <w:r w:rsidRPr="0024432C">
              <w:rPr>
                <w:sz w:val="14"/>
                <w:szCs w:val="18"/>
              </w:rPr>
              <w:t xml:space="preserve"> level</w:t>
            </w:r>
          </w:p>
          <w:p w14:paraId="55842BEE" w14:textId="77777777" w:rsidR="00DA445A" w:rsidRPr="0024432C" w:rsidRDefault="00DA445A" w:rsidP="00262D67">
            <w:pPr>
              <w:pStyle w:val="Currenttext"/>
              <w:ind w:left="315"/>
              <w:rPr>
                <w:sz w:val="14"/>
                <w:szCs w:val="18"/>
              </w:rPr>
            </w:pPr>
            <w:r w:rsidRPr="0024432C">
              <w:rPr>
                <w:sz w:val="14"/>
                <w:szCs w:val="18"/>
              </w:rPr>
              <w:t>Db Bank ETH position 1 ETH</w:t>
            </w:r>
          </w:p>
          <w:p w14:paraId="4A963EA6" w14:textId="77777777" w:rsidR="00DA445A" w:rsidRPr="0024432C" w:rsidRDefault="00DA445A" w:rsidP="00262D67">
            <w:pPr>
              <w:pStyle w:val="Currenttext"/>
              <w:spacing w:before="0"/>
              <w:ind w:left="318"/>
              <w:rPr>
                <w:sz w:val="14"/>
                <w:szCs w:val="18"/>
              </w:rPr>
            </w:pPr>
            <w:r w:rsidRPr="0024432C">
              <w:rPr>
                <w:sz w:val="14"/>
                <w:szCs w:val="18"/>
              </w:rPr>
              <w:t>Cr Bank EUR position 3 01</w:t>
            </w:r>
            <w:r>
              <w:rPr>
                <w:sz w:val="14"/>
                <w:szCs w:val="18"/>
              </w:rPr>
              <w:t>5</w:t>
            </w:r>
            <w:r w:rsidRPr="0024432C">
              <w:rPr>
                <w:sz w:val="14"/>
                <w:szCs w:val="18"/>
              </w:rPr>
              <w:t xml:space="preserve"> € </w:t>
            </w:r>
          </w:p>
          <w:p w14:paraId="00EE4372" w14:textId="77777777" w:rsidR="00DA445A" w:rsidRPr="0024432C" w:rsidRDefault="00DA445A" w:rsidP="00DA445A">
            <w:pPr>
              <w:pStyle w:val="Currenttext"/>
              <w:numPr>
                <w:ilvl w:val="0"/>
                <w:numId w:val="156"/>
              </w:numPr>
              <w:ind w:left="315"/>
              <w:rPr>
                <w:sz w:val="14"/>
                <w:szCs w:val="18"/>
              </w:rPr>
            </w:pPr>
            <w:r w:rsidRPr="0024432C">
              <w:rPr>
                <w:sz w:val="14"/>
                <w:szCs w:val="18"/>
              </w:rPr>
              <w:t>Post-trade at Bank / SCS</w:t>
            </w:r>
          </w:p>
          <w:p w14:paraId="4F9E176C" w14:textId="77777777" w:rsidR="00DA445A" w:rsidRPr="0024432C" w:rsidRDefault="00DA445A" w:rsidP="00262D67">
            <w:pPr>
              <w:pStyle w:val="Currenttext"/>
              <w:ind w:left="315"/>
              <w:rPr>
                <w:sz w:val="14"/>
                <w:szCs w:val="18"/>
              </w:rPr>
            </w:pPr>
            <w:r w:rsidRPr="0024432C">
              <w:rPr>
                <w:sz w:val="14"/>
                <w:szCs w:val="18"/>
              </w:rPr>
              <w:t xml:space="preserve">Db Customer </w:t>
            </w:r>
            <w:r>
              <w:rPr>
                <w:sz w:val="14"/>
                <w:szCs w:val="18"/>
              </w:rPr>
              <w:t xml:space="preserve">Transitory </w:t>
            </w:r>
            <w:r w:rsidRPr="0024432C">
              <w:rPr>
                <w:sz w:val="14"/>
                <w:szCs w:val="18"/>
              </w:rPr>
              <w:t>1 ETH (and unreserve)</w:t>
            </w:r>
          </w:p>
          <w:p w14:paraId="7EF56E1D" w14:textId="77777777" w:rsidR="00DA445A" w:rsidRPr="0024432C" w:rsidRDefault="00DA445A" w:rsidP="00262D67">
            <w:pPr>
              <w:pStyle w:val="Currenttext"/>
              <w:spacing w:before="0"/>
              <w:ind w:left="318"/>
              <w:rPr>
                <w:sz w:val="14"/>
                <w:szCs w:val="18"/>
              </w:rPr>
            </w:pPr>
            <w:r w:rsidRPr="0024432C">
              <w:rPr>
                <w:sz w:val="14"/>
                <w:szCs w:val="18"/>
              </w:rPr>
              <w:t xml:space="preserve">Cr Bank ETH </w:t>
            </w:r>
            <w:r>
              <w:rPr>
                <w:sz w:val="14"/>
                <w:szCs w:val="18"/>
              </w:rPr>
              <w:t>broker</w:t>
            </w:r>
            <w:r w:rsidRPr="0024432C">
              <w:rPr>
                <w:sz w:val="14"/>
                <w:szCs w:val="18"/>
              </w:rPr>
              <w:t xml:space="preserve"> 1 ETH</w:t>
            </w:r>
          </w:p>
          <w:p w14:paraId="288E38B6" w14:textId="77777777" w:rsidR="00DA445A" w:rsidRPr="0024432C" w:rsidRDefault="00DA445A" w:rsidP="00262D67">
            <w:pPr>
              <w:pStyle w:val="Currenttext"/>
              <w:spacing w:before="0"/>
              <w:ind w:left="318"/>
              <w:rPr>
                <w:sz w:val="14"/>
                <w:szCs w:val="18"/>
              </w:rPr>
            </w:pPr>
            <w:r w:rsidRPr="0024432C">
              <w:rPr>
                <w:sz w:val="14"/>
                <w:szCs w:val="18"/>
              </w:rPr>
              <w:t xml:space="preserve">Db </w:t>
            </w:r>
            <w:r>
              <w:rPr>
                <w:sz w:val="14"/>
                <w:szCs w:val="18"/>
              </w:rPr>
              <w:t>Broker</w:t>
            </w:r>
            <w:r w:rsidRPr="0024432C">
              <w:rPr>
                <w:sz w:val="14"/>
                <w:szCs w:val="18"/>
              </w:rPr>
              <w:t xml:space="preserve"> (</w:t>
            </w:r>
            <w:r>
              <w:rPr>
                <w:sz w:val="14"/>
                <w:szCs w:val="18"/>
              </w:rPr>
              <w:t>loro</w:t>
            </w:r>
            <w:r w:rsidRPr="0024432C">
              <w:rPr>
                <w:sz w:val="14"/>
                <w:szCs w:val="18"/>
              </w:rPr>
              <w:t>) 3 01</w:t>
            </w:r>
            <w:r>
              <w:rPr>
                <w:sz w:val="14"/>
                <w:szCs w:val="18"/>
              </w:rPr>
              <w:t>5</w:t>
            </w:r>
            <w:r w:rsidRPr="0024432C">
              <w:rPr>
                <w:sz w:val="14"/>
                <w:szCs w:val="18"/>
              </w:rPr>
              <w:t xml:space="preserve"> €</w:t>
            </w:r>
          </w:p>
          <w:p w14:paraId="7322606D" w14:textId="77777777" w:rsidR="00DA445A" w:rsidRPr="0024432C" w:rsidRDefault="00DA445A" w:rsidP="00262D67">
            <w:pPr>
              <w:pStyle w:val="Currenttext"/>
              <w:spacing w:before="0"/>
              <w:ind w:left="318"/>
              <w:rPr>
                <w:sz w:val="14"/>
                <w:szCs w:val="18"/>
              </w:rPr>
            </w:pPr>
            <w:r w:rsidRPr="0024432C">
              <w:rPr>
                <w:sz w:val="14"/>
                <w:szCs w:val="18"/>
              </w:rPr>
              <w:t>Cr Customer 2 980 € (1 x 3 000 – 20)</w:t>
            </w:r>
          </w:p>
          <w:p w14:paraId="08DA2C4A" w14:textId="77777777" w:rsidR="00DA445A" w:rsidRPr="0024432C" w:rsidRDefault="00DA445A" w:rsidP="00262D67">
            <w:pPr>
              <w:pStyle w:val="Currenttext"/>
              <w:spacing w:before="0"/>
              <w:ind w:left="318"/>
              <w:rPr>
                <w:sz w:val="14"/>
                <w:szCs w:val="18"/>
              </w:rPr>
            </w:pPr>
            <w:r w:rsidRPr="0024432C">
              <w:rPr>
                <w:sz w:val="14"/>
                <w:szCs w:val="18"/>
              </w:rPr>
              <w:t>Cr Bank P&amp;L (exchange, unrealized) 3</w:t>
            </w:r>
            <w:r>
              <w:rPr>
                <w:sz w:val="14"/>
                <w:szCs w:val="18"/>
              </w:rPr>
              <w:t>5</w:t>
            </w:r>
            <w:r w:rsidRPr="0024432C">
              <w:rPr>
                <w:sz w:val="14"/>
                <w:szCs w:val="18"/>
              </w:rPr>
              <w:t xml:space="preserve"> € (20 + 15)</w:t>
            </w:r>
          </w:p>
          <w:p w14:paraId="34E1BB92" w14:textId="77777777" w:rsidR="00DA445A" w:rsidRPr="0081285F" w:rsidRDefault="00DA445A" w:rsidP="00DA445A">
            <w:pPr>
              <w:pStyle w:val="Currenttext"/>
              <w:numPr>
                <w:ilvl w:val="0"/>
                <w:numId w:val="156"/>
              </w:numPr>
              <w:ind w:left="315"/>
              <w:rPr>
                <w:sz w:val="14"/>
                <w:szCs w:val="18"/>
              </w:rPr>
            </w:pPr>
            <w:r w:rsidRPr="0081285F">
              <w:rPr>
                <w:sz w:val="14"/>
                <w:szCs w:val="18"/>
              </w:rPr>
              <w:t xml:space="preserve">Transfer between </w:t>
            </w:r>
            <w:r>
              <w:rPr>
                <w:sz w:val="14"/>
                <w:szCs w:val="18"/>
              </w:rPr>
              <w:t>Custody</w:t>
            </w:r>
            <w:r w:rsidRPr="0081285F">
              <w:rPr>
                <w:sz w:val="14"/>
                <w:szCs w:val="18"/>
              </w:rPr>
              <w:t xml:space="preserve"> and </w:t>
            </w:r>
            <w:r>
              <w:rPr>
                <w:sz w:val="14"/>
                <w:szCs w:val="18"/>
              </w:rPr>
              <w:t>Broker</w:t>
            </w:r>
            <w:r w:rsidRPr="0081285F">
              <w:rPr>
                <w:sz w:val="14"/>
                <w:szCs w:val="18"/>
              </w:rPr>
              <w:t xml:space="preserve"> for the customer funds</w:t>
            </w:r>
          </w:p>
          <w:p w14:paraId="52E59BB7" w14:textId="77777777" w:rsidR="007A24DE" w:rsidRPr="007A24DE" w:rsidRDefault="007A24DE" w:rsidP="00262D67">
            <w:pPr>
              <w:pStyle w:val="Currenttext"/>
              <w:ind w:left="315"/>
              <w:rPr>
                <w:sz w:val="14"/>
                <w:szCs w:val="18"/>
              </w:rPr>
            </w:pPr>
            <w:r w:rsidRPr="007A24DE">
              <w:rPr>
                <w:sz w:val="14"/>
                <w:szCs w:val="18"/>
              </w:rPr>
              <w:t>Db Omnibus ETH Custody 1 ETH</w:t>
            </w:r>
          </w:p>
          <w:p w14:paraId="4D93A6DA" w14:textId="77777777" w:rsidR="007A24DE" w:rsidRPr="007A24DE" w:rsidRDefault="007A24DE" w:rsidP="00262D67">
            <w:pPr>
              <w:pStyle w:val="Currenttext"/>
              <w:spacing w:before="0"/>
              <w:ind w:left="318"/>
              <w:rPr>
                <w:sz w:val="14"/>
                <w:szCs w:val="18"/>
              </w:rPr>
            </w:pPr>
            <w:r w:rsidRPr="007A24DE">
              <w:rPr>
                <w:sz w:val="14"/>
                <w:szCs w:val="18"/>
              </w:rPr>
              <w:t xml:space="preserve">Cr Bank ETH </w:t>
            </w:r>
            <w:r w:rsidR="00DA445A">
              <w:rPr>
                <w:sz w:val="14"/>
                <w:szCs w:val="18"/>
              </w:rPr>
              <w:t>broker</w:t>
            </w:r>
            <w:r w:rsidRPr="007A24DE">
              <w:rPr>
                <w:sz w:val="14"/>
                <w:szCs w:val="18"/>
              </w:rPr>
              <w:t xml:space="preserve"> 1 ETH</w:t>
            </w:r>
          </w:p>
          <w:p w14:paraId="3474DE33" w14:textId="77777777" w:rsidR="00DA445A" w:rsidRPr="0081285F" w:rsidRDefault="00DA445A" w:rsidP="00DA445A">
            <w:pPr>
              <w:pStyle w:val="Currenttext"/>
              <w:numPr>
                <w:ilvl w:val="0"/>
                <w:numId w:val="156"/>
              </w:numPr>
              <w:ind w:left="315"/>
              <w:rPr>
                <w:sz w:val="14"/>
                <w:szCs w:val="18"/>
              </w:rPr>
            </w:pPr>
            <w:r w:rsidRPr="0081285F">
              <w:rPr>
                <w:sz w:val="14"/>
                <w:szCs w:val="18"/>
              </w:rPr>
              <w:t>Post-transfer in SCS</w:t>
            </w:r>
          </w:p>
          <w:p w14:paraId="027D1EAD" w14:textId="77777777" w:rsidR="00176A06" w:rsidRPr="00176A06" w:rsidRDefault="00176A06" w:rsidP="00262D67">
            <w:pPr>
              <w:pStyle w:val="Currenttext"/>
              <w:ind w:left="315"/>
              <w:rPr>
                <w:sz w:val="14"/>
                <w:szCs w:val="18"/>
              </w:rPr>
            </w:pPr>
            <w:r w:rsidRPr="00176A06">
              <w:rPr>
                <w:sz w:val="14"/>
                <w:szCs w:val="18"/>
              </w:rPr>
              <w:t>DB Customer ETH (Omnibus – Customer side) 1 ETH</w:t>
            </w:r>
          </w:p>
          <w:p w14:paraId="150E85A7" w14:textId="77777777" w:rsidR="00176A06" w:rsidRPr="00176A06" w:rsidRDefault="00176A06" w:rsidP="00262D67">
            <w:pPr>
              <w:pStyle w:val="Currenttext"/>
              <w:spacing w:before="0"/>
              <w:ind w:left="318"/>
              <w:rPr>
                <w:sz w:val="14"/>
                <w:szCs w:val="18"/>
              </w:rPr>
            </w:pPr>
            <w:r w:rsidRPr="00176A06">
              <w:rPr>
                <w:sz w:val="14"/>
                <w:szCs w:val="18"/>
              </w:rPr>
              <w:t>Cr Customer Transitory 1 ETH</w:t>
            </w:r>
          </w:p>
          <w:p w14:paraId="692A10FD" w14:textId="77777777" w:rsidR="00176A06" w:rsidRPr="00176A06" w:rsidRDefault="00176A06" w:rsidP="00262D67">
            <w:pPr>
              <w:pStyle w:val="Currenttext"/>
              <w:spacing w:before="0"/>
              <w:ind w:left="318"/>
              <w:rPr>
                <w:sz w:val="14"/>
                <w:szCs w:val="18"/>
              </w:rPr>
            </w:pPr>
            <w:r w:rsidRPr="00176A06">
              <w:rPr>
                <w:sz w:val="14"/>
                <w:szCs w:val="18"/>
              </w:rPr>
              <w:t xml:space="preserve">Db Bank ETH </w:t>
            </w:r>
            <w:r w:rsidR="00DA445A">
              <w:rPr>
                <w:sz w:val="14"/>
                <w:szCs w:val="18"/>
              </w:rPr>
              <w:t>broker</w:t>
            </w:r>
            <w:r w:rsidRPr="00176A06">
              <w:rPr>
                <w:sz w:val="14"/>
                <w:szCs w:val="18"/>
              </w:rPr>
              <w:t xml:space="preserve"> 1 ETH</w:t>
            </w:r>
          </w:p>
          <w:p w14:paraId="0DDAA908" w14:textId="77777777" w:rsidR="00176A06" w:rsidRPr="00176A06" w:rsidRDefault="00176A06" w:rsidP="00262D67">
            <w:pPr>
              <w:pStyle w:val="Currenttext"/>
              <w:spacing w:before="0"/>
              <w:ind w:left="318"/>
              <w:rPr>
                <w:sz w:val="14"/>
                <w:szCs w:val="18"/>
              </w:rPr>
            </w:pPr>
            <w:r w:rsidRPr="00176A06">
              <w:rPr>
                <w:sz w:val="14"/>
                <w:szCs w:val="18"/>
              </w:rPr>
              <w:t>Cr Omnibus ETH (Omnibus – bank side) 1 ETH</w:t>
            </w:r>
          </w:p>
          <w:p w14:paraId="189359B2" w14:textId="77777777" w:rsidR="00DA445A" w:rsidRDefault="00DA445A" w:rsidP="00262D67">
            <w:pPr>
              <w:pStyle w:val="Currenttext"/>
              <w:ind w:left="596"/>
            </w:pPr>
          </w:p>
        </w:tc>
        <w:tc>
          <w:tcPr>
            <w:tcW w:w="4740" w:type="dxa"/>
            <w:tcBorders>
              <w:top w:val="nil"/>
              <w:left w:val="nil"/>
              <w:bottom w:val="nil"/>
              <w:right w:val="nil"/>
            </w:tcBorders>
          </w:tcPr>
          <w:p w14:paraId="67E4C792" w14:textId="77777777" w:rsidR="00DA445A" w:rsidRDefault="00DA445A" w:rsidP="00262D67">
            <w:pPr>
              <w:pStyle w:val="Currenttext"/>
              <w:ind w:left="0"/>
              <w:jc w:val="right"/>
            </w:pPr>
            <w:r>
              <w:rPr>
                <w:noProof/>
              </w:rPr>
              <w:drawing>
                <wp:inline distT="0" distB="0" distL="0" distR="0" wp14:anchorId="19512CB3" wp14:editId="5A2C90D0">
                  <wp:extent cx="2583615" cy="2726690"/>
                  <wp:effectExtent l="0" t="0" r="7620" b="0"/>
                  <wp:docPr id="1740892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1963" cy="2735501"/>
                          </a:xfrm>
                          <a:prstGeom prst="rect">
                            <a:avLst/>
                          </a:prstGeom>
                          <a:noFill/>
                        </pic:spPr>
                      </pic:pic>
                    </a:graphicData>
                  </a:graphic>
                </wp:inline>
              </w:drawing>
            </w:r>
          </w:p>
        </w:tc>
      </w:tr>
    </w:tbl>
    <w:p w14:paraId="13A81B3F" w14:textId="77777777" w:rsidR="00DA445A" w:rsidRDefault="00DA445A" w:rsidP="00DA445A">
      <w:pPr>
        <w:ind w:left="567"/>
        <w:rPr>
          <w:b/>
          <w:bCs/>
        </w:rPr>
      </w:pPr>
    </w:p>
    <w:p w14:paraId="3329F72F" w14:textId="77777777" w:rsidR="00DA445A" w:rsidRDefault="00DA445A" w:rsidP="00DA445A">
      <w:pPr>
        <w:ind w:left="567"/>
        <w:rPr>
          <w:b/>
          <w:bCs/>
        </w:rPr>
      </w:pPr>
      <w:r>
        <w:rPr>
          <w:b/>
          <w:bCs/>
        </w:rPr>
        <w:t>Sell order (expressed in quote currency)</w:t>
      </w:r>
    </w:p>
    <w:p w14:paraId="6BFCA1DC" w14:textId="77777777" w:rsidR="00DA445A" w:rsidRDefault="00DA445A" w:rsidP="00DA445A">
      <w:pPr>
        <w:ind w:left="567"/>
        <w:rPr>
          <w:u w:val="single"/>
        </w:rPr>
      </w:pPr>
    </w:p>
    <w:p w14:paraId="55DA6251" w14:textId="77777777" w:rsidR="00DA445A" w:rsidRPr="00850393" w:rsidRDefault="00DA445A" w:rsidP="00DA445A">
      <w:pPr>
        <w:ind w:left="567"/>
        <w:rPr>
          <w:u w:val="single"/>
        </w:rPr>
      </w:pPr>
      <w:r w:rsidRPr="00850393">
        <w:rPr>
          <w:u w:val="single"/>
        </w:rPr>
        <w:t>Case of Wyden</w:t>
      </w:r>
    </w:p>
    <w:p w14:paraId="35FA9EC2" w14:textId="67B28AAC" w:rsidR="00DA445A" w:rsidRDefault="00DA445A" w:rsidP="00DA445A">
      <w:pPr>
        <w:pStyle w:val="Currenttext"/>
      </w:pPr>
      <w:r>
        <w:rPr>
          <w:lang w:val="en-US"/>
        </w:rPr>
        <w:t xml:space="preserve">A customer sells </w:t>
      </w:r>
      <w:r w:rsidRPr="00E16B63">
        <w:rPr>
          <w:lang w:val="en-US"/>
        </w:rPr>
        <w:t>for 1000 € of ETH, at the time of the order validation</w:t>
      </w:r>
      <w:r>
        <w:rPr>
          <w:lang w:val="en-US"/>
        </w:rPr>
        <w:t xml:space="preserve"> the</w:t>
      </w:r>
      <w:r w:rsidRPr="00E16B63">
        <w:rPr>
          <w:lang w:val="en-US"/>
        </w:rPr>
        <w:t xml:space="preserve"> price is 2500 EUR, but the bank takes 0.5 % margin, so showing 2487.5 €, expecting to sell 0.402010 ETH.  Plus 15 € of fees (1.5 % on customer cost) – he’ll get only 985 €.  Order is executed at 2470 EUR. There </w:t>
      </w:r>
      <w:proofErr w:type="gramStart"/>
      <w:r w:rsidRPr="00E16B63">
        <w:rPr>
          <w:lang w:val="en-US"/>
        </w:rPr>
        <w:t>is</w:t>
      </w:r>
      <w:proofErr w:type="gramEnd"/>
      <w:r w:rsidRPr="00E16B63">
        <w:rPr>
          <w:lang w:val="en-US"/>
        </w:rPr>
        <w:t xml:space="preserve"> 5 </w:t>
      </w:r>
      <w:proofErr w:type="gramStart"/>
      <w:r w:rsidRPr="00E16B63">
        <w:rPr>
          <w:lang w:val="en-US"/>
        </w:rPr>
        <w:t>€ of exchange</w:t>
      </w:r>
      <w:proofErr w:type="gramEnd"/>
      <w:r w:rsidRPr="00E16B63">
        <w:rPr>
          <w:lang w:val="en-US"/>
        </w:rPr>
        <w:t xml:space="preserve"> </w:t>
      </w:r>
      <w:r w:rsidR="00F13F32" w:rsidRPr="00E16B63">
        <w:rPr>
          <w:lang w:val="en-US"/>
        </w:rPr>
        <w:t>fees</w:t>
      </w:r>
      <w:r w:rsidRPr="00E16B63">
        <w:t>.  At 2470 €, execution price shown to the customer is 2457.65 €, so for 1000 €, he should sell 0.406893 ETH.</w:t>
      </w:r>
    </w:p>
    <w:p w14:paraId="6AA95071" w14:textId="477EE158" w:rsidR="00DA445A" w:rsidRDefault="62DEBFD7" w:rsidP="00DA445A">
      <w:pPr>
        <w:pStyle w:val="Currenttext"/>
      </w:pPr>
      <w:r>
        <w:t xml:space="preserve">To manage the fact that the ETH amount to sell is higher than initially foreseen, we need to take a margin on the reserved amount, if we want to guarantee the customer gets 1000 €.  In this example let’s take 1 % margin on the ETH which are reserved, it makes: 0.406030 ETH to block.  Which is not enough to cover the target amount, to reach 1000 € at target customer price.  </w:t>
      </w:r>
      <w:proofErr w:type="gramStart"/>
      <w:r>
        <w:t>In order to</w:t>
      </w:r>
      <w:proofErr w:type="gramEnd"/>
      <w:r>
        <w:t xml:space="preserve"> cap the amount to the reserved amount, we need to compute a customer price that allows to reach this reserved amount, with a specific price margin (lower than initially foreseen).  To get 1000 €, it means a customer price of 2462.87 €, and thus a margin of 0.29 % </w:t>
      </w:r>
      <w:r w:rsidR="004443FA">
        <w:t>(</w:t>
      </w:r>
      <w:r w:rsidR="00992199">
        <w:t xml:space="preserve">based on the difference this customer price and the execution price, i.e. </w:t>
      </w:r>
      <w:r w:rsidR="00E24D47">
        <w:t>1 – (</w:t>
      </w:r>
      <w:r w:rsidR="00520DA8">
        <w:t xml:space="preserve">2462.87 / 2470)) </w:t>
      </w:r>
      <w:r>
        <w:t>instead of 0.5 %.</w:t>
      </w:r>
    </w:p>
    <w:p w14:paraId="7C7FE254" w14:textId="77777777" w:rsidR="00DA445A" w:rsidRDefault="00DA445A" w:rsidP="00DA445A">
      <w:pPr>
        <w:pStyle w:val="Currenttext"/>
      </w:pPr>
    </w:p>
    <w:tbl>
      <w:tblPr>
        <w:tblStyle w:val="TableGrid"/>
        <w:tblW w:w="0" w:type="auto"/>
        <w:tblInd w:w="567" w:type="dxa"/>
        <w:tblLook w:val="04A0" w:firstRow="1" w:lastRow="0" w:firstColumn="1" w:lastColumn="0" w:noHBand="0" w:noVBand="1"/>
      </w:tblPr>
      <w:tblGrid>
        <w:gridCol w:w="4331"/>
        <w:gridCol w:w="4740"/>
      </w:tblGrid>
      <w:tr w:rsidR="00DA445A" w14:paraId="58058B3C" w14:textId="77777777" w:rsidTr="00262D67">
        <w:tc>
          <w:tcPr>
            <w:tcW w:w="4331" w:type="dxa"/>
            <w:tcBorders>
              <w:top w:val="nil"/>
              <w:left w:val="nil"/>
              <w:bottom w:val="nil"/>
              <w:right w:val="nil"/>
            </w:tcBorders>
          </w:tcPr>
          <w:p w14:paraId="511AA434" w14:textId="77777777" w:rsidR="00DA445A" w:rsidRPr="0024432C" w:rsidRDefault="00DA445A" w:rsidP="00046845">
            <w:pPr>
              <w:pStyle w:val="Currenttext"/>
              <w:numPr>
                <w:ilvl w:val="0"/>
                <w:numId w:val="165"/>
              </w:numPr>
              <w:ind w:left="315"/>
              <w:rPr>
                <w:sz w:val="14"/>
                <w:szCs w:val="18"/>
              </w:rPr>
            </w:pPr>
            <w:r w:rsidRPr="0024432C">
              <w:rPr>
                <w:sz w:val="14"/>
                <w:szCs w:val="18"/>
              </w:rPr>
              <w:t>Pre-trade at Bank / SCS</w:t>
            </w:r>
          </w:p>
          <w:p w14:paraId="061A4A1E" w14:textId="77777777" w:rsidR="00DA445A" w:rsidRPr="0024432C" w:rsidRDefault="00DA445A" w:rsidP="00262D67">
            <w:pPr>
              <w:pStyle w:val="Currenttext"/>
              <w:ind w:left="315"/>
              <w:rPr>
                <w:sz w:val="14"/>
                <w:szCs w:val="18"/>
              </w:rPr>
            </w:pPr>
            <w:r w:rsidRPr="0024432C">
              <w:rPr>
                <w:sz w:val="14"/>
                <w:szCs w:val="18"/>
              </w:rPr>
              <w:t xml:space="preserve">Reserve Customer </w:t>
            </w:r>
            <w:r w:rsidRPr="009C06BE">
              <w:rPr>
                <w:sz w:val="14"/>
                <w:szCs w:val="18"/>
              </w:rPr>
              <w:t>0.406030 ETH</w:t>
            </w:r>
          </w:p>
          <w:p w14:paraId="399A119A" w14:textId="77777777" w:rsidR="00DA445A" w:rsidRPr="009C06BE" w:rsidRDefault="00DA445A" w:rsidP="00046845">
            <w:pPr>
              <w:pStyle w:val="Currenttext"/>
              <w:numPr>
                <w:ilvl w:val="0"/>
                <w:numId w:val="165"/>
              </w:numPr>
              <w:ind w:left="315"/>
              <w:rPr>
                <w:sz w:val="14"/>
                <w:szCs w:val="18"/>
              </w:rPr>
            </w:pPr>
            <w:r w:rsidRPr="0024432C">
              <w:rPr>
                <w:sz w:val="14"/>
                <w:szCs w:val="18"/>
              </w:rPr>
              <w:t xml:space="preserve">Execution at </w:t>
            </w:r>
            <w:r w:rsidRPr="009C06BE">
              <w:rPr>
                <w:sz w:val="14"/>
                <w:szCs w:val="18"/>
              </w:rPr>
              <w:t>exchange level (bank sells 0.402010 ETH at 2470 € + 5 € of fees)</w:t>
            </w:r>
          </w:p>
          <w:p w14:paraId="66A21D54" w14:textId="77777777" w:rsidR="00DA445A" w:rsidRPr="0024432C" w:rsidRDefault="00DA445A" w:rsidP="00262D67">
            <w:pPr>
              <w:pStyle w:val="Currenttext"/>
              <w:ind w:left="315"/>
              <w:rPr>
                <w:sz w:val="14"/>
                <w:szCs w:val="18"/>
              </w:rPr>
            </w:pPr>
            <w:r w:rsidRPr="0024432C">
              <w:rPr>
                <w:sz w:val="14"/>
                <w:szCs w:val="18"/>
              </w:rPr>
              <w:t xml:space="preserve">Db Bank ETH position </w:t>
            </w:r>
            <w:r w:rsidRPr="005B063C">
              <w:rPr>
                <w:sz w:val="14"/>
                <w:szCs w:val="18"/>
              </w:rPr>
              <w:t>0.402010 ETH</w:t>
            </w:r>
          </w:p>
          <w:p w14:paraId="744C1E4B" w14:textId="77777777" w:rsidR="00DA445A" w:rsidRPr="0024432C" w:rsidRDefault="00DA445A" w:rsidP="00262D67">
            <w:pPr>
              <w:pStyle w:val="Currenttext"/>
              <w:spacing w:before="0"/>
              <w:ind w:left="318"/>
              <w:rPr>
                <w:sz w:val="14"/>
                <w:szCs w:val="18"/>
              </w:rPr>
            </w:pPr>
            <w:r w:rsidRPr="0024432C">
              <w:rPr>
                <w:sz w:val="14"/>
                <w:szCs w:val="18"/>
              </w:rPr>
              <w:t xml:space="preserve">Cr Bank EUR position </w:t>
            </w:r>
            <w:r w:rsidRPr="005B063C">
              <w:rPr>
                <w:sz w:val="14"/>
                <w:szCs w:val="18"/>
              </w:rPr>
              <w:t>987.96 € (992.96 – 5)</w:t>
            </w:r>
          </w:p>
          <w:p w14:paraId="273309FA" w14:textId="77777777" w:rsidR="00DA445A" w:rsidRPr="0024432C" w:rsidRDefault="00DA445A" w:rsidP="00046845">
            <w:pPr>
              <w:pStyle w:val="Currenttext"/>
              <w:numPr>
                <w:ilvl w:val="0"/>
                <w:numId w:val="165"/>
              </w:numPr>
              <w:ind w:left="315"/>
              <w:rPr>
                <w:sz w:val="14"/>
                <w:szCs w:val="18"/>
              </w:rPr>
            </w:pPr>
            <w:r w:rsidRPr="0024432C">
              <w:rPr>
                <w:sz w:val="14"/>
                <w:szCs w:val="18"/>
              </w:rPr>
              <w:t>Post-trade at Bank / SCS</w:t>
            </w:r>
          </w:p>
          <w:p w14:paraId="6C12707E" w14:textId="77777777" w:rsidR="00DA445A" w:rsidRPr="0024432C" w:rsidRDefault="00DA445A" w:rsidP="00262D67">
            <w:pPr>
              <w:pStyle w:val="Currenttext"/>
              <w:ind w:left="315"/>
              <w:rPr>
                <w:sz w:val="14"/>
                <w:szCs w:val="18"/>
              </w:rPr>
            </w:pPr>
            <w:r w:rsidRPr="0024432C">
              <w:rPr>
                <w:sz w:val="14"/>
                <w:szCs w:val="18"/>
              </w:rPr>
              <w:t xml:space="preserve">Db Customer </w:t>
            </w:r>
            <w:r>
              <w:rPr>
                <w:sz w:val="14"/>
                <w:szCs w:val="18"/>
              </w:rPr>
              <w:t xml:space="preserve">Transitory </w:t>
            </w:r>
            <w:r w:rsidRPr="00793215">
              <w:rPr>
                <w:sz w:val="14"/>
                <w:szCs w:val="18"/>
              </w:rPr>
              <w:t xml:space="preserve">0.406030 ETH </w:t>
            </w:r>
            <w:r w:rsidRPr="0024432C">
              <w:rPr>
                <w:sz w:val="14"/>
                <w:szCs w:val="18"/>
              </w:rPr>
              <w:t>(and unreserve)</w:t>
            </w:r>
          </w:p>
          <w:p w14:paraId="1A728637" w14:textId="77777777" w:rsidR="00DA445A" w:rsidRDefault="00DA445A" w:rsidP="00262D67">
            <w:pPr>
              <w:pStyle w:val="Currenttext"/>
              <w:spacing w:before="0"/>
              <w:ind w:left="318"/>
              <w:rPr>
                <w:sz w:val="14"/>
                <w:szCs w:val="18"/>
              </w:rPr>
            </w:pPr>
            <w:r w:rsidRPr="0024432C">
              <w:rPr>
                <w:sz w:val="14"/>
                <w:szCs w:val="18"/>
              </w:rPr>
              <w:t xml:space="preserve">Cr Bank ETH </w:t>
            </w:r>
            <w:r w:rsidRPr="00793215">
              <w:rPr>
                <w:sz w:val="14"/>
                <w:szCs w:val="18"/>
              </w:rPr>
              <w:t>exchange 0.402010 ET</w:t>
            </w:r>
            <w:r>
              <w:rPr>
                <w:sz w:val="14"/>
                <w:szCs w:val="18"/>
              </w:rPr>
              <w:t>H</w:t>
            </w:r>
          </w:p>
          <w:p w14:paraId="3693A9F2" w14:textId="77777777" w:rsidR="00DA445A" w:rsidRPr="0024432C" w:rsidRDefault="00DA445A" w:rsidP="00262D67">
            <w:pPr>
              <w:pStyle w:val="Currenttext"/>
              <w:spacing w:before="0"/>
              <w:ind w:left="318"/>
              <w:rPr>
                <w:sz w:val="14"/>
                <w:szCs w:val="18"/>
              </w:rPr>
            </w:pPr>
            <w:r w:rsidRPr="00793215">
              <w:rPr>
                <w:sz w:val="14"/>
                <w:szCs w:val="18"/>
              </w:rPr>
              <w:t>Cr Bank ETH asset – Transitory 0.004020 ETH</w:t>
            </w:r>
          </w:p>
          <w:p w14:paraId="59EB8B12" w14:textId="77777777" w:rsidR="00DA445A" w:rsidRPr="0024432C" w:rsidRDefault="00DA445A" w:rsidP="00262D67">
            <w:pPr>
              <w:pStyle w:val="Currenttext"/>
              <w:spacing w:before="0"/>
              <w:ind w:left="318"/>
              <w:rPr>
                <w:sz w:val="14"/>
                <w:szCs w:val="18"/>
              </w:rPr>
            </w:pPr>
            <w:r w:rsidRPr="0024432C">
              <w:rPr>
                <w:sz w:val="14"/>
                <w:szCs w:val="18"/>
              </w:rPr>
              <w:t xml:space="preserve">Db </w:t>
            </w:r>
            <w:r w:rsidRPr="001638DA">
              <w:rPr>
                <w:sz w:val="14"/>
                <w:szCs w:val="18"/>
              </w:rPr>
              <w:t>Exchange (nostro) 987.96 €</w:t>
            </w:r>
          </w:p>
          <w:p w14:paraId="3C43096E" w14:textId="77777777" w:rsidR="00DA445A" w:rsidRPr="0024432C" w:rsidRDefault="00DA445A" w:rsidP="00262D67">
            <w:pPr>
              <w:pStyle w:val="Currenttext"/>
              <w:spacing w:before="0"/>
              <w:ind w:left="318"/>
              <w:rPr>
                <w:sz w:val="14"/>
                <w:szCs w:val="18"/>
              </w:rPr>
            </w:pPr>
            <w:r w:rsidRPr="0024432C">
              <w:rPr>
                <w:sz w:val="14"/>
                <w:szCs w:val="18"/>
              </w:rPr>
              <w:t xml:space="preserve">Cr </w:t>
            </w:r>
            <w:r w:rsidRPr="001638DA">
              <w:rPr>
                <w:sz w:val="14"/>
                <w:szCs w:val="18"/>
              </w:rPr>
              <w:t>Customer 985 €</w:t>
            </w:r>
          </w:p>
          <w:p w14:paraId="72CD9D45" w14:textId="77777777" w:rsidR="00DA445A" w:rsidRPr="0024432C" w:rsidRDefault="00DA445A" w:rsidP="00262D67">
            <w:pPr>
              <w:pStyle w:val="Currenttext"/>
              <w:spacing w:before="0"/>
              <w:ind w:left="318"/>
              <w:rPr>
                <w:sz w:val="14"/>
                <w:szCs w:val="18"/>
              </w:rPr>
            </w:pPr>
            <w:r w:rsidRPr="0024432C">
              <w:rPr>
                <w:sz w:val="14"/>
                <w:szCs w:val="18"/>
              </w:rPr>
              <w:t xml:space="preserve">Cr Bank P&amp;L </w:t>
            </w:r>
            <w:r w:rsidRPr="001638DA">
              <w:rPr>
                <w:sz w:val="14"/>
                <w:szCs w:val="18"/>
              </w:rPr>
              <w:t>(exchange, unrealized) 2.96 € (15 (bank fee) – 5 (exchange fee) – 7.04 (margin))</w:t>
            </w:r>
          </w:p>
          <w:p w14:paraId="551757E0" w14:textId="77777777" w:rsidR="00DA445A" w:rsidRPr="0081285F" w:rsidRDefault="00DA445A" w:rsidP="00046845">
            <w:pPr>
              <w:pStyle w:val="Currenttext"/>
              <w:numPr>
                <w:ilvl w:val="0"/>
                <w:numId w:val="165"/>
              </w:numPr>
              <w:ind w:left="315"/>
              <w:rPr>
                <w:sz w:val="14"/>
                <w:szCs w:val="18"/>
              </w:rPr>
            </w:pPr>
            <w:r w:rsidRPr="0081285F">
              <w:rPr>
                <w:sz w:val="14"/>
                <w:szCs w:val="18"/>
              </w:rPr>
              <w:t xml:space="preserve">Transfer between </w:t>
            </w:r>
            <w:r>
              <w:rPr>
                <w:sz w:val="14"/>
                <w:szCs w:val="18"/>
              </w:rPr>
              <w:t>Custody</w:t>
            </w:r>
            <w:r w:rsidRPr="0081285F">
              <w:rPr>
                <w:sz w:val="14"/>
                <w:szCs w:val="18"/>
              </w:rPr>
              <w:t xml:space="preserve"> and </w:t>
            </w:r>
            <w:r>
              <w:rPr>
                <w:sz w:val="14"/>
                <w:szCs w:val="18"/>
              </w:rPr>
              <w:t>Exchange</w:t>
            </w:r>
            <w:r w:rsidRPr="0081285F">
              <w:rPr>
                <w:sz w:val="14"/>
                <w:szCs w:val="18"/>
              </w:rPr>
              <w:t xml:space="preserve"> for the customer funds</w:t>
            </w:r>
          </w:p>
          <w:p w14:paraId="7B93174B" w14:textId="77777777" w:rsidR="007A24DE" w:rsidRPr="007A24DE" w:rsidRDefault="007A24DE" w:rsidP="00262D67">
            <w:pPr>
              <w:pStyle w:val="Currenttext"/>
              <w:ind w:left="315"/>
              <w:rPr>
                <w:sz w:val="14"/>
                <w:szCs w:val="18"/>
              </w:rPr>
            </w:pPr>
            <w:r w:rsidRPr="007A24DE">
              <w:rPr>
                <w:sz w:val="14"/>
                <w:szCs w:val="18"/>
              </w:rPr>
              <w:t xml:space="preserve">Db Omnibus ETH Custody </w:t>
            </w:r>
            <w:r w:rsidR="00DA445A" w:rsidRPr="00F10D9B">
              <w:rPr>
                <w:sz w:val="14"/>
                <w:szCs w:val="18"/>
              </w:rPr>
              <w:t>0.406030 ETH</w:t>
            </w:r>
          </w:p>
          <w:p w14:paraId="54F1A02A" w14:textId="77777777" w:rsidR="00DA445A" w:rsidRDefault="007A24DE" w:rsidP="00262D67">
            <w:pPr>
              <w:pStyle w:val="Currenttext"/>
              <w:spacing w:before="0"/>
              <w:ind w:left="318"/>
              <w:rPr>
                <w:sz w:val="14"/>
                <w:szCs w:val="18"/>
              </w:rPr>
            </w:pPr>
            <w:r w:rsidRPr="007A24DE">
              <w:rPr>
                <w:sz w:val="14"/>
                <w:szCs w:val="18"/>
              </w:rPr>
              <w:t xml:space="preserve">Cr Bank ETH </w:t>
            </w:r>
            <w:r w:rsidR="00DA445A" w:rsidRPr="00F10D9B">
              <w:rPr>
                <w:sz w:val="14"/>
                <w:szCs w:val="18"/>
              </w:rPr>
              <w:t>exchange 0.402010 ETH</w:t>
            </w:r>
          </w:p>
          <w:p w14:paraId="549A5847" w14:textId="77777777" w:rsidR="007A24DE" w:rsidRPr="007A24DE" w:rsidRDefault="00DA445A" w:rsidP="00262D67">
            <w:pPr>
              <w:pStyle w:val="Currenttext"/>
              <w:spacing w:before="0"/>
              <w:ind w:left="318"/>
              <w:rPr>
                <w:sz w:val="14"/>
                <w:szCs w:val="18"/>
              </w:rPr>
            </w:pPr>
            <w:r w:rsidRPr="00F10D9B">
              <w:rPr>
                <w:sz w:val="14"/>
                <w:szCs w:val="18"/>
              </w:rPr>
              <w:t>Cr Bank ETH Asset 0.004020 ETH</w:t>
            </w:r>
          </w:p>
          <w:p w14:paraId="403980A6" w14:textId="77777777" w:rsidR="00DA445A" w:rsidRPr="0081285F" w:rsidRDefault="00DA445A" w:rsidP="00046845">
            <w:pPr>
              <w:pStyle w:val="Currenttext"/>
              <w:numPr>
                <w:ilvl w:val="0"/>
                <w:numId w:val="165"/>
              </w:numPr>
              <w:ind w:left="315"/>
              <w:rPr>
                <w:sz w:val="14"/>
                <w:szCs w:val="18"/>
              </w:rPr>
            </w:pPr>
            <w:r w:rsidRPr="0081285F">
              <w:rPr>
                <w:sz w:val="14"/>
                <w:szCs w:val="18"/>
              </w:rPr>
              <w:t>Post-transfer in SCS</w:t>
            </w:r>
          </w:p>
          <w:p w14:paraId="79092682" w14:textId="77777777" w:rsidR="00176A06" w:rsidRPr="00176A06" w:rsidRDefault="00176A06" w:rsidP="00262D67">
            <w:pPr>
              <w:pStyle w:val="Currenttext"/>
              <w:ind w:left="315"/>
              <w:rPr>
                <w:sz w:val="14"/>
                <w:szCs w:val="18"/>
              </w:rPr>
            </w:pPr>
            <w:r w:rsidRPr="00176A06">
              <w:rPr>
                <w:sz w:val="14"/>
                <w:szCs w:val="18"/>
              </w:rPr>
              <w:t xml:space="preserve">DB Customer ETH (Omnibus – Customer side) </w:t>
            </w:r>
            <w:r w:rsidR="00DA445A" w:rsidRPr="007A135C">
              <w:rPr>
                <w:sz w:val="14"/>
                <w:szCs w:val="18"/>
              </w:rPr>
              <w:t>0.406030 ETH</w:t>
            </w:r>
          </w:p>
          <w:p w14:paraId="6F1750FE" w14:textId="77777777" w:rsidR="00176A06" w:rsidRPr="00176A06" w:rsidRDefault="00176A06" w:rsidP="00262D67">
            <w:pPr>
              <w:pStyle w:val="Currenttext"/>
              <w:spacing w:before="0"/>
              <w:ind w:left="318"/>
              <w:rPr>
                <w:sz w:val="14"/>
                <w:szCs w:val="18"/>
              </w:rPr>
            </w:pPr>
            <w:r w:rsidRPr="00176A06">
              <w:rPr>
                <w:sz w:val="14"/>
                <w:szCs w:val="18"/>
              </w:rPr>
              <w:t xml:space="preserve">Cr Customer Transitory </w:t>
            </w:r>
            <w:r w:rsidR="00DA445A" w:rsidRPr="007A135C">
              <w:rPr>
                <w:sz w:val="14"/>
                <w:szCs w:val="18"/>
              </w:rPr>
              <w:t>0.046030 ETH</w:t>
            </w:r>
          </w:p>
          <w:p w14:paraId="6C8B2592" w14:textId="77777777" w:rsidR="00DA445A" w:rsidRDefault="00176A06" w:rsidP="00262D67">
            <w:pPr>
              <w:pStyle w:val="Currenttext"/>
              <w:spacing w:before="0"/>
              <w:ind w:left="318"/>
              <w:rPr>
                <w:sz w:val="14"/>
                <w:szCs w:val="18"/>
              </w:rPr>
            </w:pPr>
            <w:r w:rsidRPr="00176A06">
              <w:rPr>
                <w:sz w:val="14"/>
                <w:szCs w:val="18"/>
              </w:rPr>
              <w:t xml:space="preserve">Db Bank ETH </w:t>
            </w:r>
            <w:r w:rsidR="00DA445A" w:rsidRPr="007A135C">
              <w:rPr>
                <w:sz w:val="14"/>
                <w:szCs w:val="18"/>
              </w:rPr>
              <w:t>exchange 0.402010 ETH</w:t>
            </w:r>
          </w:p>
          <w:p w14:paraId="312D3146" w14:textId="77777777" w:rsidR="00176A06" w:rsidRPr="00176A06" w:rsidRDefault="00DA445A" w:rsidP="00262D67">
            <w:pPr>
              <w:pStyle w:val="Currenttext"/>
              <w:spacing w:before="0"/>
              <w:ind w:left="318"/>
              <w:rPr>
                <w:sz w:val="14"/>
                <w:szCs w:val="18"/>
              </w:rPr>
            </w:pPr>
            <w:r w:rsidRPr="007A135C">
              <w:rPr>
                <w:sz w:val="14"/>
                <w:szCs w:val="18"/>
              </w:rPr>
              <w:t>Db Bank ETH Asset – Transitory 0.004020 ETH</w:t>
            </w:r>
          </w:p>
          <w:p w14:paraId="2DC81F2D" w14:textId="77777777" w:rsidR="00176A06" w:rsidRPr="00176A06" w:rsidRDefault="00176A06" w:rsidP="00262D67">
            <w:pPr>
              <w:pStyle w:val="Currenttext"/>
              <w:spacing w:before="0"/>
              <w:ind w:left="318"/>
              <w:rPr>
                <w:sz w:val="14"/>
                <w:szCs w:val="18"/>
              </w:rPr>
            </w:pPr>
            <w:r w:rsidRPr="00176A06">
              <w:rPr>
                <w:sz w:val="14"/>
                <w:szCs w:val="18"/>
              </w:rPr>
              <w:t xml:space="preserve">Cr Omnibus ETH (Omnibus – bank side) </w:t>
            </w:r>
            <w:r w:rsidR="00DA445A" w:rsidRPr="00DA445A">
              <w:rPr>
                <w:sz w:val="14"/>
                <w:szCs w:val="18"/>
              </w:rPr>
              <w:t>0.406030 ETH</w:t>
            </w:r>
          </w:p>
          <w:p w14:paraId="7160C588" w14:textId="77777777" w:rsidR="00DA445A" w:rsidRDefault="00DA445A" w:rsidP="00262D67">
            <w:pPr>
              <w:pStyle w:val="Currenttext"/>
              <w:ind w:left="596"/>
            </w:pPr>
          </w:p>
        </w:tc>
        <w:tc>
          <w:tcPr>
            <w:tcW w:w="4740" w:type="dxa"/>
            <w:tcBorders>
              <w:top w:val="nil"/>
              <w:left w:val="nil"/>
              <w:bottom w:val="nil"/>
              <w:right w:val="nil"/>
            </w:tcBorders>
          </w:tcPr>
          <w:p w14:paraId="2886D77C" w14:textId="77777777" w:rsidR="00DA445A" w:rsidRDefault="00DA445A" w:rsidP="00262D67">
            <w:pPr>
              <w:pStyle w:val="Currenttext"/>
              <w:ind w:left="0"/>
              <w:jc w:val="right"/>
            </w:pPr>
            <w:r>
              <w:rPr>
                <w:noProof/>
              </w:rPr>
              <w:drawing>
                <wp:inline distT="0" distB="0" distL="0" distR="0" wp14:anchorId="7ABC67D5" wp14:editId="28E84247">
                  <wp:extent cx="2688751" cy="3216810"/>
                  <wp:effectExtent l="0" t="0" r="0" b="3175"/>
                  <wp:docPr id="740774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95891" cy="3225352"/>
                          </a:xfrm>
                          <a:prstGeom prst="rect">
                            <a:avLst/>
                          </a:prstGeom>
                          <a:noFill/>
                        </pic:spPr>
                      </pic:pic>
                    </a:graphicData>
                  </a:graphic>
                </wp:inline>
              </w:drawing>
            </w:r>
          </w:p>
        </w:tc>
      </w:tr>
    </w:tbl>
    <w:p w14:paraId="67BB58CF" w14:textId="77777777" w:rsidR="00DA445A" w:rsidRPr="00A72C6B" w:rsidRDefault="00DA445A" w:rsidP="00DA445A">
      <w:pPr>
        <w:pStyle w:val="Currenttext"/>
      </w:pPr>
    </w:p>
    <w:p w14:paraId="194AD924" w14:textId="77777777" w:rsidR="00DA445A" w:rsidRPr="00DA445A" w:rsidRDefault="00DA445A" w:rsidP="00DA445A">
      <w:pPr>
        <w:pStyle w:val="Currenttext"/>
      </w:pPr>
      <w:r>
        <w:t>The m</w:t>
      </w:r>
      <w:r w:rsidRPr="00DA445A">
        <w:t xml:space="preserve">argin of -7.04 is the result between the initial customer price (2487.5) and the execution price (2470).  But the price shown to the customer will be 2462.87, which lead to an extra PL, which are the ETH the bank is owning.  </w:t>
      </w:r>
    </w:p>
    <w:p w14:paraId="6778E8AE" w14:textId="77777777" w:rsidR="00DA445A" w:rsidRDefault="00DA445A" w:rsidP="00DA445A">
      <w:pPr>
        <w:ind w:left="567"/>
        <w:rPr>
          <w:u w:val="single"/>
        </w:rPr>
      </w:pPr>
    </w:p>
    <w:p w14:paraId="24835AAA" w14:textId="77777777" w:rsidR="00DA445A" w:rsidRPr="00850393" w:rsidRDefault="00DA445A" w:rsidP="00DA445A">
      <w:pPr>
        <w:ind w:left="567"/>
        <w:rPr>
          <w:u w:val="single"/>
        </w:rPr>
      </w:pPr>
      <w:r w:rsidRPr="00850393">
        <w:rPr>
          <w:u w:val="single"/>
        </w:rPr>
        <w:t xml:space="preserve">Case of </w:t>
      </w:r>
      <w:proofErr w:type="spellStart"/>
      <w:r>
        <w:rPr>
          <w:u w:val="single"/>
        </w:rPr>
        <w:t>Aplo</w:t>
      </w:r>
      <w:proofErr w:type="spellEnd"/>
    </w:p>
    <w:p w14:paraId="5E3A0479" w14:textId="77777777" w:rsidR="00DA445A" w:rsidRPr="00E16B63" w:rsidRDefault="00DA445A" w:rsidP="00DA445A">
      <w:pPr>
        <w:pStyle w:val="Currenttext"/>
      </w:pPr>
      <w:r w:rsidRPr="0024432C">
        <w:rPr>
          <w:highlight w:val="yellow"/>
          <w:lang w:val="en-US"/>
        </w:rPr>
        <w:t>TO COMPLETE</w:t>
      </w:r>
    </w:p>
    <w:p w14:paraId="0F53D8D5" w14:textId="77777777" w:rsidR="00DA445A" w:rsidRDefault="00DA445A" w:rsidP="005D58B7">
      <w:pPr>
        <w:ind w:left="567"/>
        <w:rPr>
          <w:b/>
          <w:bCs/>
        </w:rPr>
      </w:pPr>
    </w:p>
    <w:p w14:paraId="6BB1975F" w14:textId="77777777" w:rsidR="00DA445A" w:rsidRDefault="00DA445A" w:rsidP="005D58B7">
      <w:pPr>
        <w:ind w:left="567"/>
        <w:rPr>
          <w:b/>
          <w:bCs/>
        </w:rPr>
      </w:pPr>
    </w:p>
    <w:p w14:paraId="57B3DC38" w14:textId="505DD4C5" w:rsidR="001F4735" w:rsidRDefault="001F4735" w:rsidP="001F4735">
      <w:pPr>
        <w:ind w:left="567"/>
        <w:rPr>
          <w:b/>
          <w:bCs/>
        </w:rPr>
      </w:pPr>
      <w:r>
        <w:rPr>
          <w:b/>
          <w:bCs/>
        </w:rPr>
        <w:t xml:space="preserve">Convert </w:t>
      </w:r>
      <w:r w:rsidR="001854BF">
        <w:rPr>
          <w:b/>
          <w:bCs/>
        </w:rPr>
        <w:t>order</w:t>
      </w:r>
    </w:p>
    <w:p w14:paraId="446AF180" w14:textId="77777777" w:rsidR="00D67E64" w:rsidRDefault="00D67E64" w:rsidP="001F4735">
      <w:pPr>
        <w:ind w:left="567"/>
        <w:rPr>
          <w:b/>
          <w:bCs/>
        </w:rPr>
      </w:pPr>
    </w:p>
    <w:p w14:paraId="15820399" w14:textId="77777777" w:rsidR="00D67E64" w:rsidRPr="00211F7C" w:rsidRDefault="00D67E64" w:rsidP="00D67E64">
      <w:pPr>
        <w:ind w:left="567"/>
        <w:rPr>
          <w:u w:val="single"/>
        </w:rPr>
      </w:pPr>
      <w:r w:rsidRPr="00211F7C">
        <w:rPr>
          <w:u w:val="single"/>
        </w:rPr>
        <w:t>Case of Wyden</w:t>
      </w:r>
    </w:p>
    <w:p w14:paraId="73D7E9CE" w14:textId="616C1F09" w:rsidR="001B5702" w:rsidRDefault="001854BF" w:rsidP="001B5702">
      <w:pPr>
        <w:pStyle w:val="Currenttext"/>
        <w:rPr>
          <w:lang w:val="en-US"/>
        </w:rPr>
      </w:pPr>
      <w:r>
        <w:t xml:space="preserve">A </w:t>
      </w:r>
      <w:r w:rsidR="001B5702" w:rsidRPr="001B5702">
        <w:rPr>
          <w:lang w:val="en-US"/>
        </w:rPr>
        <w:t>Customer converts 0,05 BTC into 1 ETH, at a price of 20 ETH, which is the customer price, which includes bank margin of 0,1 ETH</w:t>
      </w:r>
      <w:r w:rsidR="00F52F75">
        <w:rPr>
          <w:lang w:val="en-US"/>
        </w:rPr>
        <w:t xml:space="preserve"> (bank price is thus 20.1 ETH)</w:t>
      </w:r>
      <w:r w:rsidR="001B5702" w:rsidRPr="001B5702">
        <w:rPr>
          <w:lang w:val="en-US"/>
        </w:rPr>
        <w:t xml:space="preserve">.  There </w:t>
      </w:r>
      <w:r w:rsidR="00773E89" w:rsidRPr="001B5702">
        <w:rPr>
          <w:lang w:val="en-US"/>
        </w:rPr>
        <w:t>is</w:t>
      </w:r>
      <w:r w:rsidR="001B5702" w:rsidRPr="001B5702">
        <w:rPr>
          <w:lang w:val="en-US"/>
        </w:rPr>
        <w:t xml:space="preserve"> 0.0075 ETH of bank fees.  The bank has 0.0015 ETH of </w:t>
      </w:r>
      <w:r w:rsidR="00E47487">
        <w:rPr>
          <w:lang w:val="en-US"/>
        </w:rPr>
        <w:t>exchange</w:t>
      </w:r>
      <w:r w:rsidR="00E47487" w:rsidRPr="001B5702">
        <w:rPr>
          <w:lang w:val="en-US"/>
        </w:rPr>
        <w:t xml:space="preserve"> </w:t>
      </w:r>
      <w:r w:rsidR="001B5702" w:rsidRPr="001B5702">
        <w:rPr>
          <w:lang w:val="en-US"/>
        </w:rPr>
        <w:t>fees</w:t>
      </w:r>
      <w:r w:rsidR="00C73E42">
        <w:rPr>
          <w:lang w:val="en-US"/>
        </w:rPr>
        <w:t>.</w:t>
      </w:r>
    </w:p>
    <w:p w14:paraId="04D8B7C9" w14:textId="2D1957B0" w:rsidR="00C73E42" w:rsidRPr="001B5702" w:rsidRDefault="4F5DBDF7" w:rsidP="001B5702">
      <w:pPr>
        <w:pStyle w:val="Currenttext"/>
      </w:pPr>
      <w:r>
        <w:t xml:space="preserve"> </w:t>
      </w:r>
    </w:p>
    <w:tbl>
      <w:tblPr>
        <w:tblStyle w:val="TableGrid"/>
        <w:tblW w:w="0" w:type="auto"/>
        <w:tblInd w:w="567" w:type="dxa"/>
        <w:tblLook w:val="04A0" w:firstRow="1" w:lastRow="0" w:firstColumn="1" w:lastColumn="0" w:noHBand="0" w:noVBand="1"/>
      </w:tblPr>
      <w:tblGrid>
        <w:gridCol w:w="4318"/>
        <w:gridCol w:w="4753"/>
      </w:tblGrid>
      <w:tr w:rsidR="004D0151" w14:paraId="3EC215B2" w14:textId="77777777" w:rsidTr="00C21067">
        <w:tc>
          <w:tcPr>
            <w:tcW w:w="4318" w:type="dxa"/>
            <w:tcBorders>
              <w:top w:val="nil"/>
              <w:left w:val="nil"/>
              <w:bottom w:val="nil"/>
              <w:right w:val="nil"/>
            </w:tcBorders>
          </w:tcPr>
          <w:p w14:paraId="331F0C65" w14:textId="5D9B530F" w:rsidR="00C73E42" w:rsidRPr="00046845" w:rsidRDefault="0019521F" w:rsidP="00046845">
            <w:pPr>
              <w:pStyle w:val="Currenttext"/>
              <w:numPr>
                <w:ilvl w:val="0"/>
                <w:numId w:val="160"/>
              </w:numPr>
              <w:ind w:left="315"/>
              <w:rPr>
                <w:sz w:val="14"/>
                <w:szCs w:val="18"/>
              </w:rPr>
            </w:pPr>
            <w:r w:rsidRPr="00046845">
              <w:rPr>
                <w:sz w:val="14"/>
                <w:szCs w:val="18"/>
              </w:rPr>
              <w:lastRenderedPageBreak/>
              <w:t>Pre-trade at Bank / SCS</w:t>
            </w:r>
          </w:p>
          <w:p w14:paraId="492B5203" w14:textId="42584DC2" w:rsidR="00C73E42" w:rsidRPr="00046845" w:rsidRDefault="006510E8" w:rsidP="00046845">
            <w:pPr>
              <w:pStyle w:val="Currenttext"/>
              <w:ind w:left="315"/>
              <w:rPr>
                <w:sz w:val="14"/>
                <w:szCs w:val="18"/>
              </w:rPr>
            </w:pPr>
            <w:r w:rsidRPr="00046845">
              <w:rPr>
                <w:sz w:val="14"/>
                <w:szCs w:val="18"/>
              </w:rPr>
              <w:t>Reserve</w:t>
            </w:r>
            <w:r w:rsidR="00C73E42" w:rsidRPr="00046845">
              <w:rPr>
                <w:sz w:val="14"/>
                <w:szCs w:val="18"/>
              </w:rPr>
              <w:t xml:space="preserve"> </w:t>
            </w:r>
            <w:r w:rsidRPr="00046845">
              <w:rPr>
                <w:sz w:val="14"/>
                <w:szCs w:val="18"/>
              </w:rPr>
              <w:t>C</w:t>
            </w:r>
            <w:r w:rsidR="00C73E42" w:rsidRPr="00046845">
              <w:rPr>
                <w:sz w:val="14"/>
                <w:szCs w:val="18"/>
              </w:rPr>
              <w:t>ustomer 0,05 BTC</w:t>
            </w:r>
          </w:p>
          <w:p w14:paraId="04C37B2C" w14:textId="77777777" w:rsidR="00C73E42" w:rsidRPr="00046845" w:rsidRDefault="00C73E42" w:rsidP="00046845">
            <w:pPr>
              <w:pStyle w:val="Currenttext"/>
              <w:numPr>
                <w:ilvl w:val="0"/>
                <w:numId w:val="160"/>
              </w:numPr>
              <w:ind w:left="315"/>
              <w:rPr>
                <w:sz w:val="14"/>
                <w:szCs w:val="18"/>
              </w:rPr>
            </w:pPr>
            <w:r w:rsidRPr="00046845">
              <w:rPr>
                <w:sz w:val="14"/>
                <w:szCs w:val="18"/>
              </w:rPr>
              <w:t>Execution at exchange level</w:t>
            </w:r>
          </w:p>
          <w:p w14:paraId="5A58F49D" w14:textId="22762916" w:rsidR="00C73E42" w:rsidRPr="00046845" w:rsidRDefault="00C73E42" w:rsidP="00046845">
            <w:pPr>
              <w:pStyle w:val="Currenttext"/>
              <w:ind w:left="315"/>
              <w:rPr>
                <w:sz w:val="14"/>
                <w:szCs w:val="18"/>
              </w:rPr>
            </w:pPr>
            <w:r w:rsidRPr="00046845">
              <w:rPr>
                <w:sz w:val="14"/>
                <w:szCs w:val="18"/>
              </w:rPr>
              <w:t xml:space="preserve">Db Bank </w:t>
            </w:r>
            <w:r w:rsidR="0049393C" w:rsidRPr="00046845">
              <w:rPr>
                <w:sz w:val="14"/>
                <w:szCs w:val="18"/>
              </w:rPr>
              <w:t>BTC position</w:t>
            </w:r>
            <w:r w:rsidRPr="00046845">
              <w:rPr>
                <w:sz w:val="14"/>
                <w:szCs w:val="18"/>
              </w:rPr>
              <w:t xml:space="preserve"> 0,05 BTC</w:t>
            </w:r>
          </w:p>
          <w:p w14:paraId="21AD1CA1" w14:textId="310F0B00" w:rsidR="00C73E42" w:rsidRPr="00046845" w:rsidRDefault="00C73E42" w:rsidP="00046845">
            <w:pPr>
              <w:pStyle w:val="Currenttext"/>
              <w:spacing w:before="0"/>
              <w:ind w:left="318"/>
              <w:rPr>
                <w:sz w:val="14"/>
                <w:szCs w:val="18"/>
              </w:rPr>
            </w:pPr>
            <w:r w:rsidRPr="00046845">
              <w:rPr>
                <w:sz w:val="14"/>
                <w:szCs w:val="18"/>
              </w:rPr>
              <w:t xml:space="preserve">Cr Bank </w:t>
            </w:r>
            <w:r w:rsidR="0049393C" w:rsidRPr="00046845">
              <w:rPr>
                <w:sz w:val="14"/>
                <w:szCs w:val="18"/>
              </w:rPr>
              <w:t>ETH position</w:t>
            </w:r>
            <w:r w:rsidRPr="00046845">
              <w:rPr>
                <w:sz w:val="14"/>
                <w:szCs w:val="18"/>
              </w:rPr>
              <w:t xml:space="preserve"> 1,0</w:t>
            </w:r>
            <w:r w:rsidR="00FA7E63" w:rsidRPr="00046845">
              <w:rPr>
                <w:sz w:val="14"/>
                <w:szCs w:val="18"/>
              </w:rPr>
              <w:t>035</w:t>
            </w:r>
            <w:r w:rsidRPr="00046845">
              <w:rPr>
                <w:sz w:val="14"/>
                <w:szCs w:val="18"/>
              </w:rPr>
              <w:t xml:space="preserve"> ETH (</w:t>
            </w:r>
            <w:r w:rsidR="00960A42">
              <w:rPr>
                <w:sz w:val="14"/>
                <w:szCs w:val="18"/>
              </w:rPr>
              <w:t xml:space="preserve">0.05 * 20.1 = </w:t>
            </w:r>
            <w:r w:rsidRPr="00046845">
              <w:rPr>
                <w:sz w:val="14"/>
                <w:szCs w:val="18"/>
              </w:rPr>
              <w:t>1,0</w:t>
            </w:r>
            <w:r w:rsidR="00784A08" w:rsidRPr="00046845">
              <w:rPr>
                <w:sz w:val="14"/>
                <w:szCs w:val="18"/>
              </w:rPr>
              <w:t>05</w:t>
            </w:r>
            <w:r w:rsidRPr="00046845">
              <w:rPr>
                <w:sz w:val="14"/>
                <w:szCs w:val="18"/>
              </w:rPr>
              <w:t xml:space="preserve"> – 0,0</w:t>
            </w:r>
            <w:r w:rsidR="00784A08" w:rsidRPr="00046845">
              <w:rPr>
                <w:sz w:val="14"/>
                <w:szCs w:val="18"/>
              </w:rPr>
              <w:t>0</w:t>
            </w:r>
            <w:r w:rsidRPr="00046845">
              <w:rPr>
                <w:sz w:val="14"/>
                <w:szCs w:val="18"/>
              </w:rPr>
              <w:t>1</w:t>
            </w:r>
            <w:r w:rsidR="00784A08" w:rsidRPr="00046845">
              <w:rPr>
                <w:sz w:val="14"/>
                <w:szCs w:val="18"/>
              </w:rPr>
              <w:t>5</w:t>
            </w:r>
            <w:r w:rsidRPr="00046845">
              <w:rPr>
                <w:sz w:val="14"/>
                <w:szCs w:val="18"/>
              </w:rPr>
              <w:t>)</w:t>
            </w:r>
          </w:p>
          <w:p w14:paraId="32C7B773" w14:textId="6F2FB823" w:rsidR="00DB767C" w:rsidRPr="00046845" w:rsidRDefault="00DB767C" w:rsidP="00046845">
            <w:pPr>
              <w:pStyle w:val="Currenttext"/>
              <w:numPr>
                <w:ilvl w:val="0"/>
                <w:numId w:val="160"/>
              </w:numPr>
              <w:ind w:left="315"/>
              <w:rPr>
                <w:sz w:val="14"/>
                <w:szCs w:val="18"/>
              </w:rPr>
            </w:pPr>
            <w:r w:rsidRPr="00046845">
              <w:rPr>
                <w:sz w:val="14"/>
                <w:szCs w:val="18"/>
              </w:rPr>
              <w:t>Post-trade at Bank / SCS</w:t>
            </w:r>
          </w:p>
          <w:p w14:paraId="32D5871A" w14:textId="77777777" w:rsidR="00DB767C" w:rsidRPr="00046845" w:rsidRDefault="00DB767C" w:rsidP="00046845">
            <w:pPr>
              <w:pStyle w:val="Currenttext"/>
              <w:ind w:left="315"/>
              <w:rPr>
                <w:sz w:val="14"/>
                <w:szCs w:val="18"/>
              </w:rPr>
            </w:pPr>
            <w:r w:rsidRPr="00046845">
              <w:rPr>
                <w:sz w:val="14"/>
                <w:szCs w:val="18"/>
              </w:rPr>
              <w:t>Db Customer Transitory 0,05 BTC</w:t>
            </w:r>
          </w:p>
          <w:p w14:paraId="44ACBF7F" w14:textId="72A59D64" w:rsidR="00DB767C" w:rsidRPr="00046845" w:rsidRDefault="00DB767C" w:rsidP="00046845">
            <w:pPr>
              <w:pStyle w:val="Currenttext"/>
              <w:spacing w:before="0"/>
              <w:ind w:left="318"/>
              <w:rPr>
                <w:sz w:val="14"/>
                <w:szCs w:val="18"/>
              </w:rPr>
            </w:pPr>
            <w:r w:rsidRPr="00046845">
              <w:rPr>
                <w:sz w:val="14"/>
                <w:szCs w:val="18"/>
              </w:rPr>
              <w:t>Cr Bank BTC exchange 0,05 BTC</w:t>
            </w:r>
          </w:p>
          <w:p w14:paraId="323B36D1" w14:textId="1F5D5350" w:rsidR="00DB767C" w:rsidRPr="00046845" w:rsidRDefault="00DB767C" w:rsidP="00046845">
            <w:pPr>
              <w:pStyle w:val="Currenttext"/>
              <w:spacing w:before="0"/>
              <w:ind w:left="318"/>
              <w:rPr>
                <w:sz w:val="14"/>
                <w:szCs w:val="18"/>
              </w:rPr>
            </w:pPr>
            <w:r w:rsidRPr="00046845">
              <w:rPr>
                <w:sz w:val="14"/>
                <w:szCs w:val="18"/>
              </w:rPr>
              <w:t>Db Bank ETH exchange 1,0035 ETH</w:t>
            </w:r>
          </w:p>
          <w:p w14:paraId="24B2B4F0" w14:textId="77777777" w:rsidR="00DB767C" w:rsidRPr="00046845" w:rsidRDefault="00DB767C" w:rsidP="00046845">
            <w:pPr>
              <w:pStyle w:val="Currenttext"/>
              <w:spacing w:before="0"/>
              <w:ind w:left="318"/>
              <w:rPr>
                <w:sz w:val="14"/>
                <w:szCs w:val="18"/>
              </w:rPr>
            </w:pPr>
            <w:r w:rsidRPr="00046845">
              <w:rPr>
                <w:sz w:val="14"/>
                <w:szCs w:val="18"/>
              </w:rPr>
              <w:t>Cr Customer 0,9925 ETH</w:t>
            </w:r>
          </w:p>
          <w:p w14:paraId="76D419D3" w14:textId="046037D4" w:rsidR="00DB767C" w:rsidRPr="00046845" w:rsidRDefault="00DB767C" w:rsidP="00046845">
            <w:pPr>
              <w:pStyle w:val="Currenttext"/>
              <w:spacing w:before="0"/>
              <w:ind w:left="318"/>
              <w:rPr>
                <w:sz w:val="14"/>
                <w:szCs w:val="18"/>
              </w:rPr>
            </w:pPr>
            <w:r w:rsidRPr="00046845">
              <w:rPr>
                <w:sz w:val="14"/>
                <w:szCs w:val="18"/>
              </w:rPr>
              <w:t xml:space="preserve">Cr Bank P&amp;L (exchange, unrealized) 0.011 ETH (= </w:t>
            </w:r>
            <w:r w:rsidR="00655AEE">
              <w:rPr>
                <w:sz w:val="14"/>
                <w:szCs w:val="18"/>
              </w:rPr>
              <w:t>0,005</w:t>
            </w:r>
            <w:r w:rsidR="00681E5E">
              <w:rPr>
                <w:sz w:val="14"/>
                <w:szCs w:val="18"/>
              </w:rPr>
              <w:t xml:space="preserve"> (price margin) + </w:t>
            </w:r>
            <w:r w:rsidRPr="00046845">
              <w:rPr>
                <w:sz w:val="14"/>
                <w:szCs w:val="18"/>
              </w:rPr>
              <w:t>0.0075</w:t>
            </w:r>
            <w:r w:rsidR="00681E5E">
              <w:rPr>
                <w:sz w:val="14"/>
                <w:szCs w:val="18"/>
              </w:rPr>
              <w:t xml:space="preserve"> (bank fees) – 0.0015 (exchange fee)</w:t>
            </w:r>
            <w:r w:rsidRPr="00046845">
              <w:rPr>
                <w:sz w:val="14"/>
                <w:szCs w:val="18"/>
              </w:rPr>
              <w:t>)</w:t>
            </w:r>
          </w:p>
          <w:p w14:paraId="41EFAE29" w14:textId="787293FE" w:rsidR="00DB767C" w:rsidRPr="00046845" w:rsidRDefault="00DB767C" w:rsidP="00046845">
            <w:pPr>
              <w:pStyle w:val="Currenttext"/>
              <w:numPr>
                <w:ilvl w:val="0"/>
                <w:numId w:val="160"/>
              </w:numPr>
              <w:ind w:left="315"/>
              <w:rPr>
                <w:sz w:val="14"/>
                <w:szCs w:val="18"/>
              </w:rPr>
            </w:pPr>
            <w:r w:rsidRPr="00046845">
              <w:rPr>
                <w:sz w:val="14"/>
                <w:szCs w:val="18"/>
              </w:rPr>
              <w:t>Transfer between Exchange and Custody for the customer funds</w:t>
            </w:r>
          </w:p>
          <w:p w14:paraId="22F93423" w14:textId="77777777" w:rsidR="00DB767C" w:rsidRPr="00046845" w:rsidRDefault="00DB767C" w:rsidP="00046845">
            <w:pPr>
              <w:pStyle w:val="Currenttext"/>
              <w:ind w:left="315"/>
              <w:rPr>
                <w:sz w:val="14"/>
                <w:szCs w:val="18"/>
              </w:rPr>
            </w:pPr>
            <w:r w:rsidRPr="00046845">
              <w:rPr>
                <w:sz w:val="14"/>
                <w:szCs w:val="18"/>
              </w:rPr>
              <w:t>Db Bank ETH Exchange 0.9925 ETH</w:t>
            </w:r>
          </w:p>
          <w:p w14:paraId="4D51E301" w14:textId="77777777" w:rsidR="00DB767C" w:rsidRPr="00046845" w:rsidRDefault="00DB767C" w:rsidP="00046845">
            <w:pPr>
              <w:pStyle w:val="Currenttext"/>
              <w:spacing w:before="0"/>
              <w:ind w:left="318"/>
              <w:rPr>
                <w:sz w:val="14"/>
                <w:szCs w:val="18"/>
              </w:rPr>
            </w:pPr>
            <w:r w:rsidRPr="00046845">
              <w:rPr>
                <w:sz w:val="14"/>
                <w:szCs w:val="18"/>
              </w:rPr>
              <w:t>Cr Omnibus ETH Custody 0.9925 ETH</w:t>
            </w:r>
          </w:p>
          <w:p w14:paraId="597E715B" w14:textId="77777777" w:rsidR="00DB767C" w:rsidRPr="00046845" w:rsidRDefault="00DB767C" w:rsidP="00046845">
            <w:pPr>
              <w:pStyle w:val="Currenttext"/>
              <w:spacing w:before="0"/>
              <w:ind w:left="318"/>
              <w:rPr>
                <w:sz w:val="14"/>
                <w:szCs w:val="18"/>
              </w:rPr>
            </w:pPr>
            <w:r w:rsidRPr="00046845">
              <w:rPr>
                <w:sz w:val="14"/>
                <w:szCs w:val="18"/>
              </w:rPr>
              <w:t>Db Omnibus BTC Custody 0.05 BTC</w:t>
            </w:r>
          </w:p>
          <w:p w14:paraId="62CFA1A6" w14:textId="77777777" w:rsidR="00DB767C" w:rsidRPr="00046845" w:rsidRDefault="00DB767C" w:rsidP="00046845">
            <w:pPr>
              <w:pStyle w:val="Currenttext"/>
              <w:spacing w:before="0"/>
              <w:ind w:left="318"/>
              <w:rPr>
                <w:sz w:val="14"/>
                <w:szCs w:val="18"/>
              </w:rPr>
            </w:pPr>
            <w:r w:rsidRPr="00046845">
              <w:rPr>
                <w:sz w:val="14"/>
                <w:szCs w:val="18"/>
              </w:rPr>
              <w:t>Cr Bank BTC Exchange 0.05 BTC</w:t>
            </w:r>
          </w:p>
          <w:p w14:paraId="5279453B" w14:textId="377EB4E6" w:rsidR="00DB767C" w:rsidRPr="00046845" w:rsidRDefault="00DB767C" w:rsidP="00046845">
            <w:pPr>
              <w:pStyle w:val="Currenttext"/>
              <w:numPr>
                <w:ilvl w:val="0"/>
                <w:numId w:val="160"/>
              </w:numPr>
              <w:ind w:left="315"/>
              <w:rPr>
                <w:sz w:val="14"/>
                <w:szCs w:val="18"/>
              </w:rPr>
            </w:pPr>
            <w:r w:rsidRPr="00046845">
              <w:rPr>
                <w:sz w:val="14"/>
                <w:szCs w:val="18"/>
              </w:rPr>
              <w:t>Post-transfer in Bank / SCS</w:t>
            </w:r>
          </w:p>
          <w:p w14:paraId="1161BFCE" w14:textId="77777777" w:rsidR="00DB767C" w:rsidRPr="00046845" w:rsidRDefault="00DB767C" w:rsidP="00046845">
            <w:pPr>
              <w:pStyle w:val="Currenttext"/>
              <w:ind w:left="315"/>
              <w:rPr>
                <w:sz w:val="14"/>
                <w:szCs w:val="18"/>
              </w:rPr>
            </w:pPr>
            <w:r w:rsidRPr="00046845">
              <w:rPr>
                <w:sz w:val="14"/>
                <w:szCs w:val="18"/>
              </w:rPr>
              <w:t>Db Customer Transitory 0.9925 ETH</w:t>
            </w:r>
          </w:p>
          <w:p w14:paraId="6E07ED5E" w14:textId="77777777" w:rsidR="00DB767C" w:rsidRPr="00046845" w:rsidRDefault="00DB767C" w:rsidP="00046845">
            <w:pPr>
              <w:pStyle w:val="Currenttext"/>
              <w:spacing w:before="0"/>
              <w:ind w:left="318"/>
              <w:rPr>
                <w:sz w:val="14"/>
                <w:szCs w:val="18"/>
              </w:rPr>
            </w:pPr>
            <w:r w:rsidRPr="00046845">
              <w:rPr>
                <w:sz w:val="14"/>
                <w:szCs w:val="18"/>
              </w:rPr>
              <w:t>Cr Customer ETH (Omnibus – Customer side) 0.9925 ETH</w:t>
            </w:r>
          </w:p>
          <w:p w14:paraId="412A1D71" w14:textId="77777777" w:rsidR="00DB767C" w:rsidRPr="00046845" w:rsidRDefault="00DB767C" w:rsidP="00046845">
            <w:pPr>
              <w:pStyle w:val="Currenttext"/>
              <w:spacing w:before="0"/>
              <w:ind w:left="318"/>
              <w:rPr>
                <w:sz w:val="14"/>
                <w:szCs w:val="18"/>
              </w:rPr>
            </w:pPr>
            <w:r w:rsidRPr="00046845">
              <w:rPr>
                <w:sz w:val="14"/>
                <w:szCs w:val="18"/>
              </w:rPr>
              <w:t>Db Omnibus ETH (Omnibus – bank side) 0.9925 ETH</w:t>
            </w:r>
          </w:p>
          <w:p w14:paraId="07B86048" w14:textId="77777777" w:rsidR="00DB767C" w:rsidRPr="00046845" w:rsidRDefault="00DB767C" w:rsidP="00046845">
            <w:pPr>
              <w:pStyle w:val="Currenttext"/>
              <w:spacing w:before="0"/>
              <w:ind w:left="318"/>
              <w:rPr>
                <w:sz w:val="14"/>
                <w:szCs w:val="18"/>
              </w:rPr>
            </w:pPr>
            <w:r w:rsidRPr="00046845">
              <w:rPr>
                <w:sz w:val="14"/>
                <w:szCs w:val="18"/>
              </w:rPr>
              <w:t>Cr Bank ETH Exchange 0.9925</w:t>
            </w:r>
          </w:p>
          <w:p w14:paraId="475250AB" w14:textId="77777777" w:rsidR="00DB767C" w:rsidRPr="00046845" w:rsidRDefault="00DB767C" w:rsidP="00046845">
            <w:pPr>
              <w:pStyle w:val="Currenttext"/>
              <w:spacing w:before="0"/>
              <w:ind w:left="318"/>
              <w:rPr>
                <w:sz w:val="14"/>
                <w:szCs w:val="18"/>
              </w:rPr>
            </w:pPr>
            <w:r w:rsidRPr="00046845">
              <w:rPr>
                <w:sz w:val="14"/>
                <w:szCs w:val="18"/>
              </w:rPr>
              <w:t>Db Customer BTC (Omnibus – Customer side) 0.05 BTC</w:t>
            </w:r>
          </w:p>
          <w:p w14:paraId="3BED97E6" w14:textId="77777777" w:rsidR="00DB767C" w:rsidRPr="00046845" w:rsidRDefault="00DB767C" w:rsidP="00046845">
            <w:pPr>
              <w:pStyle w:val="Currenttext"/>
              <w:spacing w:before="0"/>
              <w:ind w:left="318"/>
              <w:rPr>
                <w:sz w:val="14"/>
                <w:szCs w:val="18"/>
              </w:rPr>
            </w:pPr>
            <w:r w:rsidRPr="00046845">
              <w:rPr>
                <w:sz w:val="14"/>
                <w:szCs w:val="18"/>
              </w:rPr>
              <w:t>Cr Customer Transitory 0.05 BTC</w:t>
            </w:r>
          </w:p>
          <w:p w14:paraId="24E91BFD" w14:textId="77777777" w:rsidR="00DB767C" w:rsidRPr="00046845" w:rsidRDefault="00DB767C" w:rsidP="00046845">
            <w:pPr>
              <w:pStyle w:val="Currenttext"/>
              <w:spacing w:before="0"/>
              <w:ind w:left="318"/>
              <w:rPr>
                <w:sz w:val="14"/>
                <w:szCs w:val="18"/>
              </w:rPr>
            </w:pPr>
            <w:r w:rsidRPr="00046845">
              <w:rPr>
                <w:sz w:val="14"/>
                <w:szCs w:val="18"/>
              </w:rPr>
              <w:t>Db Bank BTC Exchange 0.05 BTC</w:t>
            </w:r>
          </w:p>
          <w:p w14:paraId="1DE36CB0" w14:textId="77777777" w:rsidR="00DB767C" w:rsidRPr="00046845" w:rsidRDefault="00DB767C" w:rsidP="00046845">
            <w:pPr>
              <w:pStyle w:val="Currenttext"/>
              <w:spacing w:before="0"/>
              <w:ind w:left="318"/>
              <w:rPr>
                <w:sz w:val="14"/>
                <w:szCs w:val="18"/>
              </w:rPr>
            </w:pPr>
            <w:r w:rsidRPr="00046845">
              <w:rPr>
                <w:sz w:val="14"/>
                <w:szCs w:val="18"/>
              </w:rPr>
              <w:t>Cr Omnibus BTC (Omnibus – bank side) 0.05 BTC</w:t>
            </w:r>
          </w:p>
          <w:p w14:paraId="7FE6CC27" w14:textId="77777777" w:rsidR="00C73E42" w:rsidRDefault="00C73E42" w:rsidP="00046845">
            <w:pPr>
              <w:pStyle w:val="Currenttext"/>
              <w:ind w:left="596"/>
            </w:pPr>
          </w:p>
        </w:tc>
        <w:tc>
          <w:tcPr>
            <w:tcW w:w="4753" w:type="dxa"/>
            <w:tcBorders>
              <w:top w:val="nil"/>
              <w:left w:val="nil"/>
              <w:bottom w:val="nil"/>
              <w:right w:val="nil"/>
            </w:tcBorders>
          </w:tcPr>
          <w:p w14:paraId="5432DFD7" w14:textId="7982F960" w:rsidR="00C73E42" w:rsidRDefault="00E6351D" w:rsidP="00850393">
            <w:pPr>
              <w:pStyle w:val="Currenttext"/>
              <w:ind w:left="0"/>
              <w:jc w:val="right"/>
            </w:pPr>
            <w:r>
              <w:rPr>
                <w:noProof/>
              </w:rPr>
              <w:drawing>
                <wp:inline distT="0" distB="0" distL="0" distR="0" wp14:anchorId="5124DF26" wp14:editId="5C8DF81F">
                  <wp:extent cx="2763560" cy="3400139"/>
                  <wp:effectExtent l="0" t="0" r="0" b="0"/>
                  <wp:docPr id="1305230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80579" cy="3421078"/>
                          </a:xfrm>
                          <a:prstGeom prst="rect">
                            <a:avLst/>
                          </a:prstGeom>
                          <a:noFill/>
                        </pic:spPr>
                      </pic:pic>
                    </a:graphicData>
                  </a:graphic>
                </wp:inline>
              </w:drawing>
            </w:r>
          </w:p>
        </w:tc>
      </w:tr>
    </w:tbl>
    <w:p w14:paraId="19B05FC4" w14:textId="77777777" w:rsidR="00C21067" w:rsidRPr="00211F7C" w:rsidRDefault="00C21067" w:rsidP="00C21067">
      <w:pPr>
        <w:ind w:left="567"/>
        <w:rPr>
          <w:u w:val="single"/>
        </w:rPr>
      </w:pPr>
      <w:r w:rsidRPr="00211F7C">
        <w:rPr>
          <w:u w:val="single"/>
        </w:rPr>
        <w:t xml:space="preserve">Case of </w:t>
      </w:r>
      <w:proofErr w:type="spellStart"/>
      <w:r>
        <w:rPr>
          <w:u w:val="single"/>
        </w:rPr>
        <w:t>Aplo</w:t>
      </w:r>
      <w:proofErr w:type="spellEnd"/>
    </w:p>
    <w:p w14:paraId="0514B9EE" w14:textId="6D266C54" w:rsidR="00C21067" w:rsidRDefault="00C21067" w:rsidP="00C21067">
      <w:pPr>
        <w:pStyle w:val="Currenttext"/>
        <w:rPr>
          <w:lang w:val="en-US"/>
        </w:rPr>
      </w:pPr>
      <w:r>
        <w:t xml:space="preserve">A </w:t>
      </w:r>
      <w:r w:rsidRPr="001B5702">
        <w:rPr>
          <w:lang w:val="en-US"/>
        </w:rPr>
        <w:t xml:space="preserve">Customer converts 0,05 BTC into 1 ETH, at a price of 20 ETH, which is the customer price, which includes bank margin of 0,1 ETH.  There </w:t>
      </w:r>
      <w:r w:rsidR="00773E89" w:rsidRPr="001B5702">
        <w:rPr>
          <w:lang w:val="en-US"/>
        </w:rPr>
        <w:t>is</w:t>
      </w:r>
      <w:r w:rsidRPr="001B5702">
        <w:rPr>
          <w:lang w:val="en-US"/>
        </w:rPr>
        <w:t xml:space="preserve"> 0.0075 ETH of bank fees.  </w:t>
      </w:r>
    </w:p>
    <w:p w14:paraId="288222EA" w14:textId="77777777" w:rsidR="00C27969" w:rsidRDefault="00C27969" w:rsidP="00C21067">
      <w:pPr>
        <w:pStyle w:val="Currenttext"/>
        <w:rPr>
          <w:lang w:val="en-US"/>
        </w:rPr>
      </w:pPr>
    </w:p>
    <w:tbl>
      <w:tblPr>
        <w:tblStyle w:val="TableGrid"/>
        <w:tblW w:w="0" w:type="auto"/>
        <w:tblInd w:w="567" w:type="dxa"/>
        <w:tblLook w:val="04A0" w:firstRow="1" w:lastRow="0" w:firstColumn="1" w:lastColumn="0" w:noHBand="0" w:noVBand="1"/>
      </w:tblPr>
      <w:tblGrid>
        <w:gridCol w:w="4290"/>
        <w:gridCol w:w="4781"/>
      </w:tblGrid>
      <w:tr w:rsidR="00902A01" w14:paraId="2B96EB78" w14:textId="77777777" w:rsidTr="00850393">
        <w:tc>
          <w:tcPr>
            <w:tcW w:w="4814" w:type="dxa"/>
            <w:tcBorders>
              <w:top w:val="nil"/>
              <w:left w:val="nil"/>
              <w:bottom w:val="nil"/>
              <w:right w:val="nil"/>
            </w:tcBorders>
          </w:tcPr>
          <w:p w14:paraId="7E5408E9" w14:textId="77777777" w:rsidR="00064624" w:rsidRPr="0024432C" w:rsidRDefault="00064624" w:rsidP="00046845">
            <w:pPr>
              <w:pStyle w:val="Currenttext"/>
              <w:numPr>
                <w:ilvl w:val="0"/>
                <w:numId w:val="161"/>
              </w:numPr>
              <w:ind w:left="315"/>
              <w:rPr>
                <w:sz w:val="14"/>
                <w:szCs w:val="18"/>
              </w:rPr>
            </w:pPr>
            <w:r w:rsidRPr="0024432C">
              <w:rPr>
                <w:sz w:val="14"/>
                <w:szCs w:val="18"/>
              </w:rPr>
              <w:t>Pre-trade at Bank / SCS</w:t>
            </w:r>
          </w:p>
          <w:p w14:paraId="2E7A1E3B" w14:textId="4D06B2F6" w:rsidR="00064624" w:rsidRPr="00046845" w:rsidRDefault="00064624" w:rsidP="00046845">
            <w:pPr>
              <w:pStyle w:val="Currenttext"/>
              <w:ind w:left="315"/>
              <w:rPr>
                <w:sz w:val="14"/>
                <w:szCs w:val="18"/>
              </w:rPr>
            </w:pPr>
            <w:r w:rsidRPr="0024432C">
              <w:rPr>
                <w:sz w:val="14"/>
                <w:szCs w:val="18"/>
              </w:rPr>
              <w:t>Reserve Customer 0,05 BTC</w:t>
            </w:r>
          </w:p>
          <w:p w14:paraId="48E0DF2D" w14:textId="0F933D34" w:rsidR="00C27969" w:rsidRPr="00046845" w:rsidRDefault="00C27969" w:rsidP="00046845">
            <w:pPr>
              <w:pStyle w:val="Currenttext"/>
              <w:numPr>
                <w:ilvl w:val="0"/>
                <w:numId w:val="161"/>
              </w:numPr>
              <w:ind w:left="315"/>
              <w:rPr>
                <w:sz w:val="14"/>
                <w:szCs w:val="18"/>
              </w:rPr>
            </w:pPr>
            <w:r w:rsidRPr="00046845">
              <w:rPr>
                <w:sz w:val="14"/>
                <w:szCs w:val="18"/>
              </w:rPr>
              <w:t xml:space="preserve">Execution at </w:t>
            </w:r>
            <w:r w:rsidR="004A0A93" w:rsidRPr="00046845">
              <w:rPr>
                <w:sz w:val="14"/>
                <w:szCs w:val="18"/>
              </w:rPr>
              <w:t>broker</w:t>
            </w:r>
            <w:r w:rsidRPr="00046845">
              <w:rPr>
                <w:sz w:val="14"/>
                <w:szCs w:val="18"/>
              </w:rPr>
              <w:t xml:space="preserve"> level</w:t>
            </w:r>
          </w:p>
          <w:p w14:paraId="75DE8C7F" w14:textId="77777777" w:rsidR="00C27969" w:rsidRPr="00046845" w:rsidRDefault="00C27969" w:rsidP="00046845">
            <w:pPr>
              <w:pStyle w:val="Currenttext"/>
              <w:ind w:left="315"/>
              <w:rPr>
                <w:sz w:val="14"/>
                <w:szCs w:val="18"/>
              </w:rPr>
            </w:pPr>
            <w:r w:rsidRPr="00046845">
              <w:rPr>
                <w:sz w:val="14"/>
                <w:szCs w:val="18"/>
              </w:rPr>
              <w:t>Db Bank BTC position 0,05 BTC</w:t>
            </w:r>
          </w:p>
          <w:p w14:paraId="06654EC3" w14:textId="77777777" w:rsidR="00F34044" w:rsidRPr="00046845" w:rsidRDefault="00C27969" w:rsidP="00046845">
            <w:pPr>
              <w:pStyle w:val="Currenttext"/>
              <w:spacing w:before="0"/>
              <w:ind w:left="318"/>
              <w:rPr>
                <w:sz w:val="14"/>
                <w:szCs w:val="18"/>
              </w:rPr>
            </w:pPr>
            <w:r w:rsidRPr="00046845">
              <w:rPr>
                <w:sz w:val="14"/>
                <w:szCs w:val="18"/>
              </w:rPr>
              <w:t>Cr Bank ETH position 1,005 ETH</w:t>
            </w:r>
            <w:r w:rsidR="00F34044" w:rsidRPr="00046845">
              <w:rPr>
                <w:sz w:val="14"/>
                <w:szCs w:val="18"/>
              </w:rPr>
              <w:t xml:space="preserve"> (0.05 BTC * 20.1)</w:t>
            </w:r>
          </w:p>
          <w:p w14:paraId="0515C325" w14:textId="77777777" w:rsidR="00C27969" w:rsidRPr="00046845" w:rsidRDefault="00C27969" w:rsidP="00046845">
            <w:pPr>
              <w:pStyle w:val="Currenttext"/>
              <w:numPr>
                <w:ilvl w:val="0"/>
                <w:numId w:val="161"/>
              </w:numPr>
              <w:ind w:left="315"/>
              <w:rPr>
                <w:sz w:val="14"/>
                <w:szCs w:val="18"/>
              </w:rPr>
            </w:pPr>
            <w:r w:rsidRPr="00046845">
              <w:rPr>
                <w:sz w:val="14"/>
                <w:szCs w:val="18"/>
              </w:rPr>
              <w:t>Post-trade at Bank / SCS</w:t>
            </w:r>
          </w:p>
          <w:p w14:paraId="279760E5" w14:textId="1C479E1B" w:rsidR="00E111D0" w:rsidRPr="00046845" w:rsidRDefault="00E111D0" w:rsidP="00046845">
            <w:pPr>
              <w:pStyle w:val="Currenttext"/>
              <w:ind w:left="315"/>
              <w:rPr>
                <w:sz w:val="14"/>
                <w:szCs w:val="18"/>
              </w:rPr>
            </w:pPr>
            <w:r w:rsidRPr="00046845">
              <w:rPr>
                <w:sz w:val="14"/>
                <w:szCs w:val="18"/>
              </w:rPr>
              <w:t>Db Customer</w:t>
            </w:r>
            <w:r w:rsidR="00064624" w:rsidRPr="00046845">
              <w:rPr>
                <w:sz w:val="14"/>
                <w:szCs w:val="18"/>
              </w:rPr>
              <w:t xml:space="preserve"> Transitory</w:t>
            </w:r>
            <w:r w:rsidRPr="00046845">
              <w:rPr>
                <w:sz w:val="14"/>
                <w:szCs w:val="18"/>
              </w:rPr>
              <w:t xml:space="preserve"> 0,05 BTC</w:t>
            </w:r>
            <w:r w:rsidR="00F34044" w:rsidRPr="00046845">
              <w:rPr>
                <w:sz w:val="14"/>
                <w:szCs w:val="18"/>
              </w:rPr>
              <w:t xml:space="preserve"> (and unreserve)</w:t>
            </w:r>
          </w:p>
          <w:p w14:paraId="14FC0C8F" w14:textId="11379B8F" w:rsidR="00E111D0" w:rsidRPr="00046845" w:rsidRDefault="00E111D0" w:rsidP="00046845">
            <w:pPr>
              <w:pStyle w:val="Currenttext"/>
              <w:spacing w:before="0"/>
              <w:ind w:left="318"/>
              <w:rPr>
                <w:sz w:val="14"/>
                <w:szCs w:val="18"/>
              </w:rPr>
            </w:pPr>
            <w:r w:rsidRPr="00046845">
              <w:rPr>
                <w:sz w:val="14"/>
                <w:szCs w:val="18"/>
              </w:rPr>
              <w:t xml:space="preserve">Cr Bank </w:t>
            </w:r>
            <w:r w:rsidR="00F34044" w:rsidRPr="00046845">
              <w:rPr>
                <w:sz w:val="14"/>
                <w:szCs w:val="18"/>
              </w:rPr>
              <w:t xml:space="preserve">BTC </w:t>
            </w:r>
            <w:r w:rsidRPr="00046845">
              <w:rPr>
                <w:sz w:val="14"/>
                <w:szCs w:val="18"/>
              </w:rPr>
              <w:t>broker 0,05 BTC</w:t>
            </w:r>
          </w:p>
          <w:p w14:paraId="2EEC1B9D" w14:textId="1D577573" w:rsidR="00C27969" w:rsidRPr="00046845" w:rsidRDefault="00C27969" w:rsidP="00046845">
            <w:pPr>
              <w:pStyle w:val="Currenttext"/>
              <w:spacing w:before="0"/>
              <w:ind w:left="318"/>
              <w:rPr>
                <w:sz w:val="14"/>
                <w:szCs w:val="18"/>
              </w:rPr>
            </w:pPr>
            <w:r w:rsidRPr="00046845">
              <w:rPr>
                <w:sz w:val="14"/>
                <w:szCs w:val="18"/>
              </w:rPr>
              <w:t xml:space="preserve">Db Bank </w:t>
            </w:r>
            <w:r w:rsidR="00F34044" w:rsidRPr="00046845">
              <w:rPr>
                <w:sz w:val="14"/>
                <w:szCs w:val="18"/>
              </w:rPr>
              <w:t xml:space="preserve">ETH </w:t>
            </w:r>
            <w:r w:rsidR="00F8039C" w:rsidRPr="00046845">
              <w:rPr>
                <w:sz w:val="14"/>
                <w:szCs w:val="18"/>
              </w:rPr>
              <w:t>broker</w:t>
            </w:r>
            <w:r w:rsidRPr="00046845">
              <w:rPr>
                <w:sz w:val="14"/>
                <w:szCs w:val="18"/>
              </w:rPr>
              <w:t xml:space="preserve"> 1,005 ETH</w:t>
            </w:r>
          </w:p>
          <w:p w14:paraId="32EC2037" w14:textId="77777777" w:rsidR="00C27969" w:rsidRPr="00046845" w:rsidRDefault="00C27969" w:rsidP="00046845">
            <w:pPr>
              <w:pStyle w:val="Currenttext"/>
              <w:spacing w:before="0"/>
              <w:ind w:left="318"/>
              <w:rPr>
                <w:sz w:val="14"/>
                <w:szCs w:val="18"/>
              </w:rPr>
            </w:pPr>
            <w:r w:rsidRPr="00046845">
              <w:rPr>
                <w:sz w:val="14"/>
                <w:szCs w:val="18"/>
              </w:rPr>
              <w:t>Cr Customer 0,9925 ETH</w:t>
            </w:r>
          </w:p>
          <w:p w14:paraId="279CB114" w14:textId="280B9FC2" w:rsidR="00C27969" w:rsidRDefault="00C27969" w:rsidP="00064624">
            <w:pPr>
              <w:pStyle w:val="Currenttext"/>
              <w:spacing w:before="0"/>
              <w:ind w:left="318"/>
              <w:rPr>
                <w:sz w:val="14"/>
                <w:szCs w:val="18"/>
              </w:rPr>
            </w:pPr>
            <w:r w:rsidRPr="00046845">
              <w:rPr>
                <w:sz w:val="14"/>
                <w:szCs w:val="18"/>
              </w:rPr>
              <w:t>Cr Bank P&amp;L (</w:t>
            </w:r>
            <w:r w:rsidR="00867CB6" w:rsidRPr="00046845">
              <w:rPr>
                <w:sz w:val="14"/>
                <w:szCs w:val="18"/>
              </w:rPr>
              <w:t>broker</w:t>
            </w:r>
            <w:r w:rsidRPr="00046845">
              <w:rPr>
                <w:sz w:val="14"/>
                <w:szCs w:val="18"/>
              </w:rPr>
              <w:t>, unrealized) 0.01</w:t>
            </w:r>
            <w:r w:rsidR="00867CB6" w:rsidRPr="00046845">
              <w:rPr>
                <w:sz w:val="14"/>
                <w:szCs w:val="18"/>
              </w:rPr>
              <w:t>25</w:t>
            </w:r>
            <w:r w:rsidRPr="00046845">
              <w:rPr>
                <w:sz w:val="14"/>
                <w:szCs w:val="18"/>
              </w:rPr>
              <w:t xml:space="preserve"> ETH (=</w:t>
            </w:r>
            <w:r w:rsidR="00867CB6" w:rsidRPr="00046845">
              <w:rPr>
                <w:sz w:val="14"/>
                <w:szCs w:val="18"/>
              </w:rPr>
              <w:t xml:space="preserve"> </w:t>
            </w:r>
            <w:r w:rsidRPr="00046845">
              <w:rPr>
                <w:sz w:val="14"/>
                <w:szCs w:val="18"/>
              </w:rPr>
              <w:t>0.0075</w:t>
            </w:r>
            <w:r w:rsidR="00867CB6" w:rsidRPr="00046845">
              <w:rPr>
                <w:sz w:val="14"/>
                <w:szCs w:val="18"/>
              </w:rPr>
              <w:t xml:space="preserve"> + 0.005</w:t>
            </w:r>
            <w:r w:rsidRPr="00046845">
              <w:rPr>
                <w:sz w:val="14"/>
                <w:szCs w:val="18"/>
              </w:rPr>
              <w:t>)</w:t>
            </w:r>
          </w:p>
          <w:p w14:paraId="56C7CBBD" w14:textId="1BF20886" w:rsidR="00064624" w:rsidRPr="0024432C" w:rsidRDefault="00064624" w:rsidP="00046845">
            <w:pPr>
              <w:pStyle w:val="Currenttext"/>
              <w:numPr>
                <w:ilvl w:val="0"/>
                <w:numId w:val="161"/>
              </w:numPr>
              <w:ind w:left="315"/>
              <w:rPr>
                <w:sz w:val="14"/>
                <w:szCs w:val="18"/>
              </w:rPr>
            </w:pPr>
            <w:r w:rsidRPr="0024432C">
              <w:rPr>
                <w:sz w:val="14"/>
                <w:szCs w:val="18"/>
              </w:rPr>
              <w:t xml:space="preserve">Transfer between </w:t>
            </w:r>
            <w:r>
              <w:rPr>
                <w:sz w:val="14"/>
                <w:szCs w:val="18"/>
              </w:rPr>
              <w:t>Broker</w:t>
            </w:r>
            <w:r w:rsidRPr="0024432C">
              <w:rPr>
                <w:sz w:val="14"/>
                <w:szCs w:val="18"/>
              </w:rPr>
              <w:t xml:space="preserve"> and Custody for the customer funds</w:t>
            </w:r>
          </w:p>
          <w:p w14:paraId="49DFF384" w14:textId="72B8A5C8" w:rsidR="00064624" w:rsidRPr="0024432C" w:rsidRDefault="00064624" w:rsidP="00064624">
            <w:pPr>
              <w:pStyle w:val="Currenttext"/>
              <w:ind w:left="315"/>
              <w:rPr>
                <w:sz w:val="14"/>
                <w:szCs w:val="18"/>
              </w:rPr>
            </w:pPr>
            <w:r w:rsidRPr="0024432C">
              <w:rPr>
                <w:sz w:val="14"/>
                <w:szCs w:val="18"/>
              </w:rPr>
              <w:t xml:space="preserve">Db Bank ETH </w:t>
            </w:r>
            <w:r w:rsidR="00902A01">
              <w:rPr>
                <w:sz w:val="14"/>
                <w:szCs w:val="18"/>
              </w:rPr>
              <w:t>Broker</w:t>
            </w:r>
            <w:r w:rsidRPr="0024432C">
              <w:rPr>
                <w:sz w:val="14"/>
                <w:szCs w:val="18"/>
              </w:rPr>
              <w:t xml:space="preserve"> 0.9925 ETH</w:t>
            </w:r>
          </w:p>
          <w:p w14:paraId="2F8DF156" w14:textId="77777777" w:rsidR="00064624" w:rsidRPr="0024432C" w:rsidRDefault="00064624" w:rsidP="00064624">
            <w:pPr>
              <w:pStyle w:val="Currenttext"/>
              <w:spacing w:before="0"/>
              <w:ind w:left="318"/>
              <w:rPr>
                <w:sz w:val="14"/>
                <w:szCs w:val="18"/>
              </w:rPr>
            </w:pPr>
            <w:r w:rsidRPr="0024432C">
              <w:rPr>
                <w:sz w:val="14"/>
                <w:szCs w:val="18"/>
              </w:rPr>
              <w:t>Cr Omnibus ETH Custody 0.9925 ETH</w:t>
            </w:r>
          </w:p>
          <w:p w14:paraId="737036AC" w14:textId="77777777" w:rsidR="00064624" w:rsidRPr="0024432C" w:rsidRDefault="00064624" w:rsidP="00064624">
            <w:pPr>
              <w:pStyle w:val="Currenttext"/>
              <w:spacing w:before="0"/>
              <w:ind w:left="318"/>
              <w:rPr>
                <w:sz w:val="14"/>
                <w:szCs w:val="18"/>
              </w:rPr>
            </w:pPr>
            <w:r w:rsidRPr="0024432C">
              <w:rPr>
                <w:sz w:val="14"/>
                <w:szCs w:val="18"/>
              </w:rPr>
              <w:t>Db Omnibus BTC Custody 0.05 BTC</w:t>
            </w:r>
          </w:p>
          <w:p w14:paraId="32EE5ACC" w14:textId="25F95CA7" w:rsidR="00064624" w:rsidRPr="0024432C" w:rsidRDefault="00064624" w:rsidP="00064624">
            <w:pPr>
              <w:pStyle w:val="Currenttext"/>
              <w:spacing w:before="0"/>
              <w:ind w:left="318"/>
              <w:rPr>
                <w:sz w:val="14"/>
                <w:szCs w:val="18"/>
              </w:rPr>
            </w:pPr>
            <w:r w:rsidRPr="0024432C">
              <w:rPr>
                <w:sz w:val="14"/>
                <w:szCs w:val="18"/>
              </w:rPr>
              <w:t xml:space="preserve">Cr Bank BTC </w:t>
            </w:r>
            <w:r w:rsidR="00902A01">
              <w:rPr>
                <w:sz w:val="14"/>
                <w:szCs w:val="18"/>
              </w:rPr>
              <w:t>Broker</w:t>
            </w:r>
            <w:r w:rsidRPr="0024432C">
              <w:rPr>
                <w:sz w:val="14"/>
                <w:szCs w:val="18"/>
              </w:rPr>
              <w:t xml:space="preserve"> 0.05 BTC</w:t>
            </w:r>
          </w:p>
          <w:p w14:paraId="7D1E16C0" w14:textId="77777777" w:rsidR="00064624" w:rsidRPr="0024432C" w:rsidRDefault="00064624" w:rsidP="00046845">
            <w:pPr>
              <w:pStyle w:val="Currenttext"/>
              <w:numPr>
                <w:ilvl w:val="0"/>
                <w:numId w:val="161"/>
              </w:numPr>
              <w:ind w:left="315"/>
              <w:rPr>
                <w:sz w:val="14"/>
                <w:szCs w:val="18"/>
              </w:rPr>
            </w:pPr>
            <w:r w:rsidRPr="0024432C">
              <w:rPr>
                <w:sz w:val="14"/>
                <w:szCs w:val="18"/>
              </w:rPr>
              <w:t>Post-transfer in Bank / SCS</w:t>
            </w:r>
          </w:p>
          <w:p w14:paraId="065BD15E" w14:textId="77777777" w:rsidR="00064624" w:rsidRPr="0024432C" w:rsidRDefault="00064624" w:rsidP="00064624">
            <w:pPr>
              <w:pStyle w:val="Currenttext"/>
              <w:ind w:left="315"/>
              <w:rPr>
                <w:sz w:val="14"/>
                <w:szCs w:val="18"/>
              </w:rPr>
            </w:pPr>
            <w:r w:rsidRPr="0024432C">
              <w:rPr>
                <w:sz w:val="14"/>
                <w:szCs w:val="18"/>
              </w:rPr>
              <w:t>Db Customer Transitory 0.9925 ETH</w:t>
            </w:r>
          </w:p>
          <w:p w14:paraId="0B7BC251" w14:textId="77777777" w:rsidR="00064624" w:rsidRPr="0024432C" w:rsidRDefault="00064624" w:rsidP="00064624">
            <w:pPr>
              <w:pStyle w:val="Currenttext"/>
              <w:spacing w:before="0"/>
              <w:ind w:left="318"/>
              <w:rPr>
                <w:sz w:val="14"/>
                <w:szCs w:val="18"/>
              </w:rPr>
            </w:pPr>
            <w:r w:rsidRPr="0024432C">
              <w:rPr>
                <w:sz w:val="14"/>
                <w:szCs w:val="18"/>
              </w:rPr>
              <w:t>Cr Customer ETH (Omnibus – Customer side) 0.9925 ETH</w:t>
            </w:r>
          </w:p>
          <w:p w14:paraId="25DA55A0" w14:textId="77777777" w:rsidR="00064624" w:rsidRPr="0024432C" w:rsidRDefault="00064624" w:rsidP="00064624">
            <w:pPr>
              <w:pStyle w:val="Currenttext"/>
              <w:spacing w:before="0"/>
              <w:ind w:left="318"/>
              <w:rPr>
                <w:sz w:val="14"/>
                <w:szCs w:val="18"/>
              </w:rPr>
            </w:pPr>
            <w:r w:rsidRPr="0024432C">
              <w:rPr>
                <w:sz w:val="14"/>
                <w:szCs w:val="18"/>
              </w:rPr>
              <w:t>Db Omnibus ETH (Omnibus – bank side) 0.9925 ETH</w:t>
            </w:r>
          </w:p>
          <w:p w14:paraId="44139771" w14:textId="2A39C16A" w:rsidR="00064624" w:rsidRPr="0024432C" w:rsidRDefault="00064624" w:rsidP="00064624">
            <w:pPr>
              <w:pStyle w:val="Currenttext"/>
              <w:spacing w:before="0"/>
              <w:ind w:left="318"/>
              <w:rPr>
                <w:sz w:val="14"/>
                <w:szCs w:val="18"/>
              </w:rPr>
            </w:pPr>
            <w:r w:rsidRPr="0024432C">
              <w:rPr>
                <w:sz w:val="14"/>
                <w:szCs w:val="18"/>
              </w:rPr>
              <w:t xml:space="preserve">Cr Bank ETH </w:t>
            </w:r>
            <w:r w:rsidR="00902A01">
              <w:rPr>
                <w:sz w:val="14"/>
                <w:szCs w:val="18"/>
              </w:rPr>
              <w:t>Broker</w:t>
            </w:r>
            <w:r w:rsidRPr="0024432C">
              <w:rPr>
                <w:sz w:val="14"/>
                <w:szCs w:val="18"/>
              </w:rPr>
              <w:t xml:space="preserve"> 0.9925</w:t>
            </w:r>
          </w:p>
          <w:p w14:paraId="3EA5AC5B" w14:textId="77777777" w:rsidR="00064624" w:rsidRPr="0024432C" w:rsidRDefault="00064624" w:rsidP="00064624">
            <w:pPr>
              <w:pStyle w:val="Currenttext"/>
              <w:spacing w:before="0"/>
              <w:ind w:left="318"/>
              <w:rPr>
                <w:sz w:val="14"/>
                <w:szCs w:val="18"/>
              </w:rPr>
            </w:pPr>
            <w:r w:rsidRPr="0024432C">
              <w:rPr>
                <w:sz w:val="14"/>
                <w:szCs w:val="18"/>
              </w:rPr>
              <w:t>Db Customer BTC (Omnibus – Customer side) 0.05 BTC</w:t>
            </w:r>
          </w:p>
          <w:p w14:paraId="74D204E2" w14:textId="77777777" w:rsidR="00064624" w:rsidRPr="0024432C" w:rsidRDefault="00064624" w:rsidP="00064624">
            <w:pPr>
              <w:pStyle w:val="Currenttext"/>
              <w:spacing w:before="0"/>
              <w:ind w:left="318"/>
              <w:rPr>
                <w:sz w:val="14"/>
                <w:szCs w:val="18"/>
              </w:rPr>
            </w:pPr>
            <w:r w:rsidRPr="0024432C">
              <w:rPr>
                <w:sz w:val="14"/>
                <w:szCs w:val="18"/>
              </w:rPr>
              <w:t>Cr Customer Transitory 0.05 BTC</w:t>
            </w:r>
          </w:p>
          <w:p w14:paraId="38124C89" w14:textId="7434CBBF" w:rsidR="00064624" w:rsidRPr="0024432C" w:rsidRDefault="00064624" w:rsidP="00064624">
            <w:pPr>
              <w:pStyle w:val="Currenttext"/>
              <w:spacing w:before="0"/>
              <w:ind w:left="318"/>
              <w:rPr>
                <w:sz w:val="14"/>
                <w:szCs w:val="18"/>
              </w:rPr>
            </w:pPr>
            <w:r w:rsidRPr="0024432C">
              <w:rPr>
                <w:sz w:val="14"/>
                <w:szCs w:val="18"/>
              </w:rPr>
              <w:t xml:space="preserve">Db Bank BTC </w:t>
            </w:r>
            <w:r w:rsidR="00902A01">
              <w:rPr>
                <w:sz w:val="14"/>
                <w:szCs w:val="18"/>
              </w:rPr>
              <w:t>Broker</w:t>
            </w:r>
            <w:r w:rsidRPr="0024432C">
              <w:rPr>
                <w:sz w:val="14"/>
                <w:szCs w:val="18"/>
              </w:rPr>
              <w:t xml:space="preserve"> 0.05 BTC</w:t>
            </w:r>
          </w:p>
          <w:p w14:paraId="310EF61E" w14:textId="77777777" w:rsidR="00064624" w:rsidRPr="0024432C" w:rsidRDefault="00064624" w:rsidP="00064624">
            <w:pPr>
              <w:pStyle w:val="Currenttext"/>
              <w:spacing w:before="0"/>
              <w:ind w:left="318"/>
              <w:rPr>
                <w:sz w:val="14"/>
                <w:szCs w:val="18"/>
              </w:rPr>
            </w:pPr>
            <w:r w:rsidRPr="0024432C">
              <w:rPr>
                <w:sz w:val="14"/>
                <w:szCs w:val="18"/>
              </w:rPr>
              <w:t>Cr Omnibus BTC (Omnibus – bank side) 0.05 BTC</w:t>
            </w:r>
          </w:p>
          <w:p w14:paraId="59899D4E" w14:textId="77777777" w:rsidR="00064624" w:rsidRPr="00046845" w:rsidRDefault="00064624" w:rsidP="00046845">
            <w:pPr>
              <w:pStyle w:val="Currenttext"/>
              <w:spacing w:before="0"/>
              <w:ind w:left="318"/>
              <w:rPr>
                <w:sz w:val="14"/>
                <w:szCs w:val="18"/>
              </w:rPr>
            </w:pPr>
          </w:p>
          <w:p w14:paraId="7D038673" w14:textId="77777777" w:rsidR="00C27969" w:rsidRPr="00850393" w:rsidRDefault="00C27969" w:rsidP="00C21067">
            <w:pPr>
              <w:pStyle w:val="Currenttext"/>
              <w:ind w:left="0"/>
            </w:pPr>
          </w:p>
        </w:tc>
        <w:tc>
          <w:tcPr>
            <w:tcW w:w="4814" w:type="dxa"/>
            <w:tcBorders>
              <w:top w:val="nil"/>
              <w:left w:val="nil"/>
              <w:bottom w:val="nil"/>
              <w:right w:val="nil"/>
            </w:tcBorders>
          </w:tcPr>
          <w:p w14:paraId="0B49DC59" w14:textId="5A010153" w:rsidR="00C27969" w:rsidRPr="00850393" w:rsidRDefault="00902A01" w:rsidP="00850393">
            <w:pPr>
              <w:pStyle w:val="Currenttext"/>
              <w:ind w:left="0"/>
              <w:jc w:val="right"/>
            </w:pPr>
            <w:r>
              <w:rPr>
                <w:noProof/>
              </w:rPr>
              <w:drawing>
                <wp:inline distT="0" distB="0" distL="0" distR="0" wp14:anchorId="3BA44874" wp14:editId="41093666">
                  <wp:extent cx="2764790" cy="3388955"/>
                  <wp:effectExtent l="0" t="0" r="0" b="2540"/>
                  <wp:docPr id="1980921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93407" cy="3424032"/>
                          </a:xfrm>
                          <a:prstGeom prst="rect">
                            <a:avLst/>
                          </a:prstGeom>
                          <a:noFill/>
                        </pic:spPr>
                      </pic:pic>
                    </a:graphicData>
                  </a:graphic>
                </wp:inline>
              </w:drawing>
            </w:r>
          </w:p>
        </w:tc>
      </w:tr>
    </w:tbl>
    <w:p w14:paraId="47ABAA4F" w14:textId="77777777" w:rsidR="001F4735" w:rsidRDefault="001F4735" w:rsidP="005D58B7">
      <w:pPr>
        <w:ind w:left="567"/>
        <w:rPr>
          <w:b/>
          <w:bCs/>
        </w:rPr>
      </w:pPr>
    </w:p>
    <w:p w14:paraId="034E8E49" w14:textId="7DCE378E" w:rsidR="003A4FAD" w:rsidRDefault="003A4FAD" w:rsidP="003A4FAD">
      <w:pPr>
        <w:ind w:left="567"/>
        <w:rPr>
          <w:b/>
          <w:bCs/>
        </w:rPr>
      </w:pPr>
      <w:r>
        <w:rPr>
          <w:b/>
          <w:bCs/>
        </w:rPr>
        <w:t>Convert order</w:t>
      </w:r>
      <w:r w:rsidR="00201B68">
        <w:rPr>
          <w:b/>
          <w:bCs/>
        </w:rPr>
        <w:t xml:space="preserve"> (expressed in quote currency)</w:t>
      </w:r>
    </w:p>
    <w:p w14:paraId="77B54A2D" w14:textId="77777777" w:rsidR="003A4FAD" w:rsidRDefault="003A4FAD" w:rsidP="003A4FAD">
      <w:pPr>
        <w:ind w:left="567"/>
        <w:rPr>
          <w:b/>
          <w:bCs/>
        </w:rPr>
      </w:pPr>
    </w:p>
    <w:p w14:paraId="0CBD0923" w14:textId="77777777" w:rsidR="001E4FF5" w:rsidRPr="00850393" w:rsidRDefault="001E4FF5" w:rsidP="001E4FF5">
      <w:pPr>
        <w:ind w:left="567"/>
        <w:rPr>
          <w:u w:val="single"/>
        </w:rPr>
      </w:pPr>
      <w:r w:rsidRPr="00850393">
        <w:rPr>
          <w:u w:val="single"/>
        </w:rPr>
        <w:t>Case of Wyden</w:t>
      </w:r>
    </w:p>
    <w:p w14:paraId="4B1445F3" w14:textId="49DE6033" w:rsidR="001E4FF5" w:rsidRDefault="001E4FF5" w:rsidP="001E4FF5">
      <w:pPr>
        <w:pStyle w:val="Currenttext"/>
      </w:pPr>
      <w:r>
        <w:rPr>
          <w:lang w:val="en-US"/>
        </w:rPr>
        <w:t xml:space="preserve">A customer </w:t>
      </w:r>
      <w:r w:rsidR="0031589E">
        <w:rPr>
          <w:lang w:val="en-US"/>
        </w:rPr>
        <w:t xml:space="preserve">converts </w:t>
      </w:r>
      <w:r w:rsidR="003D01B2">
        <w:rPr>
          <w:lang w:val="en-US"/>
        </w:rPr>
        <w:t>BTC into</w:t>
      </w:r>
      <w:r w:rsidRPr="00E16B63">
        <w:rPr>
          <w:lang w:val="en-US"/>
        </w:rPr>
        <w:t xml:space="preserve"> ETH</w:t>
      </w:r>
      <w:r w:rsidR="003D01B2">
        <w:rPr>
          <w:lang w:val="en-US"/>
        </w:rPr>
        <w:t xml:space="preserve"> for a target amount of </w:t>
      </w:r>
      <w:r w:rsidR="0050291D">
        <w:rPr>
          <w:lang w:val="en-US"/>
        </w:rPr>
        <w:t>10</w:t>
      </w:r>
      <w:r w:rsidR="003D01B2">
        <w:rPr>
          <w:lang w:val="en-US"/>
        </w:rPr>
        <w:t xml:space="preserve"> ETH</w:t>
      </w:r>
      <w:r w:rsidRPr="00E16B63">
        <w:rPr>
          <w:lang w:val="en-US"/>
        </w:rPr>
        <w:t>, at the time of the order validation</w:t>
      </w:r>
      <w:r>
        <w:rPr>
          <w:lang w:val="en-US"/>
        </w:rPr>
        <w:t xml:space="preserve"> the</w:t>
      </w:r>
      <w:r w:rsidRPr="00E16B63">
        <w:rPr>
          <w:lang w:val="en-US"/>
        </w:rPr>
        <w:t xml:space="preserve"> price is </w:t>
      </w:r>
      <w:r w:rsidR="004E3ABE">
        <w:rPr>
          <w:lang w:val="en-US"/>
        </w:rPr>
        <w:t>20 ETH (1 BTC = 20 ETH)</w:t>
      </w:r>
      <w:r w:rsidRPr="00E16B63">
        <w:rPr>
          <w:lang w:val="en-US"/>
        </w:rPr>
        <w:t xml:space="preserve">, but the bank takes 0.5 % margin, so showing </w:t>
      </w:r>
      <w:r w:rsidR="004E7E5B">
        <w:rPr>
          <w:lang w:val="en-US"/>
        </w:rPr>
        <w:t>19.9 ETH</w:t>
      </w:r>
      <w:r w:rsidRPr="00E16B63">
        <w:rPr>
          <w:lang w:val="en-US"/>
        </w:rPr>
        <w:t xml:space="preserve">, expecting to </w:t>
      </w:r>
      <w:r w:rsidR="004E7E5B">
        <w:rPr>
          <w:lang w:val="en-US"/>
        </w:rPr>
        <w:t>convert</w:t>
      </w:r>
      <w:r w:rsidRPr="00E16B63">
        <w:rPr>
          <w:lang w:val="en-US"/>
        </w:rPr>
        <w:t xml:space="preserve"> 0.</w:t>
      </w:r>
      <w:r w:rsidR="00E33563">
        <w:rPr>
          <w:lang w:val="en-US"/>
        </w:rPr>
        <w:t>502513</w:t>
      </w:r>
      <w:r w:rsidRPr="00E16B63">
        <w:rPr>
          <w:lang w:val="en-US"/>
        </w:rPr>
        <w:t xml:space="preserve"> </w:t>
      </w:r>
      <w:r w:rsidR="00E33563">
        <w:rPr>
          <w:lang w:val="en-US"/>
        </w:rPr>
        <w:lastRenderedPageBreak/>
        <w:t>BTC</w:t>
      </w:r>
      <w:r w:rsidRPr="00E16B63">
        <w:rPr>
          <w:lang w:val="en-US"/>
        </w:rPr>
        <w:t xml:space="preserve">.  Plus </w:t>
      </w:r>
      <w:r w:rsidR="006030D8">
        <w:rPr>
          <w:lang w:val="en-US"/>
        </w:rPr>
        <w:t>0.</w:t>
      </w:r>
      <w:r w:rsidRPr="00E16B63">
        <w:rPr>
          <w:lang w:val="en-US"/>
        </w:rPr>
        <w:t xml:space="preserve">15 </w:t>
      </w:r>
      <w:r w:rsidR="006030D8">
        <w:rPr>
          <w:lang w:val="en-US"/>
        </w:rPr>
        <w:t>ETH</w:t>
      </w:r>
      <w:r w:rsidRPr="00E16B63">
        <w:rPr>
          <w:lang w:val="en-US"/>
        </w:rPr>
        <w:t xml:space="preserve"> of fees (1.5 % on customer cost) – he’ll get only </w:t>
      </w:r>
      <w:r w:rsidR="00B97458">
        <w:rPr>
          <w:lang w:val="en-US"/>
        </w:rPr>
        <w:t>9.85 ETH</w:t>
      </w:r>
      <w:r w:rsidRPr="00E16B63">
        <w:rPr>
          <w:lang w:val="en-US"/>
        </w:rPr>
        <w:t xml:space="preserve">.  Order is executed at </w:t>
      </w:r>
      <w:r w:rsidR="00B97458">
        <w:rPr>
          <w:lang w:val="en-US"/>
        </w:rPr>
        <w:t>19.7</w:t>
      </w:r>
      <w:r w:rsidRPr="00E16B63">
        <w:rPr>
          <w:lang w:val="en-US"/>
        </w:rPr>
        <w:t xml:space="preserve"> </w:t>
      </w:r>
      <w:r w:rsidR="00B97458">
        <w:rPr>
          <w:lang w:val="en-US"/>
        </w:rPr>
        <w:t>ETH (for 1 BTC)</w:t>
      </w:r>
      <w:r w:rsidRPr="00E16B63">
        <w:rPr>
          <w:lang w:val="en-US"/>
        </w:rPr>
        <w:t xml:space="preserve">. There is </w:t>
      </w:r>
      <w:r w:rsidR="0071119E">
        <w:rPr>
          <w:lang w:val="en-US"/>
        </w:rPr>
        <w:t>0.001 ETH</w:t>
      </w:r>
      <w:r w:rsidRPr="00E16B63">
        <w:rPr>
          <w:lang w:val="en-US"/>
        </w:rPr>
        <w:t xml:space="preserve"> of exchange fee</w:t>
      </w:r>
      <w:r w:rsidR="00CC3078">
        <w:rPr>
          <w:lang w:val="en-US"/>
        </w:rPr>
        <w:t>, bank gets</w:t>
      </w:r>
      <w:r w:rsidR="00FD7FFB">
        <w:rPr>
          <w:lang w:val="en-US"/>
        </w:rPr>
        <w:t xml:space="preserve"> </w:t>
      </w:r>
      <w:r w:rsidR="00490EA7" w:rsidRPr="00E16B63">
        <w:rPr>
          <w:lang w:val="en-US"/>
        </w:rPr>
        <w:t>0.</w:t>
      </w:r>
      <w:r w:rsidR="00490EA7">
        <w:rPr>
          <w:lang w:val="en-US"/>
        </w:rPr>
        <w:t>502513</w:t>
      </w:r>
      <w:r w:rsidR="00937022">
        <w:rPr>
          <w:lang w:val="en-US"/>
        </w:rPr>
        <w:t xml:space="preserve"> * 19.7 – 0.001 = </w:t>
      </w:r>
      <w:r w:rsidR="008402EC">
        <w:rPr>
          <w:lang w:val="en-US"/>
        </w:rPr>
        <w:t>9.898506 ETH</w:t>
      </w:r>
      <w:r w:rsidRPr="00E16B63">
        <w:t xml:space="preserve">.  At </w:t>
      </w:r>
      <w:r w:rsidR="0071119E">
        <w:t>19.7 ETH</w:t>
      </w:r>
      <w:r w:rsidRPr="00E16B63">
        <w:t xml:space="preserve">, execution price shown to the customer is </w:t>
      </w:r>
      <w:r w:rsidR="00E038D2">
        <w:t>19.6015</w:t>
      </w:r>
      <w:r w:rsidRPr="00E16B63">
        <w:t xml:space="preserve"> </w:t>
      </w:r>
      <w:r w:rsidR="00E038D2">
        <w:t>ETH</w:t>
      </w:r>
      <w:r w:rsidRPr="00E16B63">
        <w:t xml:space="preserve">, so for 10 </w:t>
      </w:r>
      <w:r w:rsidR="00E038D2">
        <w:t>ETH</w:t>
      </w:r>
      <w:r w:rsidRPr="00E16B63">
        <w:t xml:space="preserve">, he should </w:t>
      </w:r>
      <w:r w:rsidR="00E038D2">
        <w:t>convert</w:t>
      </w:r>
      <w:r w:rsidRPr="00E16B63">
        <w:t xml:space="preserve"> 0.</w:t>
      </w:r>
      <w:r w:rsidR="008A06C9">
        <w:t>510165</w:t>
      </w:r>
      <w:r w:rsidRPr="00E16B63">
        <w:t xml:space="preserve"> </w:t>
      </w:r>
      <w:r w:rsidR="008A06C9">
        <w:t>BTC</w:t>
      </w:r>
      <w:r w:rsidRPr="00E16B63">
        <w:t>.</w:t>
      </w:r>
    </w:p>
    <w:p w14:paraId="63CC6AFE" w14:textId="7FB95B7E" w:rsidR="001E4FF5" w:rsidRDefault="006970A8" w:rsidP="001E4FF5">
      <w:pPr>
        <w:pStyle w:val="Currenttext"/>
      </w:pPr>
      <w:r>
        <w:t>As for the sale order in quote currency</w:t>
      </w:r>
      <w:r w:rsidR="001E4FF5">
        <w:t xml:space="preserve">, </w:t>
      </w:r>
      <w:r w:rsidR="001E4FF5" w:rsidRPr="00A72C6B">
        <w:t xml:space="preserve">we need to take a margin on the reserved </w:t>
      </w:r>
      <w:r w:rsidR="001E4FF5">
        <w:t>amount</w:t>
      </w:r>
      <w:r w:rsidR="001E4FF5" w:rsidRPr="00A72C6B">
        <w:t xml:space="preserve">, if we want to guarantee the customer gets 10 </w:t>
      </w:r>
      <w:r>
        <w:t>ETH</w:t>
      </w:r>
      <w:r w:rsidR="001E4FF5" w:rsidRPr="00A72C6B">
        <w:t xml:space="preserve">.  </w:t>
      </w:r>
      <w:r w:rsidR="001E4FF5">
        <w:t>In this example let’s</w:t>
      </w:r>
      <w:r w:rsidR="001E4FF5" w:rsidRPr="00A72C6B">
        <w:t xml:space="preserve"> take 1 % margin on the </w:t>
      </w:r>
      <w:r>
        <w:t>BTC</w:t>
      </w:r>
      <w:r w:rsidR="001E4FF5" w:rsidRPr="00A72C6B">
        <w:t xml:space="preserve"> which are reserved, it makes: 0.</w:t>
      </w:r>
      <w:r w:rsidR="00B5604C">
        <w:t>507538</w:t>
      </w:r>
      <w:r w:rsidR="001E4FF5" w:rsidRPr="00A72C6B">
        <w:t xml:space="preserve"> </w:t>
      </w:r>
      <w:r w:rsidR="00B5604C">
        <w:t>BTC</w:t>
      </w:r>
      <w:r w:rsidR="001E4FF5" w:rsidRPr="00A72C6B">
        <w:t xml:space="preserve"> to block.  Which is not enough to cover the target amount, to reach 10 </w:t>
      </w:r>
      <w:r w:rsidR="00B5604C">
        <w:t>ETH</w:t>
      </w:r>
      <w:r w:rsidR="001E4FF5" w:rsidRPr="00A72C6B">
        <w:t xml:space="preserve"> at target customer price.  </w:t>
      </w:r>
      <w:proofErr w:type="gramStart"/>
      <w:r w:rsidR="001E4FF5">
        <w:t>In order to</w:t>
      </w:r>
      <w:proofErr w:type="gramEnd"/>
      <w:r w:rsidR="001E4FF5">
        <w:t xml:space="preserve"> cap the amount to the reserved amount, </w:t>
      </w:r>
      <w:r w:rsidR="001E4FF5" w:rsidRPr="00A72C6B">
        <w:t>we need to compute a customer price that allows to reach this reserved amount, with a specific price margin</w:t>
      </w:r>
      <w:r w:rsidR="001E4FF5">
        <w:t xml:space="preserve"> (lower than initially foreseen)</w:t>
      </w:r>
      <w:r w:rsidR="001E4FF5" w:rsidRPr="00A72C6B">
        <w:t xml:space="preserve">.  </w:t>
      </w:r>
      <w:r w:rsidR="001E4FF5">
        <w:t>T</w:t>
      </w:r>
      <w:r w:rsidR="001E4FF5" w:rsidRPr="00A72C6B">
        <w:t xml:space="preserve">o get 10 </w:t>
      </w:r>
      <w:r w:rsidR="00B5604C">
        <w:t>ETH</w:t>
      </w:r>
      <w:r w:rsidR="001E4FF5" w:rsidRPr="00A72C6B">
        <w:t xml:space="preserve">, it means a customer price of </w:t>
      </w:r>
      <w:r w:rsidR="005B4B2A">
        <w:t>19.702</w:t>
      </w:r>
      <w:r w:rsidR="00BE7BD8">
        <w:t>958</w:t>
      </w:r>
      <w:r w:rsidR="001E4FF5" w:rsidRPr="00A72C6B">
        <w:t xml:space="preserve"> </w:t>
      </w:r>
      <w:r w:rsidR="00BE7BD8">
        <w:t>ETH</w:t>
      </w:r>
      <w:r w:rsidR="001E4FF5" w:rsidRPr="00A72C6B">
        <w:t xml:space="preserve">, and thus a </w:t>
      </w:r>
      <w:r w:rsidR="006D4D2D">
        <w:t xml:space="preserve">negative </w:t>
      </w:r>
      <w:r w:rsidR="001E4FF5" w:rsidRPr="00A72C6B">
        <w:t>margin of 0.</w:t>
      </w:r>
      <w:r w:rsidR="006D4D2D">
        <w:t>015</w:t>
      </w:r>
      <w:r w:rsidR="001E4FF5" w:rsidRPr="00A72C6B">
        <w:t xml:space="preserve"> %</w:t>
      </w:r>
      <w:r w:rsidR="001E4FF5">
        <w:t>.</w:t>
      </w:r>
    </w:p>
    <w:p w14:paraId="34318BCF" w14:textId="77777777" w:rsidR="001E4FF5" w:rsidRDefault="001E4FF5" w:rsidP="001E4FF5">
      <w:pPr>
        <w:pStyle w:val="Currenttext"/>
      </w:pPr>
    </w:p>
    <w:tbl>
      <w:tblPr>
        <w:tblStyle w:val="TableGrid"/>
        <w:tblW w:w="0" w:type="auto"/>
        <w:tblInd w:w="567" w:type="dxa"/>
        <w:tblLook w:val="04A0" w:firstRow="1" w:lastRow="0" w:firstColumn="1" w:lastColumn="0" w:noHBand="0" w:noVBand="1"/>
      </w:tblPr>
      <w:tblGrid>
        <w:gridCol w:w="4331"/>
        <w:gridCol w:w="4740"/>
      </w:tblGrid>
      <w:tr w:rsidR="001E4FF5" w14:paraId="354C3A16" w14:textId="77777777" w:rsidTr="00262D67">
        <w:tc>
          <w:tcPr>
            <w:tcW w:w="4331" w:type="dxa"/>
            <w:tcBorders>
              <w:top w:val="nil"/>
              <w:left w:val="nil"/>
              <w:bottom w:val="nil"/>
              <w:right w:val="nil"/>
            </w:tcBorders>
          </w:tcPr>
          <w:p w14:paraId="6BCD4F80" w14:textId="77777777" w:rsidR="001E4FF5" w:rsidRPr="0024432C" w:rsidRDefault="001E4FF5" w:rsidP="00046845">
            <w:pPr>
              <w:pStyle w:val="Currenttext"/>
              <w:numPr>
                <w:ilvl w:val="0"/>
                <w:numId w:val="166"/>
              </w:numPr>
              <w:ind w:left="315"/>
              <w:rPr>
                <w:sz w:val="14"/>
                <w:szCs w:val="18"/>
              </w:rPr>
            </w:pPr>
            <w:r w:rsidRPr="0024432C">
              <w:rPr>
                <w:sz w:val="14"/>
                <w:szCs w:val="18"/>
              </w:rPr>
              <w:t>Pre-trade at Bank / SCS</w:t>
            </w:r>
          </w:p>
          <w:p w14:paraId="3E6FD065" w14:textId="1B301C6D" w:rsidR="001E4FF5" w:rsidRPr="0024432C" w:rsidRDefault="001E4FF5" w:rsidP="00262D67">
            <w:pPr>
              <w:pStyle w:val="Currenttext"/>
              <w:ind w:left="315"/>
              <w:rPr>
                <w:sz w:val="14"/>
                <w:szCs w:val="18"/>
              </w:rPr>
            </w:pPr>
            <w:r w:rsidRPr="0024432C">
              <w:rPr>
                <w:sz w:val="14"/>
                <w:szCs w:val="18"/>
              </w:rPr>
              <w:t xml:space="preserve">Reserve Customer </w:t>
            </w:r>
            <w:r w:rsidR="00C51FFB" w:rsidRPr="00046845">
              <w:rPr>
                <w:sz w:val="14"/>
                <w:szCs w:val="18"/>
              </w:rPr>
              <w:t>0.507538 BTC</w:t>
            </w:r>
          </w:p>
          <w:p w14:paraId="629A85EF" w14:textId="5FB768BB" w:rsidR="001E4FF5" w:rsidRPr="009C06BE" w:rsidRDefault="001E4FF5" w:rsidP="00046845">
            <w:pPr>
              <w:pStyle w:val="Currenttext"/>
              <w:numPr>
                <w:ilvl w:val="0"/>
                <w:numId w:val="166"/>
              </w:numPr>
              <w:ind w:left="315"/>
              <w:rPr>
                <w:sz w:val="14"/>
                <w:szCs w:val="18"/>
              </w:rPr>
            </w:pPr>
            <w:r w:rsidRPr="0024432C">
              <w:rPr>
                <w:sz w:val="14"/>
                <w:szCs w:val="18"/>
              </w:rPr>
              <w:t xml:space="preserve">Execution at </w:t>
            </w:r>
            <w:r w:rsidRPr="009C06BE">
              <w:rPr>
                <w:sz w:val="14"/>
                <w:szCs w:val="18"/>
              </w:rPr>
              <w:t xml:space="preserve">exchange level (bank sells </w:t>
            </w:r>
            <w:r w:rsidR="001B7C21" w:rsidRPr="00046845">
              <w:rPr>
                <w:sz w:val="14"/>
                <w:szCs w:val="18"/>
                <w:lang w:val="en-US"/>
              </w:rPr>
              <w:t>0.502513</w:t>
            </w:r>
            <w:r w:rsidR="001C1627">
              <w:rPr>
                <w:sz w:val="14"/>
                <w:szCs w:val="18"/>
                <w:lang w:val="en-US"/>
              </w:rPr>
              <w:t xml:space="preserve"> BTC</w:t>
            </w:r>
            <w:r w:rsidRPr="00046845">
              <w:rPr>
                <w:sz w:val="10"/>
                <w:szCs w:val="14"/>
              </w:rPr>
              <w:t xml:space="preserve"> </w:t>
            </w:r>
            <w:r w:rsidRPr="009C06BE">
              <w:rPr>
                <w:sz w:val="14"/>
                <w:szCs w:val="18"/>
              </w:rPr>
              <w:t xml:space="preserve">at </w:t>
            </w:r>
            <w:r w:rsidR="00392C09">
              <w:rPr>
                <w:sz w:val="14"/>
                <w:szCs w:val="18"/>
              </w:rPr>
              <w:t>19.7 ETH</w:t>
            </w:r>
            <w:r w:rsidRPr="009C06BE">
              <w:rPr>
                <w:sz w:val="14"/>
                <w:szCs w:val="18"/>
              </w:rPr>
              <w:t xml:space="preserve"> </w:t>
            </w:r>
            <w:r w:rsidR="00392C09">
              <w:rPr>
                <w:sz w:val="14"/>
                <w:szCs w:val="18"/>
              </w:rPr>
              <w:t>+ 0.001</w:t>
            </w:r>
            <w:r w:rsidR="001C1627">
              <w:rPr>
                <w:sz w:val="14"/>
                <w:szCs w:val="18"/>
              </w:rPr>
              <w:t xml:space="preserve"> ETH</w:t>
            </w:r>
            <w:r w:rsidRPr="009C06BE">
              <w:rPr>
                <w:sz w:val="14"/>
                <w:szCs w:val="18"/>
              </w:rPr>
              <w:t xml:space="preserve"> of fees)</w:t>
            </w:r>
          </w:p>
          <w:p w14:paraId="5D111A75" w14:textId="095A7F17" w:rsidR="001E4FF5" w:rsidRPr="0024432C" w:rsidRDefault="001E4FF5" w:rsidP="00262D67">
            <w:pPr>
              <w:pStyle w:val="Currenttext"/>
              <w:ind w:left="315"/>
              <w:rPr>
                <w:sz w:val="14"/>
                <w:szCs w:val="18"/>
              </w:rPr>
            </w:pPr>
            <w:r w:rsidRPr="0024432C">
              <w:rPr>
                <w:sz w:val="14"/>
                <w:szCs w:val="18"/>
              </w:rPr>
              <w:t xml:space="preserve">Db Bank </w:t>
            </w:r>
            <w:r w:rsidR="001C1627">
              <w:rPr>
                <w:sz w:val="14"/>
                <w:szCs w:val="18"/>
              </w:rPr>
              <w:t>BTC</w:t>
            </w:r>
            <w:r w:rsidRPr="0024432C">
              <w:rPr>
                <w:sz w:val="14"/>
                <w:szCs w:val="18"/>
              </w:rPr>
              <w:t xml:space="preserve"> position </w:t>
            </w:r>
            <w:r w:rsidRPr="005B063C">
              <w:rPr>
                <w:sz w:val="14"/>
                <w:szCs w:val="18"/>
              </w:rPr>
              <w:t>0.</w:t>
            </w:r>
            <w:r w:rsidR="001C1627">
              <w:rPr>
                <w:sz w:val="14"/>
                <w:szCs w:val="18"/>
              </w:rPr>
              <w:t>502513</w:t>
            </w:r>
            <w:r w:rsidRPr="005B063C">
              <w:rPr>
                <w:sz w:val="14"/>
                <w:szCs w:val="18"/>
              </w:rPr>
              <w:t xml:space="preserve"> </w:t>
            </w:r>
            <w:r w:rsidR="001C1627">
              <w:rPr>
                <w:sz w:val="14"/>
                <w:szCs w:val="18"/>
              </w:rPr>
              <w:t>BTC</w:t>
            </w:r>
          </w:p>
          <w:p w14:paraId="7430E546" w14:textId="4A2D2847" w:rsidR="001E4FF5" w:rsidRPr="0024432C" w:rsidRDefault="001E4FF5" w:rsidP="00262D67">
            <w:pPr>
              <w:pStyle w:val="Currenttext"/>
              <w:spacing w:before="0"/>
              <w:ind w:left="318"/>
              <w:rPr>
                <w:sz w:val="14"/>
                <w:szCs w:val="18"/>
              </w:rPr>
            </w:pPr>
            <w:r w:rsidRPr="0024432C">
              <w:rPr>
                <w:sz w:val="14"/>
                <w:szCs w:val="18"/>
              </w:rPr>
              <w:t xml:space="preserve">Cr Bank </w:t>
            </w:r>
            <w:r w:rsidR="001C1627">
              <w:rPr>
                <w:sz w:val="14"/>
                <w:szCs w:val="18"/>
              </w:rPr>
              <w:t>ETH</w:t>
            </w:r>
            <w:r w:rsidRPr="0024432C">
              <w:rPr>
                <w:sz w:val="14"/>
                <w:szCs w:val="18"/>
              </w:rPr>
              <w:t xml:space="preserve"> position </w:t>
            </w:r>
            <w:r w:rsidR="00600E7D">
              <w:rPr>
                <w:sz w:val="14"/>
                <w:szCs w:val="18"/>
              </w:rPr>
              <w:t>9.898506</w:t>
            </w:r>
            <w:r w:rsidRPr="005B063C">
              <w:rPr>
                <w:sz w:val="14"/>
                <w:szCs w:val="18"/>
              </w:rPr>
              <w:t xml:space="preserve"> </w:t>
            </w:r>
            <w:r w:rsidR="00600E7D">
              <w:rPr>
                <w:sz w:val="14"/>
                <w:szCs w:val="18"/>
              </w:rPr>
              <w:t>ETH</w:t>
            </w:r>
            <w:r w:rsidRPr="005B063C">
              <w:rPr>
                <w:sz w:val="14"/>
                <w:szCs w:val="18"/>
              </w:rPr>
              <w:t xml:space="preserve"> (</w:t>
            </w:r>
            <w:r w:rsidR="00600E7D">
              <w:rPr>
                <w:sz w:val="14"/>
                <w:szCs w:val="18"/>
              </w:rPr>
              <w:t>9.899506</w:t>
            </w:r>
            <w:r w:rsidRPr="005B063C">
              <w:rPr>
                <w:sz w:val="14"/>
                <w:szCs w:val="18"/>
              </w:rPr>
              <w:t xml:space="preserve"> – </w:t>
            </w:r>
            <w:r w:rsidR="00600E7D">
              <w:rPr>
                <w:sz w:val="14"/>
                <w:szCs w:val="18"/>
              </w:rPr>
              <w:t>0.001</w:t>
            </w:r>
            <w:r w:rsidRPr="005B063C">
              <w:rPr>
                <w:sz w:val="14"/>
                <w:szCs w:val="18"/>
              </w:rPr>
              <w:t>)</w:t>
            </w:r>
          </w:p>
          <w:p w14:paraId="12D8A86B" w14:textId="77777777" w:rsidR="001E4FF5" w:rsidRPr="0024432C" w:rsidRDefault="001E4FF5" w:rsidP="00046845">
            <w:pPr>
              <w:pStyle w:val="Currenttext"/>
              <w:numPr>
                <w:ilvl w:val="0"/>
                <w:numId w:val="166"/>
              </w:numPr>
              <w:ind w:left="315"/>
              <w:rPr>
                <w:sz w:val="14"/>
                <w:szCs w:val="18"/>
              </w:rPr>
            </w:pPr>
            <w:r w:rsidRPr="0024432C">
              <w:rPr>
                <w:sz w:val="14"/>
                <w:szCs w:val="18"/>
              </w:rPr>
              <w:t>Post-trade at Bank / SCS</w:t>
            </w:r>
          </w:p>
          <w:p w14:paraId="1CC1B943" w14:textId="160566F9" w:rsidR="001E4FF5" w:rsidRPr="0024432C" w:rsidRDefault="001E4FF5" w:rsidP="00262D67">
            <w:pPr>
              <w:pStyle w:val="Currenttext"/>
              <w:ind w:left="315"/>
              <w:rPr>
                <w:sz w:val="14"/>
                <w:szCs w:val="18"/>
              </w:rPr>
            </w:pPr>
            <w:r w:rsidRPr="0024432C">
              <w:rPr>
                <w:sz w:val="14"/>
                <w:szCs w:val="18"/>
              </w:rPr>
              <w:t xml:space="preserve">Db Customer </w:t>
            </w:r>
            <w:r>
              <w:rPr>
                <w:sz w:val="14"/>
                <w:szCs w:val="18"/>
              </w:rPr>
              <w:t xml:space="preserve">Transitory </w:t>
            </w:r>
            <w:r w:rsidRPr="00793215">
              <w:rPr>
                <w:sz w:val="14"/>
                <w:szCs w:val="18"/>
              </w:rPr>
              <w:t>0.</w:t>
            </w:r>
            <w:r w:rsidR="00BD14E5">
              <w:rPr>
                <w:sz w:val="14"/>
                <w:szCs w:val="18"/>
              </w:rPr>
              <w:t>507538</w:t>
            </w:r>
            <w:r w:rsidRPr="00793215">
              <w:rPr>
                <w:sz w:val="14"/>
                <w:szCs w:val="18"/>
              </w:rPr>
              <w:t xml:space="preserve"> </w:t>
            </w:r>
            <w:r w:rsidR="00BD14E5">
              <w:rPr>
                <w:sz w:val="14"/>
                <w:szCs w:val="18"/>
              </w:rPr>
              <w:t>BTC</w:t>
            </w:r>
            <w:r w:rsidRPr="00793215">
              <w:rPr>
                <w:sz w:val="14"/>
                <w:szCs w:val="18"/>
              </w:rPr>
              <w:t xml:space="preserve"> </w:t>
            </w:r>
            <w:r w:rsidRPr="0024432C">
              <w:rPr>
                <w:sz w:val="14"/>
                <w:szCs w:val="18"/>
              </w:rPr>
              <w:t>(and unreserve)</w:t>
            </w:r>
          </w:p>
          <w:p w14:paraId="4EECEF25" w14:textId="55393657" w:rsidR="001E4FF5" w:rsidRDefault="001E4FF5" w:rsidP="00262D67">
            <w:pPr>
              <w:pStyle w:val="Currenttext"/>
              <w:spacing w:before="0"/>
              <w:ind w:left="318"/>
              <w:rPr>
                <w:sz w:val="14"/>
                <w:szCs w:val="18"/>
              </w:rPr>
            </w:pPr>
            <w:r w:rsidRPr="0024432C">
              <w:rPr>
                <w:sz w:val="14"/>
                <w:szCs w:val="18"/>
              </w:rPr>
              <w:t xml:space="preserve">Cr Bank </w:t>
            </w:r>
            <w:r w:rsidR="00F220B6">
              <w:rPr>
                <w:sz w:val="14"/>
                <w:szCs w:val="18"/>
              </w:rPr>
              <w:t xml:space="preserve">BTC </w:t>
            </w:r>
            <w:r w:rsidRPr="00793215">
              <w:rPr>
                <w:sz w:val="14"/>
                <w:szCs w:val="18"/>
              </w:rPr>
              <w:t xml:space="preserve">exchange </w:t>
            </w:r>
            <w:r w:rsidR="008D558F">
              <w:rPr>
                <w:sz w:val="14"/>
                <w:szCs w:val="18"/>
              </w:rPr>
              <w:t>0.502513</w:t>
            </w:r>
            <w:r w:rsidRPr="00793215">
              <w:rPr>
                <w:sz w:val="14"/>
                <w:szCs w:val="18"/>
              </w:rPr>
              <w:t xml:space="preserve"> </w:t>
            </w:r>
            <w:r w:rsidR="0088010A">
              <w:rPr>
                <w:sz w:val="14"/>
                <w:szCs w:val="18"/>
              </w:rPr>
              <w:t>BTC</w:t>
            </w:r>
          </w:p>
          <w:p w14:paraId="729F33EF" w14:textId="5DABD18D" w:rsidR="001E4FF5" w:rsidRPr="0024432C" w:rsidRDefault="001E4FF5" w:rsidP="00262D67">
            <w:pPr>
              <w:pStyle w:val="Currenttext"/>
              <w:spacing w:before="0"/>
              <w:ind w:left="318"/>
              <w:rPr>
                <w:sz w:val="14"/>
                <w:szCs w:val="18"/>
              </w:rPr>
            </w:pPr>
            <w:r w:rsidRPr="00793215">
              <w:rPr>
                <w:sz w:val="14"/>
                <w:szCs w:val="18"/>
              </w:rPr>
              <w:t xml:space="preserve">Cr Bank </w:t>
            </w:r>
            <w:r w:rsidR="00F220B6">
              <w:rPr>
                <w:sz w:val="14"/>
                <w:szCs w:val="18"/>
              </w:rPr>
              <w:t>BTC</w:t>
            </w:r>
            <w:r w:rsidRPr="00793215">
              <w:rPr>
                <w:sz w:val="14"/>
                <w:szCs w:val="18"/>
              </w:rPr>
              <w:t xml:space="preserve"> asset – Transitory 0.00</w:t>
            </w:r>
            <w:r w:rsidR="0088010A">
              <w:rPr>
                <w:sz w:val="14"/>
                <w:szCs w:val="18"/>
              </w:rPr>
              <w:t>5025</w:t>
            </w:r>
            <w:r w:rsidRPr="00793215">
              <w:rPr>
                <w:sz w:val="14"/>
                <w:szCs w:val="18"/>
              </w:rPr>
              <w:t xml:space="preserve"> </w:t>
            </w:r>
            <w:r w:rsidR="0088010A">
              <w:rPr>
                <w:sz w:val="14"/>
                <w:szCs w:val="18"/>
              </w:rPr>
              <w:t>BTC</w:t>
            </w:r>
          </w:p>
          <w:p w14:paraId="60983B54" w14:textId="448534A7" w:rsidR="001E4FF5" w:rsidRPr="0024432C" w:rsidRDefault="001E4FF5" w:rsidP="00262D67">
            <w:pPr>
              <w:pStyle w:val="Currenttext"/>
              <w:spacing w:before="0"/>
              <w:ind w:left="318"/>
              <w:rPr>
                <w:sz w:val="14"/>
                <w:szCs w:val="18"/>
              </w:rPr>
            </w:pPr>
            <w:r w:rsidRPr="0024432C">
              <w:rPr>
                <w:sz w:val="14"/>
                <w:szCs w:val="18"/>
              </w:rPr>
              <w:t xml:space="preserve">Db </w:t>
            </w:r>
            <w:r w:rsidR="0088010A">
              <w:rPr>
                <w:sz w:val="14"/>
                <w:szCs w:val="18"/>
              </w:rPr>
              <w:t xml:space="preserve">Bank </w:t>
            </w:r>
            <w:r w:rsidR="00F220B6">
              <w:rPr>
                <w:sz w:val="14"/>
                <w:szCs w:val="18"/>
              </w:rPr>
              <w:t>ETH</w:t>
            </w:r>
            <w:r w:rsidR="0088010A">
              <w:rPr>
                <w:sz w:val="14"/>
                <w:szCs w:val="18"/>
              </w:rPr>
              <w:t xml:space="preserve"> exchange</w:t>
            </w:r>
            <w:r w:rsidRPr="001638DA">
              <w:rPr>
                <w:sz w:val="14"/>
                <w:szCs w:val="18"/>
              </w:rPr>
              <w:t xml:space="preserve"> </w:t>
            </w:r>
            <w:r w:rsidR="00420C79">
              <w:rPr>
                <w:sz w:val="14"/>
                <w:szCs w:val="18"/>
              </w:rPr>
              <w:t>9.898506 ETH</w:t>
            </w:r>
          </w:p>
          <w:p w14:paraId="4B28E7BF" w14:textId="64F03D1A" w:rsidR="001E4FF5" w:rsidRPr="0024432C" w:rsidRDefault="001E4FF5" w:rsidP="00262D67">
            <w:pPr>
              <w:pStyle w:val="Currenttext"/>
              <w:spacing w:before="0"/>
              <w:ind w:left="318"/>
              <w:rPr>
                <w:sz w:val="14"/>
                <w:szCs w:val="18"/>
              </w:rPr>
            </w:pPr>
            <w:r w:rsidRPr="0024432C">
              <w:rPr>
                <w:sz w:val="14"/>
                <w:szCs w:val="18"/>
              </w:rPr>
              <w:t xml:space="preserve">Cr </w:t>
            </w:r>
            <w:r w:rsidRPr="001638DA">
              <w:rPr>
                <w:sz w:val="14"/>
                <w:szCs w:val="18"/>
              </w:rPr>
              <w:t xml:space="preserve">Customer </w:t>
            </w:r>
            <w:r w:rsidR="00420C79">
              <w:rPr>
                <w:sz w:val="14"/>
                <w:szCs w:val="18"/>
              </w:rPr>
              <w:t>9.</w:t>
            </w:r>
            <w:r w:rsidR="00BB02C1">
              <w:rPr>
                <w:sz w:val="14"/>
                <w:szCs w:val="18"/>
              </w:rPr>
              <w:t>8</w:t>
            </w:r>
            <w:r w:rsidR="00420C79">
              <w:rPr>
                <w:sz w:val="14"/>
                <w:szCs w:val="18"/>
              </w:rPr>
              <w:t>5</w:t>
            </w:r>
            <w:r w:rsidRPr="001638DA">
              <w:rPr>
                <w:sz w:val="14"/>
                <w:szCs w:val="18"/>
              </w:rPr>
              <w:t xml:space="preserve"> </w:t>
            </w:r>
            <w:r w:rsidR="00420C79">
              <w:rPr>
                <w:sz w:val="14"/>
                <w:szCs w:val="18"/>
              </w:rPr>
              <w:t>ETH</w:t>
            </w:r>
          </w:p>
          <w:p w14:paraId="7B4F693E" w14:textId="16E1E540" w:rsidR="001E4FF5" w:rsidRPr="0024432C" w:rsidRDefault="00176EA0" w:rsidP="00262D67">
            <w:pPr>
              <w:pStyle w:val="Currenttext"/>
              <w:spacing w:before="0"/>
              <w:ind w:left="318"/>
              <w:rPr>
                <w:sz w:val="14"/>
                <w:szCs w:val="18"/>
              </w:rPr>
            </w:pPr>
            <w:r>
              <w:rPr>
                <w:sz w:val="14"/>
                <w:szCs w:val="18"/>
              </w:rPr>
              <w:t>Cr</w:t>
            </w:r>
            <w:r w:rsidR="001E4FF5" w:rsidRPr="0024432C">
              <w:rPr>
                <w:sz w:val="14"/>
                <w:szCs w:val="18"/>
              </w:rPr>
              <w:t xml:space="preserve"> Bank P&amp;L </w:t>
            </w:r>
            <w:r w:rsidR="001E4FF5" w:rsidRPr="001638DA">
              <w:rPr>
                <w:sz w:val="14"/>
                <w:szCs w:val="18"/>
              </w:rPr>
              <w:t xml:space="preserve">(exchange, unrealized) </w:t>
            </w:r>
            <w:r w:rsidR="00C03D2A">
              <w:rPr>
                <w:sz w:val="14"/>
                <w:szCs w:val="18"/>
              </w:rPr>
              <w:t>0.0</w:t>
            </w:r>
            <w:r w:rsidR="00E82BB9">
              <w:rPr>
                <w:sz w:val="14"/>
                <w:szCs w:val="18"/>
              </w:rPr>
              <w:t>48506</w:t>
            </w:r>
            <w:r w:rsidR="001E4FF5" w:rsidRPr="001638DA">
              <w:rPr>
                <w:sz w:val="14"/>
                <w:szCs w:val="18"/>
              </w:rPr>
              <w:t xml:space="preserve"> </w:t>
            </w:r>
            <w:r w:rsidR="00C03D2A">
              <w:rPr>
                <w:sz w:val="14"/>
                <w:szCs w:val="18"/>
              </w:rPr>
              <w:t>ETH</w:t>
            </w:r>
            <w:r w:rsidR="001E4FF5" w:rsidRPr="001638DA">
              <w:rPr>
                <w:sz w:val="14"/>
                <w:szCs w:val="18"/>
              </w:rPr>
              <w:t xml:space="preserve"> (</w:t>
            </w:r>
            <w:r w:rsidR="004E38AB">
              <w:rPr>
                <w:sz w:val="14"/>
                <w:szCs w:val="18"/>
              </w:rPr>
              <w:t>0.15</w:t>
            </w:r>
            <w:r w:rsidR="001E4FF5" w:rsidRPr="001638DA">
              <w:rPr>
                <w:sz w:val="14"/>
                <w:szCs w:val="18"/>
              </w:rPr>
              <w:t xml:space="preserve"> (bank fee) – </w:t>
            </w:r>
            <w:r w:rsidR="004E38AB">
              <w:rPr>
                <w:sz w:val="14"/>
                <w:szCs w:val="18"/>
              </w:rPr>
              <w:t>0.001</w:t>
            </w:r>
            <w:r w:rsidR="001E4FF5" w:rsidRPr="001638DA">
              <w:rPr>
                <w:sz w:val="14"/>
                <w:szCs w:val="18"/>
              </w:rPr>
              <w:t xml:space="preserve"> (exchange fee) – </w:t>
            </w:r>
            <w:r w:rsidR="002069D7">
              <w:rPr>
                <w:sz w:val="14"/>
                <w:szCs w:val="18"/>
              </w:rPr>
              <w:t>0.</w:t>
            </w:r>
            <w:r w:rsidR="00E82BB9">
              <w:rPr>
                <w:sz w:val="14"/>
                <w:szCs w:val="18"/>
              </w:rPr>
              <w:t>1</w:t>
            </w:r>
            <w:r w:rsidR="00C51D3B">
              <w:rPr>
                <w:sz w:val="14"/>
                <w:szCs w:val="18"/>
              </w:rPr>
              <w:t>00494</w:t>
            </w:r>
            <w:r w:rsidR="001E4FF5" w:rsidRPr="001638DA">
              <w:rPr>
                <w:sz w:val="14"/>
                <w:szCs w:val="18"/>
              </w:rPr>
              <w:t xml:space="preserve"> (margin))</w:t>
            </w:r>
          </w:p>
          <w:p w14:paraId="30856E14" w14:textId="77777777" w:rsidR="001E4FF5" w:rsidRPr="0081285F" w:rsidRDefault="001E4FF5" w:rsidP="00046845">
            <w:pPr>
              <w:pStyle w:val="Currenttext"/>
              <w:numPr>
                <w:ilvl w:val="0"/>
                <w:numId w:val="166"/>
              </w:numPr>
              <w:ind w:left="315"/>
              <w:rPr>
                <w:sz w:val="14"/>
                <w:szCs w:val="18"/>
              </w:rPr>
            </w:pPr>
            <w:r w:rsidRPr="0081285F">
              <w:rPr>
                <w:sz w:val="14"/>
                <w:szCs w:val="18"/>
              </w:rPr>
              <w:t xml:space="preserve">Transfer between </w:t>
            </w:r>
            <w:r>
              <w:rPr>
                <w:sz w:val="14"/>
                <w:szCs w:val="18"/>
              </w:rPr>
              <w:t>Custody</w:t>
            </w:r>
            <w:r w:rsidRPr="0081285F">
              <w:rPr>
                <w:sz w:val="14"/>
                <w:szCs w:val="18"/>
              </w:rPr>
              <w:t xml:space="preserve"> and </w:t>
            </w:r>
            <w:r>
              <w:rPr>
                <w:sz w:val="14"/>
                <w:szCs w:val="18"/>
              </w:rPr>
              <w:t>Exchange</w:t>
            </w:r>
            <w:r w:rsidRPr="0081285F">
              <w:rPr>
                <w:sz w:val="14"/>
                <w:szCs w:val="18"/>
              </w:rPr>
              <w:t xml:space="preserve"> for the customer funds</w:t>
            </w:r>
          </w:p>
          <w:p w14:paraId="7674D9E7" w14:textId="3B6244C2" w:rsidR="009C0D5B" w:rsidRPr="0024432C" w:rsidRDefault="009C0D5B" w:rsidP="009C0D5B">
            <w:pPr>
              <w:pStyle w:val="Currenttext"/>
              <w:ind w:left="315"/>
              <w:rPr>
                <w:sz w:val="14"/>
                <w:szCs w:val="18"/>
              </w:rPr>
            </w:pPr>
            <w:r w:rsidRPr="0024432C">
              <w:rPr>
                <w:sz w:val="14"/>
                <w:szCs w:val="18"/>
              </w:rPr>
              <w:t xml:space="preserve">Db Bank ETH Exchange </w:t>
            </w:r>
            <w:r w:rsidR="00621875">
              <w:rPr>
                <w:sz w:val="14"/>
                <w:szCs w:val="18"/>
              </w:rPr>
              <w:t>9</w:t>
            </w:r>
            <w:r w:rsidRPr="0024432C">
              <w:rPr>
                <w:sz w:val="14"/>
                <w:szCs w:val="18"/>
              </w:rPr>
              <w:t>.</w:t>
            </w:r>
            <w:r w:rsidR="00621875">
              <w:rPr>
                <w:sz w:val="14"/>
                <w:szCs w:val="18"/>
              </w:rPr>
              <w:t>898506</w:t>
            </w:r>
            <w:r w:rsidRPr="0024432C">
              <w:rPr>
                <w:sz w:val="14"/>
                <w:szCs w:val="18"/>
              </w:rPr>
              <w:t xml:space="preserve"> ETH</w:t>
            </w:r>
          </w:p>
          <w:p w14:paraId="7BD8670E" w14:textId="662F0D3C" w:rsidR="009C0D5B" w:rsidRDefault="009C0D5B" w:rsidP="009C0D5B">
            <w:pPr>
              <w:pStyle w:val="Currenttext"/>
              <w:spacing w:before="0"/>
              <w:ind w:left="318"/>
              <w:rPr>
                <w:sz w:val="14"/>
                <w:szCs w:val="18"/>
              </w:rPr>
            </w:pPr>
            <w:r w:rsidRPr="0024432C">
              <w:rPr>
                <w:sz w:val="14"/>
                <w:szCs w:val="18"/>
              </w:rPr>
              <w:t xml:space="preserve">Cr Omnibus ETH Custody </w:t>
            </w:r>
            <w:r w:rsidR="00A80CA2">
              <w:rPr>
                <w:sz w:val="14"/>
                <w:szCs w:val="18"/>
              </w:rPr>
              <w:t>9</w:t>
            </w:r>
            <w:r w:rsidRPr="0024432C">
              <w:rPr>
                <w:sz w:val="14"/>
                <w:szCs w:val="18"/>
              </w:rPr>
              <w:t>.</w:t>
            </w:r>
            <w:r w:rsidR="00A80CA2">
              <w:rPr>
                <w:sz w:val="14"/>
                <w:szCs w:val="18"/>
              </w:rPr>
              <w:t>85</w:t>
            </w:r>
            <w:r w:rsidRPr="0024432C">
              <w:rPr>
                <w:sz w:val="14"/>
                <w:szCs w:val="18"/>
              </w:rPr>
              <w:t xml:space="preserve"> ETH</w:t>
            </w:r>
          </w:p>
          <w:p w14:paraId="7EF4F965" w14:textId="12C5D00B" w:rsidR="00A80CA2" w:rsidRPr="0024432C" w:rsidRDefault="00A80CA2" w:rsidP="009C0D5B">
            <w:pPr>
              <w:pStyle w:val="Currenttext"/>
              <w:spacing w:before="0"/>
              <w:ind w:left="318"/>
              <w:rPr>
                <w:sz w:val="14"/>
                <w:szCs w:val="18"/>
              </w:rPr>
            </w:pPr>
            <w:r>
              <w:rPr>
                <w:sz w:val="14"/>
                <w:szCs w:val="18"/>
              </w:rPr>
              <w:t>Cr Bank ETH Asset 0.048</w:t>
            </w:r>
            <w:r w:rsidR="00F373EC">
              <w:rPr>
                <w:sz w:val="14"/>
                <w:szCs w:val="18"/>
              </w:rPr>
              <w:t>506</w:t>
            </w:r>
          </w:p>
          <w:p w14:paraId="37F672E8" w14:textId="789EA7F9" w:rsidR="009C0D5B" w:rsidRPr="0024432C" w:rsidRDefault="009C0D5B" w:rsidP="009C0D5B">
            <w:pPr>
              <w:pStyle w:val="Currenttext"/>
              <w:spacing w:before="0"/>
              <w:ind w:left="318"/>
              <w:rPr>
                <w:sz w:val="14"/>
                <w:szCs w:val="18"/>
              </w:rPr>
            </w:pPr>
            <w:r w:rsidRPr="0024432C">
              <w:rPr>
                <w:sz w:val="14"/>
                <w:szCs w:val="18"/>
              </w:rPr>
              <w:t>Db Omnibus BTC Custody 0.</w:t>
            </w:r>
            <w:r w:rsidR="00F373EC">
              <w:rPr>
                <w:sz w:val="14"/>
                <w:szCs w:val="18"/>
              </w:rPr>
              <w:t>507538</w:t>
            </w:r>
            <w:r w:rsidRPr="0024432C">
              <w:rPr>
                <w:sz w:val="14"/>
                <w:szCs w:val="18"/>
              </w:rPr>
              <w:t xml:space="preserve"> BTC</w:t>
            </w:r>
          </w:p>
          <w:p w14:paraId="04A2FAA3" w14:textId="04886103" w:rsidR="009C0D5B" w:rsidRDefault="009C0D5B" w:rsidP="009C0D5B">
            <w:pPr>
              <w:pStyle w:val="Currenttext"/>
              <w:spacing w:before="0"/>
              <w:ind w:left="318"/>
              <w:rPr>
                <w:sz w:val="14"/>
                <w:szCs w:val="18"/>
              </w:rPr>
            </w:pPr>
            <w:r w:rsidRPr="0024432C">
              <w:rPr>
                <w:sz w:val="14"/>
                <w:szCs w:val="18"/>
              </w:rPr>
              <w:t>Cr Bank BTC Exchange 0.</w:t>
            </w:r>
            <w:r w:rsidR="003429BC">
              <w:rPr>
                <w:sz w:val="14"/>
                <w:szCs w:val="18"/>
              </w:rPr>
              <w:t>502513</w:t>
            </w:r>
            <w:r w:rsidRPr="0024432C">
              <w:rPr>
                <w:sz w:val="14"/>
                <w:szCs w:val="18"/>
              </w:rPr>
              <w:t xml:space="preserve"> BTC</w:t>
            </w:r>
          </w:p>
          <w:p w14:paraId="6426D543" w14:textId="7388D62B" w:rsidR="003429BC" w:rsidRPr="0024432C" w:rsidRDefault="003429BC" w:rsidP="009C0D5B">
            <w:pPr>
              <w:pStyle w:val="Currenttext"/>
              <w:spacing w:before="0"/>
              <w:ind w:left="318"/>
              <w:rPr>
                <w:sz w:val="14"/>
                <w:szCs w:val="18"/>
              </w:rPr>
            </w:pPr>
            <w:r>
              <w:rPr>
                <w:sz w:val="14"/>
                <w:szCs w:val="18"/>
              </w:rPr>
              <w:t>Cr Bank BTC Asset 0.005025 BTC</w:t>
            </w:r>
          </w:p>
          <w:p w14:paraId="38827BD9" w14:textId="77777777" w:rsidR="007A24DE" w:rsidRPr="007A24DE" w:rsidRDefault="007A24DE" w:rsidP="00262D67">
            <w:pPr>
              <w:pStyle w:val="Currenttext"/>
              <w:spacing w:before="0"/>
              <w:ind w:left="318"/>
              <w:rPr>
                <w:sz w:val="14"/>
                <w:szCs w:val="18"/>
              </w:rPr>
            </w:pPr>
          </w:p>
          <w:p w14:paraId="22F229B6" w14:textId="77777777" w:rsidR="001E4FF5" w:rsidRPr="0081285F" w:rsidRDefault="001E4FF5" w:rsidP="00046845">
            <w:pPr>
              <w:pStyle w:val="Currenttext"/>
              <w:numPr>
                <w:ilvl w:val="0"/>
                <w:numId w:val="166"/>
              </w:numPr>
              <w:ind w:left="315"/>
              <w:rPr>
                <w:sz w:val="14"/>
                <w:szCs w:val="18"/>
              </w:rPr>
            </w:pPr>
            <w:r w:rsidRPr="0081285F">
              <w:rPr>
                <w:sz w:val="14"/>
                <w:szCs w:val="18"/>
              </w:rPr>
              <w:t>Post-transfer in SCS</w:t>
            </w:r>
          </w:p>
          <w:p w14:paraId="36454E66" w14:textId="1AAEB366" w:rsidR="003429BC" w:rsidRPr="0024432C" w:rsidRDefault="003429BC" w:rsidP="003429BC">
            <w:pPr>
              <w:pStyle w:val="Currenttext"/>
              <w:ind w:left="315"/>
              <w:rPr>
                <w:sz w:val="14"/>
                <w:szCs w:val="18"/>
              </w:rPr>
            </w:pPr>
            <w:r w:rsidRPr="0024432C">
              <w:rPr>
                <w:sz w:val="14"/>
                <w:szCs w:val="18"/>
              </w:rPr>
              <w:t xml:space="preserve">Db Customer Transitory </w:t>
            </w:r>
            <w:r>
              <w:rPr>
                <w:sz w:val="14"/>
                <w:szCs w:val="18"/>
              </w:rPr>
              <w:t>9</w:t>
            </w:r>
            <w:r w:rsidRPr="0024432C">
              <w:rPr>
                <w:sz w:val="14"/>
                <w:szCs w:val="18"/>
              </w:rPr>
              <w:t>.</w:t>
            </w:r>
            <w:r>
              <w:rPr>
                <w:sz w:val="14"/>
                <w:szCs w:val="18"/>
              </w:rPr>
              <w:t>85</w:t>
            </w:r>
            <w:r w:rsidRPr="0024432C">
              <w:rPr>
                <w:sz w:val="14"/>
                <w:szCs w:val="18"/>
              </w:rPr>
              <w:t xml:space="preserve"> ETH</w:t>
            </w:r>
          </w:p>
          <w:p w14:paraId="1BDD6CC2" w14:textId="3E159D90" w:rsidR="003429BC" w:rsidRPr="0024432C" w:rsidRDefault="003429BC" w:rsidP="003429BC">
            <w:pPr>
              <w:pStyle w:val="Currenttext"/>
              <w:spacing w:before="0"/>
              <w:ind w:left="318"/>
              <w:rPr>
                <w:sz w:val="14"/>
                <w:szCs w:val="18"/>
              </w:rPr>
            </w:pPr>
            <w:r w:rsidRPr="0024432C">
              <w:rPr>
                <w:sz w:val="14"/>
                <w:szCs w:val="18"/>
              </w:rPr>
              <w:t xml:space="preserve">Cr Customer ETH (Omnibus – Customer side) </w:t>
            </w:r>
            <w:r>
              <w:rPr>
                <w:sz w:val="14"/>
                <w:szCs w:val="18"/>
              </w:rPr>
              <w:t>9</w:t>
            </w:r>
            <w:r w:rsidRPr="0024432C">
              <w:rPr>
                <w:sz w:val="14"/>
                <w:szCs w:val="18"/>
              </w:rPr>
              <w:t>.</w:t>
            </w:r>
            <w:r>
              <w:rPr>
                <w:sz w:val="14"/>
                <w:szCs w:val="18"/>
              </w:rPr>
              <w:t>85</w:t>
            </w:r>
            <w:r w:rsidRPr="0024432C">
              <w:rPr>
                <w:sz w:val="14"/>
                <w:szCs w:val="18"/>
              </w:rPr>
              <w:t xml:space="preserve"> ETH</w:t>
            </w:r>
          </w:p>
          <w:p w14:paraId="18A20FD1" w14:textId="5F8EFE49" w:rsidR="003429BC" w:rsidRDefault="003429BC" w:rsidP="003429BC">
            <w:pPr>
              <w:pStyle w:val="Currenttext"/>
              <w:spacing w:before="0"/>
              <w:ind w:left="318"/>
              <w:rPr>
                <w:sz w:val="14"/>
                <w:szCs w:val="18"/>
              </w:rPr>
            </w:pPr>
            <w:r w:rsidRPr="0024432C">
              <w:rPr>
                <w:sz w:val="14"/>
                <w:szCs w:val="18"/>
              </w:rPr>
              <w:t xml:space="preserve">Db Omnibus ETH (Omnibus – bank side) </w:t>
            </w:r>
            <w:r w:rsidR="00E57A2D">
              <w:rPr>
                <w:sz w:val="14"/>
                <w:szCs w:val="18"/>
              </w:rPr>
              <w:t>9.85</w:t>
            </w:r>
            <w:r w:rsidRPr="0024432C">
              <w:rPr>
                <w:sz w:val="14"/>
                <w:szCs w:val="18"/>
              </w:rPr>
              <w:t xml:space="preserve"> ETH</w:t>
            </w:r>
          </w:p>
          <w:p w14:paraId="1A0EB5F4" w14:textId="137F7F4A" w:rsidR="00B05FCA" w:rsidRPr="0024432C" w:rsidRDefault="00B05FCA" w:rsidP="003429BC">
            <w:pPr>
              <w:pStyle w:val="Currenttext"/>
              <w:spacing w:before="0"/>
              <w:ind w:left="318"/>
              <w:rPr>
                <w:sz w:val="14"/>
                <w:szCs w:val="18"/>
              </w:rPr>
            </w:pPr>
            <w:r>
              <w:rPr>
                <w:sz w:val="14"/>
                <w:szCs w:val="18"/>
              </w:rPr>
              <w:t>Db Bank ETH Asset 0.048506</w:t>
            </w:r>
          </w:p>
          <w:p w14:paraId="1C458764" w14:textId="7292CBDF" w:rsidR="003429BC" w:rsidRPr="0024432C" w:rsidRDefault="003429BC" w:rsidP="003429BC">
            <w:pPr>
              <w:pStyle w:val="Currenttext"/>
              <w:spacing w:before="0"/>
              <w:ind w:left="318"/>
              <w:rPr>
                <w:sz w:val="14"/>
                <w:szCs w:val="18"/>
              </w:rPr>
            </w:pPr>
            <w:r w:rsidRPr="0024432C">
              <w:rPr>
                <w:sz w:val="14"/>
                <w:szCs w:val="18"/>
              </w:rPr>
              <w:t xml:space="preserve">Cr Bank ETH Exchange </w:t>
            </w:r>
            <w:r w:rsidR="00B05FCA">
              <w:rPr>
                <w:sz w:val="14"/>
                <w:szCs w:val="18"/>
              </w:rPr>
              <w:t>9.898506 ETH</w:t>
            </w:r>
          </w:p>
          <w:p w14:paraId="3267BF3A" w14:textId="57B8A475" w:rsidR="003429BC" w:rsidRPr="0024432C" w:rsidRDefault="003429BC" w:rsidP="003429BC">
            <w:pPr>
              <w:pStyle w:val="Currenttext"/>
              <w:spacing w:before="0"/>
              <w:ind w:left="318"/>
              <w:rPr>
                <w:sz w:val="14"/>
                <w:szCs w:val="18"/>
              </w:rPr>
            </w:pPr>
            <w:r w:rsidRPr="0024432C">
              <w:rPr>
                <w:sz w:val="14"/>
                <w:szCs w:val="18"/>
              </w:rPr>
              <w:t>Db Customer BTC (Omnibus – Customer side) 0.</w:t>
            </w:r>
            <w:r w:rsidR="002348CC">
              <w:rPr>
                <w:sz w:val="14"/>
                <w:szCs w:val="18"/>
              </w:rPr>
              <w:t>507538</w:t>
            </w:r>
            <w:r w:rsidRPr="0024432C">
              <w:rPr>
                <w:sz w:val="14"/>
                <w:szCs w:val="18"/>
              </w:rPr>
              <w:t xml:space="preserve"> BTC</w:t>
            </w:r>
          </w:p>
          <w:p w14:paraId="511FDAE0" w14:textId="11DF9EF5" w:rsidR="003429BC" w:rsidRPr="0024432C" w:rsidRDefault="003429BC" w:rsidP="003429BC">
            <w:pPr>
              <w:pStyle w:val="Currenttext"/>
              <w:spacing w:before="0"/>
              <w:ind w:left="318"/>
              <w:rPr>
                <w:sz w:val="14"/>
                <w:szCs w:val="18"/>
              </w:rPr>
            </w:pPr>
            <w:r w:rsidRPr="0024432C">
              <w:rPr>
                <w:sz w:val="14"/>
                <w:szCs w:val="18"/>
              </w:rPr>
              <w:t xml:space="preserve">Cr Customer Transitory </w:t>
            </w:r>
            <w:r w:rsidR="002348CC">
              <w:rPr>
                <w:sz w:val="14"/>
                <w:szCs w:val="18"/>
              </w:rPr>
              <w:t>0.507538</w:t>
            </w:r>
            <w:r w:rsidRPr="0024432C">
              <w:rPr>
                <w:sz w:val="14"/>
                <w:szCs w:val="18"/>
              </w:rPr>
              <w:t xml:space="preserve"> BTC</w:t>
            </w:r>
          </w:p>
          <w:p w14:paraId="4E1CB62A" w14:textId="3B1DAF7B" w:rsidR="003429BC" w:rsidRDefault="003429BC" w:rsidP="003429BC">
            <w:pPr>
              <w:pStyle w:val="Currenttext"/>
              <w:spacing w:before="0"/>
              <w:ind w:left="318"/>
              <w:rPr>
                <w:sz w:val="14"/>
                <w:szCs w:val="18"/>
              </w:rPr>
            </w:pPr>
            <w:r w:rsidRPr="0024432C">
              <w:rPr>
                <w:sz w:val="14"/>
                <w:szCs w:val="18"/>
              </w:rPr>
              <w:t>Db Bank BTC Exchange 0.</w:t>
            </w:r>
            <w:r w:rsidR="002348CC">
              <w:rPr>
                <w:sz w:val="14"/>
                <w:szCs w:val="18"/>
              </w:rPr>
              <w:t>502513</w:t>
            </w:r>
            <w:r w:rsidRPr="0024432C">
              <w:rPr>
                <w:sz w:val="14"/>
                <w:szCs w:val="18"/>
              </w:rPr>
              <w:t xml:space="preserve"> BTC</w:t>
            </w:r>
          </w:p>
          <w:p w14:paraId="34A39895" w14:textId="167E9E95" w:rsidR="00F15AD1" w:rsidRPr="0024432C" w:rsidRDefault="00F15AD1" w:rsidP="003429BC">
            <w:pPr>
              <w:pStyle w:val="Currenttext"/>
              <w:spacing w:before="0"/>
              <w:ind w:left="318"/>
              <w:rPr>
                <w:sz w:val="14"/>
                <w:szCs w:val="18"/>
              </w:rPr>
            </w:pPr>
            <w:r>
              <w:rPr>
                <w:sz w:val="14"/>
                <w:szCs w:val="18"/>
              </w:rPr>
              <w:t>Db Bank BTC Asset 0.005025 BTC</w:t>
            </w:r>
          </w:p>
          <w:p w14:paraId="3E854D96" w14:textId="66BA0E4B" w:rsidR="003429BC" w:rsidRPr="0024432C" w:rsidRDefault="003429BC" w:rsidP="003429BC">
            <w:pPr>
              <w:pStyle w:val="Currenttext"/>
              <w:spacing w:before="0"/>
              <w:ind w:left="318"/>
              <w:rPr>
                <w:sz w:val="14"/>
                <w:szCs w:val="18"/>
              </w:rPr>
            </w:pPr>
            <w:r w:rsidRPr="0024432C">
              <w:rPr>
                <w:sz w:val="14"/>
                <w:szCs w:val="18"/>
              </w:rPr>
              <w:t xml:space="preserve">Cr Omnibus BTC (Omnibus – bank side) </w:t>
            </w:r>
            <w:r w:rsidR="002348CC">
              <w:rPr>
                <w:sz w:val="14"/>
                <w:szCs w:val="18"/>
              </w:rPr>
              <w:t>0.507538</w:t>
            </w:r>
            <w:r w:rsidRPr="0024432C">
              <w:rPr>
                <w:sz w:val="14"/>
                <w:szCs w:val="18"/>
              </w:rPr>
              <w:t xml:space="preserve"> BTC</w:t>
            </w:r>
          </w:p>
          <w:p w14:paraId="0A5940CA" w14:textId="77777777" w:rsidR="00176A06" w:rsidRPr="00176A06" w:rsidRDefault="00176A06" w:rsidP="00262D67">
            <w:pPr>
              <w:pStyle w:val="Currenttext"/>
              <w:spacing w:before="0"/>
              <w:ind w:left="318"/>
              <w:rPr>
                <w:sz w:val="14"/>
                <w:szCs w:val="18"/>
              </w:rPr>
            </w:pPr>
          </w:p>
          <w:p w14:paraId="41C8D587" w14:textId="77777777" w:rsidR="001E4FF5" w:rsidRDefault="001E4FF5" w:rsidP="00262D67">
            <w:pPr>
              <w:pStyle w:val="Currenttext"/>
              <w:ind w:left="596"/>
            </w:pPr>
          </w:p>
        </w:tc>
        <w:tc>
          <w:tcPr>
            <w:tcW w:w="4740" w:type="dxa"/>
            <w:tcBorders>
              <w:top w:val="nil"/>
              <w:left w:val="nil"/>
              <w:bottom w:val="nil"/>
              <w:right w:val="nil"/>
            </w:tcBorders>
          </w:tcPr>
          <w:p w14:paraId="50B4707D" w14:textId="3FB7F5DC" w:rsidR="001E4FF5" w:rsidRDefault="00A01084" w:rsidP="00262D67">
            <w:pPr>
              <w:pStyle w:val="Currenttext"/>
              <w:ind w:left="0"/>
              <w:jc w:val="right"/>
            </w:pPr>
            <w:r>
              <w:rPr>
                <w:noProof/>
              </w:rPr>
              <w:drawing>
                <wp:inline distT="0" distB="0" distL="0" distR="0" wp14:anchorId="2C316335" wp14:editId="52BC6FFF">
                  <wp:extent cx="2816263" cy="4488438"/>
                  <wp:effectExtent l="0" t="0" r="0" b="7620"/>
                  <wp:docPr id="344364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22798" cy="4498854"/>
                          </a:xfrm>
                          <a:prstGeom prst="rect">
                            <a:avLst/>
                          </a:prstGeom>
                          <a:noFill/>
                        </pic:spPr>
                      </pic:pic>
                    </a:graphicData>
                  </a:graphic>
                </wp:inline>
              </w:drawing>
            </w:r>
          </w:p>
        </w:tc>
      </w:tr>
    </w:tbl>
    <w:p w14:paraId="14EC9886" w14:textId="77777777" w:rsidR="00201B68" w:rsidRDefault="00201B68" w:rsidP="005D58B7">
      <w:pPr>
        <w:ind w:left="567"/>
        <w:rPr>
          <w:b/>
          <w:bCs/>
        </w:rPr>
      </w:pPr>
    </w:p>
    <w:p w14:paraId="799C696E" w14:textId="0731152D" w:rsidR="00A01084" w:rsidRPr="00850393" w:rsidRDefault="00A01084" w:rsidP="00A01084">
      <w:pPr>
        <w:ind w:left="567"/>
        <w:rPr>
          <w:u w:val="single"/>
        </w:rPr>
      </w:pPr>
      <w:r w:rsidRPr="00850393">
        <w:rPr>
          <w:u w:val="single"/>
        </w:rPr>
        <w:t xml:space="preserve">Case of </w:t>
      </w:r>
      <w:proofErr w:type="spellStart"/>
      <w:r>
        <w:rPr>
          <w:u w:val="single"/>
        </w:rPr>
        <w:t>Aplo</w:t>
      </w:r>
      <w:proofErr w:type="spellEnd"/>
    </w:p>
    <w:p w14:paraId="6FEF4F52" w14:textId="176A4FCE" w:rsidR="00F505FA" w:rsidRDefault="00A01084" w:rsidP="00A01084">
      <w:pPr>
        <w:ind w:left="567"/>
        <w:rPr>
          <w:lang w:val="en-US"/>
        </w:rPr>
      </w:pPr>
      <w:r w:rsidRPr="00046845">
        <w:rPr>
          <w:highlight w:val="yellow"/>
          <w:lang w:val="en-US"/>
        </w:rPr>
        <w:t>TO DO</w:t>
      </w:r>
    </w:p>
    <w:p w14:paraId="3E05A31D" w14:textId="77777777" w:rsidR="00A01084" w:rsidRDefault="00A01084" w:rsidP="00A01084">
      <w:pPr>
        <w:ind w:left="567"/>
        <w:rPr>
          <w:b/>
          <w:bCs/>
        </w:rPr>
      </w:pPr>
    </w:p>
    <w:p w14:paraId="6A001BAD" w14:textId="7CE6CF8C" w:rsidR="001854BF" w:rsidRDefault="001854BF" w:rsidP="001854BF">
      <w:pPr>
        <w:ind w:left="567"/>
        <w:rPr>
          <w:b/>
          <w:bCs/>
        </w:rPr>
      </w:pPr>
      <w:r>
        <w:rPr>
          <w:b/>
          <w:bCs/>
        </w:rPr>
        <w:t>Withdrawal</w:t>
      </w:r>
    </w:p>
    <w:p w14:paraId="6EE007A0" w14:textId="7492F895" w:rsidR="005B0233" w:rsidRDefault="00E736F3">
      <w:pPr>
        <w:pStyle w:val="Currenttext"/>
      </w:pPr>
      <w:r>
        <w:t>A c</w:t>
      </w:r>
      <w:r w:rsidR="005B0233" w:rsidRPr="00850393">
        <w:t xml:space="preserve">ustomer transfers 0.5 ETH towards another address.  There </w:t>
      </w:r>
      <w:r w:rsidR="00773E89" w:rsidRPr="00773E89">
        <w:t>is</w:t>
      </w:r>
      <w:r w:rsidR="005B0233" w:rsidRPr="00850393">
        <w:t xml:space="preserve"> 0.01 ETH of bank fees.  There is 0.001 ETH of network fees</w:t>
      </w:r>
    </w:p>
    <w:p w14:paraId="3505354C" w14:textId="77777777" w:rsidR="00711CE2" w:rsidRDefault="00711CE2">
      <w:pPr>
        <w:pStyle w:val="Currenttext"/>
      </w:pPr>
    </w:p>
    <w:tbl>
      <w:tblPr>
        <w:tblStyle w:val="TableGrid"/>
        <w:tblW w:w="0" w:type="auto"/>
        <w:tblInd w:w="567" w:type="dxa"/>
        <w:tblLook w:val="04A0" w:firstRow="1" w:lastRow="0" w:firstColumn="1" w:lastColumn="0" w:noHBand="0" w:noVBand="1"/>
      </w:tblPr>
      <w:tblGrid>
        <w:gridCol w:w="4298"/>
        <w:gridCol w:w="4773"/>
      </w:tblGrid>
      <w:tr w:rsidR="000B099B" w14:paraId="6F4E9E2B" w14:textId="77777777" w:rsidTr="002704F1">
        <w:tc>
          <w:tcPr>
            <w:tcW w:w="4298" w:type="dxa"/>
            <w:tcBorders>
              <w:top w:val="nil"/>
              <w:left w:val="nil"/>
              <w:bottom w:val="nil"/>
              <w:right w:val="nil"/>
            </w:tcBorders>
          </w:tcPr>
          <w:p w14:paraId="0E6D98D6" w14:textId="04FD65C6" w:rsidR="00711CE2" w:rsidRPr="00046845" w:rsidRDefault="00C830D5" w:rsidP="00046845">
            <w:pPr>
              <w:pStyle w:val="Currenttext"/>
              <w:numPr>
                <w:ilvl w:val="0"/>
                <w:numId w:val="162"/>
              </w:numPr>
              <w:ind w:left="315"/>
              <w:rPr>
                <w:sz w:val="14"/>
                <w:szCs w:val="18"/>
              </w:rPr>
            </w:pPr>
            <w:r w:rsidRPr="00046845">
              <w:rPr>
                <w:sz w:val="14"/>
                <w:szCs w:val="18"/>
              </w:rPr>
              <w:lastRenderedPageBreak/>
              <w:t>Pre-trade at Bank / SCS</w:t>
            </w:r>
          </w:p>
          <w:p w14:paraId="1D8D14E6" w14:textId="25E8AED8" w:rsidR="00711CE2" w:rsidRPr="00046845" w:rsidRDefault="002A2BC7" w:rsidP="00046845">
            <w:pPr>
              <w:pStyle w:val="Currenttext"/>
              <w:ind w:left="315"/>
              <w:rPr>
                <w:sz w:val="14"/>
                <w:szCs w:val="18"/>
              </w:rPr>
            </w:pPr>
            <w:r w:rsidRPr="00046845">
              <w:rPr>
                <w:sz w:val="14"/>
                <w:szCs w:val="18"/>
              </w:rPr>
              <w:t>Reserve</w:t>
            </w:r>
            <w:r w:rsidR="00711CE2" w:rsidRPr="00046845">
              <w:rPr>
                <w:sz w:val="14"/>
                <w:szCs w:val="18"/>
              </w:rPr>
              <w:t xml:space="preserve"> Customer 0.51 ETH</w:t>
            </w:r>
          </w:p>
          <w:p w14:paraId="442C6B4B" w14:textId="77777777" w:rsidR="00711CE2" w:rsidRPr="00046845" w:rsidRDefault="00711CE2" w:rsidP="00046845">
            <w:pPr>
              <w:pStyle w:val="Currenttext"/>
              <w:numPr>
                <w:ilvl w:val="0"/>
                <w:numId w:val="162"/>
              </w:numPr>
              <w:ind w:left="315"/>
              <w:rPr>
                <w:sz w:val="14"/>
                <w:szCs w:val="18"/>
              </w:rPr>
            </w:pPr>
            <w:r w:rsidRPr="00046845">
              <w:rPr>
                <w:sz w:val="14"/>
                <w:szCs w:val="18"/>
              </w:rPr>
              <w:t>Execution at custody level</w:t>
            </w:r>
          </w:p>
          <w:p w14:paraId="771CEDC4" w14:textId="64E8E2A3" w:rsidR="00711CE2" w:rsidRPr="00046845" w:rsidRDefault="00711CE2" w:rsidP="00046845">
            <w:pPr>
              <w:pStyle w:val="Currenttext"/>
              <w:ind w:left="315"/>
              <w:rPr>
                <w:sz w:val="14"/>
                <w:szCs w:val="18"/>
              </w:rPr>
            </w:pPr>
            <w:r w:rsidRPr="00046845">
              <w:rPr>
                <w:sz w:val="14"/>
                <w:szCs w:val="18"/>
              </w:rPr>
              <w:t xml:space="preserve">Db Bank </w:t>
            </w:r>
            <w:r w:rsidR="000B099B" w:rsidRPr="00046845">
              <w:rPr>
                <w:sz w:val="14"/>
                <w:szCs w:val="18"/>
              </w:rPr>
              <w:t xml:space="preserve">ETH withdrawal </w:t>
            </w:r>
            <w:r w:rsidR="00867842" w:rsidRPr="00046845">
              <w:rPr>
                <w:sz w:val="14"/>
                <w:szCs w:val="18"/>
              </w:rPr>
              <w:t>wallet</w:t>
            </w:r>
            <w:r w:rsidRPr="00046845">
              <w:rPr>
                <w:sz w:val="14"/>
                <w:szCs w:val="18"/>
              </w:rPr>
              <w:t xml:space="preserve"> 0.501 ETH</w:t>
            </w:r>
          </w:p>
          <w:p w14:paraId="2BDA6A05" w14:textId="5B9D113B" w:rsidR="00711CE2" w:rsidRPr="00046845" w:rsidRDefault="00C830D5" w:rsidP="00046845">
            <w:pPr>
              <w:pStyle w:val="Currenttext"/>
              <w:numPr>
                <w:ilvl w:val="0"/>
                <w:numId w:val="162"/>
              </w:numPr>
              <w:ind w:left="315"/>
              <w:rPr>
                <w:sz w:val="14"/>
                <w:szCs w:val="18"/>
              </w:rPr>
            </w:pPr>
            <w:r w:rsidRPr="00046845">
              <w:rPr>
                <w:sz w:val="14"/>
                <w:szCs w:val="18"/>
              </w:rPr>
              <w:t>Post-trade at Bank / SCS</w:t>
            </w:r>
          </w:p>
          <w:p w14:paraId="0FEEB791" w14:textId="7F3A8FBF" w:rsidR="002A2BC7" w:rsidRPr="00046845" w:rsidRDefault="002A2BC7" w:rsidP="00046845">
            <w:pPr>
              <w:pStyle w:val="Currenttext"/>
              <w:ind w:left="315"/>
              <w:rPr>
                <w:sz w:val="14"/>
                <w:szCs w:val="18"/>
              </w:rPr>
            </w:pPr>
            <w:r w:rsidRPr="00046845">
              <w:rPr>
                <w:sz w:val="14"/>
                <w:szCs w:val="18"/>
              </w:rPr>
              <w:t xml:space="preserve">Db Customer </w:t>
            </w:r>
            <w:r w:rsidR="008C2CB0">
              <w:rPr>
                <w:sz w:val="14"/>
                <w:szCs w:val="18"/>
              </w:rPr>
              <w:t>Transitory ETH</w:t>
            </w:r>
            <w:r w:rsidR="000B099B" w:rsidRPr="00046845">
              <w:rPr>
                <w:sz w:val="14"/>
                <w:szCs w:val="18"/>
              </w:rPr>
              <w:t xml:space="preserve"> </w:t>
            </w:r>
            <w:r w:rsidRPr="00046845">
              <w:rPr>
                <w:sz w:val="14"/>
                <w:szCs w:val="18"/>
              </w:rPr>
              <w:t>0.51 ETH</w:t>
            </w:r>
          </w:p>
          <w:p w14:paraId="5404EDA5" w14:textId="685A8D0A" w:rsidR="002A2BC7" w:rsidRPr="00046845" w:rsidRDefault="002A2BC7" w:rsidP="00046845">
            <w:pPr>
              <w:pStyle w:val="Currenttext"/>
              <w:spacing w:before="0"/>
              <w:ind w:left="318"/>
              <w:rPr>
                <w:sz w:val="14"/>
                <w:szCs w:val="18"/>
              </w:rPr>
            </w:pPr>
            <w:r w:rsidRPr="00046845">
              <w:rPr>
                <w:sz w:val="14"/>
                <w:szCs w:val="18"/>
              </w:rPr>
              <w:t xml:space="preserve">Cr Bank custody </w:t>
            </w:r>
            <w:r w:rsidR="008C2CB0">
              <w:rPr>
                <w:sz w:val="14"/>
                <w:szCs w:val="18"/>
              </w:rPr>
              <w:t>W</w:t>
            </w:r>
            <w:r w:rsidR="009B2192" w:rsidRPr="00046845">
              <w:rPr>
                <w:sz w:val="14"/>
                <w:szCs w:val="18"/>
              </w:rPr>
              <w:t xml:space="preserve">ithdrawal </w:t>
            </w:r>
            <w:r w:rsidR="008C2CB0">
              <w:rPr>
                <w:sz w:val="14"/>
                <w:szCs w:val="18"/>
              </w:rPr>
              <w:t>W</w:t>
            </w:r>
            <w:r w:rsidR="009B2192" w:rsidRPr="00046845">
              <w:rPr>
                <w:sz w:val="14"/>
                <w:szCs w:val="18"/>
              </w:rPr>
              <w:t>allet</w:t>
            </w:r>
            <w:r w:rsidRPr="00046845">
              <w:rPr>
                <w:sz w:val="14"/>
                <w:szCs w:val="18"/>
              </w:rPr>
              <w:t xml:space="preserve"> 0.5</w:t>
            </w:r>
            <w:r w:rsidR="00DF6399" w:rsidRPr="00046845">
              <w:rPr>
                <w:sz w:val="14"/>
                <w:szCs w:val="18"/>
              </w:rPr>
              <w:t>0</w:t>
            </w:r>
            <w:r w:rsidRPr="00046845">
              <w:rPr>
                <w:sz w:val="14"/>
                <w:szCs w:val="18"/>
              </w:rPr>
              <w:t>1 ETH</w:t>
            </w:r>
          </w:p>
          <w:p w14:paraId="380D5365" w14:textId="05ED4465" w:rsidR="00711CE2" w:rsidRPr="00046845" w:rsidRDefault="00711CE2" w:rsidP="00046845">
            <w:pPr>
              <w:pStyle w:val="Currenttext"/>
              <w:spacing w:before="0"/>
              <w:ind w:left="318"/>
              <w:rPr>
                <w:sz w:val="14"/>
                <w:szCs w:val="18"/>
              </w:rPr>
            </w:pPr>
            <w:r w:rsidRPr="00046845">
              <w:rPr>
                <w:sz w:val="14"/>
                <w:szCs w:val="18"/>
              </w:rPr>
              <w:t>Cr Bank P&amp;L (custody) 0.009 ETH</w:t>
            </w:r>
            <w:r w:rsidR="00316B61" w:rsidRPr="00046845">
              <w:rPr>
                <w:sz w:val="14"/>
                <w:szCs w:val="18"/>
              </w:rPr>
              <w:t xml:space="preserve"> - unrealized</w:t>
            </w:r>
          </w:p>
          <w:p w14:paraId="354C28C0" w14:textId="64278DEF" w:rsidR="009B2192" w:rsidRPr="0024432C" w:rsidRDefault="009B2192" w:rsidP="00046845">
            <w:pPr>
              <w:pStyle w:val="Currenttext"/>
              <w:numPr>
                <w:ilvl w:val="0"/>
                <w:numId w:val="162"/>
              </w:numPr>
              <w:ind w:left="315"/>
              <w:rPr>
                <w:sz w:val="14"/>
                <w:szCs w:val="18"/>
              </w:rPr>
            </w:pPr>
            <w:r w:rsidRPr="0024432C">
              <w:rPr>
                <w:sz w:val="14"/>
                <w:szCs w:val="18"/>
              </w:rPr>
              <w:t xml:space="preserve">Transfer between </w:t>
            </w:r>
            <w:r w:rsidR="00EC33DF" w:rsidRPr="00EC33DF">
              <w:rPr>
                <w:sz w:val="14"/>
                <w:szCs w:val="18"/>
              </w:rPr>
              <w:t>Custody Omnibus and Withdrawal wallet for customer funds</w:t>
            </w:r>
          </w:p>
          <w:p w14:paraId="0454E36D" w14:textId="77777777" w:rsidR="00490E3A" w:rsidRPr="00490E3A" w:rsidRDefault="00490E3A" w:rsidP="00046845">
            <w:pPr>
              <w:pStyle w:val="Currenttext"/>
              <w:ind w:left="315"/>
              <w:rPr>
                <w:sz w:val="14"/>
                <w:szCs w:val="18"/>
              </w:rPr>
            </w:pPr>
            <w:r w:rsidRPr="00490E3A">
              <w:rPr>
                <w:sz w:val="14"/>
                <w:szCs w:val="18"/>
              </w:rPr>
              <w:t>Db Omnibus ETH Custody 0.51 ETH</w:t>
            </w:r>
          </w:p>
          <w:p w14:paraId="47A582FF" w14:textId="77777777" w:rsidR="00490E3A" w:rsidRPr="00490E3A" w:rsidRDefault="00490E3A" w:rsidP="00046845">
            <w:pPr>
              <w:pStyle w:val="Currenttext"/>
              <w:spacing w:before="0"/>
              <w:ind w:left="318"/>
              <w:rPr>
                <w:sz w:val="14"/>
                <w:szCs w:val="18"/>
              </w:rPr>
            </w:pPr>
            <w:r w:rsidRPr="00490E3A">
              <w:rPr>
                <w:sz w:val="14"/>
                <w:szCs w:val="18"/>
              </w:rPr>
              <w:t>Cr Bank ETH Withdrawal wallet 0.501 ETH</w:t>
            </w:r>
          </w:p>
          <w:p w14:paraId="339F5107" w14:textId="77777777" w:rsidR="00490E3A" w:rsidRPr="00490E3A" w:rsidRDefault="00490E3A" w:rsidP="00046845">
            <w:pPr>
              <w:pStyle w:val="Currenttext"/>
              <w:spacing w:before="0"/>
              <w:ind w:left="318"/>
              <w:rPr>
                <w:sz w:val="14"/>
                <w:szCs w:val="18"/>
              </w:rPr>
            </w:pPr>
            <w:r w:rsidRPr="00490E3A">
              <w:rPr>
                <w:sz w:val="14"/>
                <w:szCs w:val="18"/>
              </w:rPr>
              <w:t>Cr Bank ETH Asset 0.009 ETH</w:t>
            </w:r>
          </w:p>
          <w:p w14:paraId="032B5642" w14:textId="77777777" w:rsidR="009B2192" w:rsidRPr="0024432C" w:rsidRDefault="009B2192" w:rsidP="00046845">
            <w:pPr>
              <w:pStyle w:val="Currenttext"/>
              <w:numPr>
                <w:ilvl w:val="0"/>
                <w:numId w:val="162"/>
              </w:numPr>
              <w:ind w:left="315"/>
              <w:rPr>
                <w:sz w:val="14"/>
                <w:szCs w:val="18"/>
              </w:rPr>
            </w:pPr>
            <w:r w:rsidRPr="0024432C">
              <w:rPr>
                <w:sz w:val="14"/>
                <w:szCs w:val="18"/>
              </w:rPr>
              <w:t>Post-transfer in Bank / SCS</w:t>
            </w:r>
          </w:p>
          <w:p w14:paraId="694F1C4A" w14:textId="77777777" w:rsidR="00176A06" w:rsidRPr="00176A06" w:rsidRDefault="00176A06" w:rsidP="00F92F3F">
            <w:pPr>
              <w:pStyle w:val="Currenttext"/>
              <w:ind w:left="315"/>
              <w:rPr>
                <w:sz w:val="14"/>
                <w:szCs w:val="18"/>
              </w:rPr>
            </w:pPr>
            <w:r w:rsidRPr="00176A06">
              <w:rPr>
                <w:sz w:val="14"/>
                <w:szCs w:val="18"/>
              </w:rPr>
              <w:t>DB Customer ETH (Omnibus – Customer side) 1 ETH</w:t>
            </w:r>
          </w:p>
          <w:p w14:paraId="1AFD37A0" w14:textId="77777777" w:rsidR="00176A06" w:rsidRPr="00176A06" w:rsidRDefault="00176A06" w:rsidP="00F92F3F">
            <w:pPr>
              <w:pStyle w:val="Currenttext"/>
              <w:spacing w:before="0"/>
              <w:ind w:left="318"/>
              <w:rPr>
                <w:sz w:val="14"/>
                <w:szCs w:val="18"/>
              </w:rPr>
            </w:pPr>
            <w:r w:rsidRPr="00176A06">
              <w:rPr>
                <w:sz w:val="14"/>
                <w:szCs w:val="18"/>
              </w:rPr>
              <w:t>Cr Customer Transitory 1 ETH</w:t>
            </w:r>
          </w:p>
          <w:p w14:paraId="057F9435" w14:textId="5376ACDA" w:rsidR="00EC33DF" w:rsidRPr="00EC33DF" w:rsidRDefault="00EC33DF" w:rsidP="00046845">
            <w:pPr>
              <w:pStyle w:val="Currenttext"/>
              <w:spacing w:before="0"/>
              <w:ind w:left="318"/>
              <w:rPr>
                <w:sz w:val="14"/>
                <w:szCs w:val="18"/>
              </w:rPr>
            </w:pPr>
            <w:r w:rsidRPr="00EC33DF">
              <w:rPr>
                <w:sz w:val="14"/>
                <w:szCs w:val="18"/>
              </w:rPr>
              <w:t xml:space="preserve">DB Bank custody </w:t>
            </w:r>
            <w:r w:rsidR="00F92F3F">
              <w:rPr>
                <w:sz w:val="14"/>
                <w:szCs w:val="18"/>
              </w:rPr>
              <w:t>W</w:t>
            </w:r>
            <w:r w:rsidRPr="00EC33DF">
              <w:rPr>
                <w:sz w:val="14"/>
                <w:szCs w:val="18"/>
              </w:rPr>
              <w:t xml:space="preserve">ithdrawal </w:t>
            </w:r>
            <w:r w:rsidR="00F92F3F">
              <w:rPr>
                <w:sz w:val="14"/>
                <w:szCs w:val="18"/>
              </w:rPr>
              <w:t>W</w:t>
            </w:r>
            <w:r w:rsidRPr="00EC33DF">
              <w:rPr>
                <w:sz w:val="14"/>
                <w:szCs w:val="18"/>
              </w:rPr>
              <w:t>allet 0.501 ETH</w:t>
            </w:r>
          </w:p>
          <w:p w14:paraId="0A657A1E" w14:textId="77777777" w:rsidR="00EC33DF" w:rsidRPr="00EC33DF" w:rsidRDefault="00EC33DF" w:rsidP="00046845">
            <w:pPr>
              <w:pStyle w:val="Currenttext"/>
              <w:spacing w:before="0"/>
              <w:ind w:left="318"/>
              <w:rPr>
                <w:sz w:val="14"/>
                <w:szCs w:val="18"/>
              </w:rPr>
            </w:pPr>
            <w:r w:rsidRPr="00EC33DF">
              <w:rPr>
                <w:sz w:val="14"/>
                <w:szCs w:val="18"/>
              </w:rPr>
              <w:t>Db Bank ETH Asset 0.009 ETH</w:t>
            </w:r>
          </w:p>
          <w:p w14:paraId="720A8199" w14:textId="77777777" w:rsidR="00EC33DF" w:rsidRPr="00EC33DF" w:rsidRDefault="00EC33DF" w:rsidP="00046845">
            <w:pPr>
              <w:pStyle w:val="Currenttext"/>
              <w:spacing w:before="0"/>
              <w:ind w:left="318"/>
              <w:rPr>
                <w:sz w:val="14"/>
                <w:szCs w:val="18"/>
              </w:rPr>
            </w:pPr>
            <w:r w:rsidRPr="00EC33DF">
              <w:rPr>
                <w:sz w:val="14"/>
                <w:szCs w:val="18"/>
              </w:rPr>
              <w:t>Cr Omnibus ETH (Omnibus – bank side) 0.51 ETH</w:t>
            </w:r>
          </w:p>
          <w:p w14:paraId="530E39D1" w14:textId="77777777" w:rsidR="00EC33DF" w:rsidRPr="0024432C" w:rsidRDefault="00EC33DF" w:rsidP="009B2192">
            <w:pPr>
              <w:pStyle w:val="Currenttext"/>
              <w:spacing w:before="0"/>
              <w:ind w:left="318"/>
              <w:rPr>
                <w:sz w:val="14"/>
                <w:szCs w:val="18"/>
              </w:rPr>
            </w:pPr>
          </w:p>
          <w:p w14:paraId="3C068978" w14:textId="77777777" w:rsidR="00711CE2" w:rsidRDefault="00711CE2" w:rsidP="00046845">
            <w:pPr>
              <w:pStyle w:val="Currenttext"/>
              <w:spacing w:before="0"/>
              <w:ind w:left="318"/>
            </w:pPr>
          </w:p>
        </w:tc>
        <w:tc>
          <w:tcPr>
            <w:tcW w:w="4773" w:type="dxa"/>
            <w:tcBorders>
              <w:top w:val="nil"/>
              <w:left w:val="nil"/>
              <w:bottom w:val="nil"/>
              <w:right w:val="nil"/>
            </w:tcBorders>
          </w:tcPr>
          <w:p w14:paraId="61D4927D" w14:textId="47718170" w:rsidR="00711CE2" w:rsidRDefault="008C2CB0" w:rsidP="00850393">
            <w:pPr>
              <w:pStyle w:val="Currenttext"/>
              <w:ind w:left="0"/>
              <w:jc w:val="right"/>
            </w:pPr>
            <w:r>
              <w:rPr>
                <w:noProof/>
              </w:rPr>
              <w:drawing>
                <wp:inline distT="0" distB="0" distL="0" distR="0" wp14:anchorId="0181DCF3" wp14:editId="1FD70BC1">
                  <wp:extent cx="2705243" cy="2958465"/>
                  <wp:effectExtent l="0" t="0" r="0" b="0"/>
                  <wp:docPr id="2784121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14304" cy="2968375"/>
                          </a:xfrm>
                          <a:prstGeom prst="rect">
                            <a:avLst/>
                          </a:prstGeom>
                          <a:noFill/>
                        </pic:spPr>
                      </pic:pic>
                    </a:graphicData>
                  </a:graphic>
                </wp:inline>
              </w:drawing>
            </w:r>
          </w:p>
        </w:tc>
      </w:tr>
    </w:tbl>
    <w:p w14:paraId="3C45717F" w14:textId="77777777" w:rsidR="002704F1" w:rsidRPr="002704F1" w:rsidRDefault="002704F1" w:rsidP="002704F1">
      <w:pPr>
        <w:pStyle w:val="Currenttext"/>
      </w:pPr>
      <w:r w:rsidRPr="002704F1">
        <w:t>The ‘Bank ETH Asset’ is a new asset account which registers the bank own assets.  The 0.009 are the ETH the bank now owns, coming from the Omnibus.  They can’t stay on the omnibus, as there are not customer assets anymore.</w:t>
      </w:r>
    </w:p>
    <w:p w14:paraId="1B9C6085" w14:textId="0A1B4C8D" w:rsidR="009F28F9" w:rsidRDefault="009F28F9" w:rsidP="001E7D38">
      <w:pPr>
        <w:pStyle w:val="Currenttext"/>
        <w:rPr>
          <w:lang w:val="en-US"/>
        </w:rPr>
      </w:pPr>
    </w:p>
    <w:p w14:paraId="6A7DDBAD" w14:textId="77777777" w:rsidR="001E7D38" w:rsidRDefault="001E7D38" w:rsidP="001E7D38">
      <w:pPr>
        <w:pStyle w:val="Currenttext"/>
      </w:pPr>
    </w:p>
    <w:p w14:paraId="6E8DE725" w14:textId="7174DA43" w:rsidR="008942B6" w:rsidRDefault="008942B6" w:rsidP="005D58B7">
      <w:pPr>
        <w:ind w:left="567"/>
        <w:rPr>
          <w:b/>
          <w:bCs/>
        </w:rPr>
      </w:pPr>
      <w:r>
        <w:rPr>
          <w:b/>
          <w:bCs/>
        </w:rPr>
        <w:t>Deposit</w:t>
      </w:r>
    </w:p>
    <w:p w14:paraId="511A3945" w14:textId="2266C97D" w:rsidR="00537033" w:rsidRDefault="0048540C">
      <w:pPr>
        <w:pStyle w:val="Currenttext"/>
      </w:pPr>
      <w:r>
        <w:t>A c</w:t>
      </w:r>
      <w:r w:rsidR="00537033" w:rsidRPr="00850393">
        <w:t>ustomer receives 2 ETH</w:t>
      </w:r>
    </w:p>
    <w:p w14:paraId="32087AC1" w14:textId="77777777" w:rsidR="00FE1303" w:rsidRDefault="00FE1303">
      <w:pPr>
        <w:pStyle w:val="Currenttext"/>
      </w:pPr>
    </w:p>
    <w:tbl>
      <w:tblPr>
        <w:tblStyle w:val="TableGrid"/>
        <w:tblW w:w="0" w:type="auto"/>
        <w:tblInd w:w="567" w:type="dxa"/>
        <w:tblLook w:val="04A0" w:firstRow="1" w:lastRow="0" w:firstColumn="1" w:lastColumn="0" w:noHBand="0" w:noVBand="1"/>
      </w:tblPr>
      <w:tblGrid>
        <w:gridCol w:w="4323"/>
        <w:gridCol w:w="4748"/>
      </w:tblGrid>
      <w:tr w:rsidR="00DF6843" w14:paraId="1C0E43CF" w14:textId="77777777" w:rsidTr="00850393">
        <w:tc>
          <w:tcPr>
            <w:tcW w:w="4814" w:type="dxa"/>
            <w:tcBorders>
              <w:top w:val="nil"/>
              <w:left w:val="nil"/>
              <w:bottom w:val="nil"/>
              <w:right w:val="nil"/>
            </w:tcBorders>
          </w:tcPr>
          <w:p w14:paraId="432E5525" w14:textId="40934DEB" w:rsidR="00DF6843" w:rsidRPr="00046845" w:rsidRDefault="009E3E6F" w:rsidP="00046845">
            <w:pPr>
              <w:pStyle w:val="Currenttext"/>
              <w:numPr>
                <w:ilvl w:val="0"/>
                <w:numId w:val="163"/>
              </w:numPr>
              <w:ind w:left="315"/>
              <w:rPr>
                <w:sz w:val="14"/>
                <w:szCs w:val="18"/>
              </w:rPr>
            </w:pPr>
            <w:r w:rsidRPr="00046845">
              <w:rPr>
                <w:sz w:val="14"/>
                <w:szCs w:val="18"/>
              </w:rPr>
              <w:t>Pre-trade at Bank / SCS</w:t>
            </w:r>
          </w:p>
          <w:p w14:paraId="6385412F" w14:textId="77777777" w:rsidR="00DF6843" w:rsidRPr="00046845" w:rsidRDefault="00DF6843" w:rsidP="00046845">
            <w:pPr>
              <w:pStyle w:val="Currenttext"/>
              <w:ind w:left="315"/>
              <w:rPr>
                <w:sz w:val="14"/>
                <w:szCs w:val="18"/>
              </w:rPr>
            </w:pPr>
            <w:r w:rsidRPr="00046845">
              <w:rPr>
                <w:sz w:val="14"/>
                <w:szCs w:val="18"/>
              </w:rPr>
              <w:t>NA</w:t>
            </w:r>
          </w:p>
          <w:p w14:paraId="0A2292A0" w14:textId="77777777" w:rsidR="00DF6843" w:rsidRPr="00046845" w:rsidRDefault="00DF6843" w:rsidP="00046845">
            <w:pPr>
              <w:pStyle w:val="Currenttext"/>
              <w:numPr>
                <w:ilvl w:val="0"/>
                <w:numId w:val="163"/>
              </w:numPr>
              <w:ind w:left="315"/>
              <w:rPr>
                <w:sz w:val="14"/>
                <w:szCs w:val="18"/>
              </w:rPr>
            </w:pPr>
            <w:r w:rsidRPr="00046845">
              <w:rPr>
                <w:sz w:val="14"/>
                <w:szCs w:val="18"/>
              </w:rPr>
              <w:t>Execution at custody level</w:t>
            </w:r>
          </w:p>
          <w:p w14:paraId="6B5FC2D6" w14:textId="553930E4" w:rsidR="00DF6843" w:rsidRPr="00046845" w:rsidRDefault="00DF6843" w:rsidP="00046845">
            <w:pPr>
              <w:pStyle w:val="Currenttext"/>
              <w:ind w:left="315"/>
              <w:rPr>
                <w:sz w:val="14"/>
                <w:szCs w:val="18"/>
              </w:rPr>
            </w:pPr>
            <w:r w:rsidRPr="00046845">
              <w:rPr>
                <w:sz w:val="14"/>
                <w:szCs w:val="18"/>
              </w:rPr>
              <w:t xml:space="preserve">Cr </w:t>
            </w:r>
            <w:r w:rsidR="0032418A" w:rsidRPr="00046845">
              <w:rPr>
                <w:sz w:val="14"/>
                <w:szCs w:val="18"/>
              </w:rPr>
              <w:t>Customer d</w:t>
            </w:r>
            <w:r w:rsidRPr="00046845">
              <w:rPr>
                <w:sz w:val="14"/>
                <w:szCs w:val="18"/>
              </w:rPr>
              <w:t>eposit address 2 ETH</w:t>
            </w:r>
          </w:p>
          <w:p w14:paraId="53C28D38" w14:textId="2449DD99" w:rsidR="00DF6843" w:rsidRPr="00046845" w:rsidRDefault="009E3E6F" w:rsidP="00046845">
            <w:pPr>
              <w:pStyle w:val="Currenttext"/>
              <w:numPr>
                <w:ilvl w:val="0"/>
                <w:numId w:val="163"/>
              </w:numPr>
              <w:ind w:left="315"/>
              <w:rPr>
                <w:sz w:val="14"/>
                <w:szCs w:val="18"/>
              </w:rPr>
            </w:pPr>
            <w:r w:rsidRPr="00046845">
              <w:rPr>
                <w:sz w:val="14"/>
                <w:szCs w:val="18"/>
              </w:rPr>
              <w:t>Post-trade at Bank / SCS</w:t>
            </w:r>
          </w:p>
          <w:p w14:paraId="69B07263" w14:textId="2899E8A6" w:rsidR="00DF6843" w:rsidRPr="00046845" w:rsidRDefault="00DF6843" w:rsidP="00046845">
            <w:pPr>
              <w:pStyle w:val="Currenttext"/>
              <w:ind w:left="315"/>
              <w:rPr>
                <w:sz w:val="14"/>
                <w:szCs w:val="18"/>
              </w:rPr>
            </w:pPr>
            <w:r w:rsidRPr="00046845">
              <w:rPr>
                <w:sz w:val="14"/>
                <w:szCs w:val="18"/>
              </w:rPr>
              <w:t>Db Bank custody (</w:t>
            </w:r>
            <w:r w:rsidR="006C2766" w:rsidRPr="00046845">
              <w:rPr>
                <w:sz w:val="14"/>
                <w:szCs w:val="18"/>
              </w:rPr>
              <w:t>customer deposit address</w:t>
            </w:r>
            <w:r w:rsidRPr="00046845">
              <w:rPr>
                <w:sz w:val="14"/>
                <w:szCs w:val="18"/>
              </w:rPr>
              <w:t>) 2 ETH</w:t>
            </w:r>
          </w:p>
          <w:p w14:paraId="31212006" w14:textId="337EDFE7" w:rsidR="00DF6843" w:rsidRPr="00046845" w:rsidRDefault="00DF6843" w:rsidP="00046845">
            <w:pPr>
              <w:pStyle w:val="Currenttext"/>
              <w:spacing w:before="0"/>
              <w:ind w:left="318"/>
              <w:rPr>
                <w:sz w:val="14"/>
                <w:szCs w:val="18"/>
              </w:rPr>
            </w:pPr>
            <w:r w:rsidRPr="00046845">
              <w:rPr>
                <w:sz w:val="14"/>
                <w:szCs w:val="18"/>
              </w:rPr>
              <w:t xml:space="preserve">Cr </w:t>
            </w:r>
            <w:r w:rsidR="006C2766" w:rsidRPr="00046845">
              <w:rPr>
                <w:sz w:val="14"/>
                <w:szCs w:val="18"/>
              </w:rPr>
              <w:t>C</w:t>
            </w:r>
            <w:r w:rsidRPr="00046845">
              <w:rPr>
                <w:sz w:val="14"/>
                <w:szCs w:val="18"/>
              </w:rPr>
              <w:t xml:space="preserve">ustomer </w:t>
            </w:r>
            <w:r w:rsidR="006C2766" w:rsidRPr="00046845">
              <w:rPr>
                <w:sz w:val="14"/>
                <w:szCs w:val="18"/>
              </w:rPr>
              <w:t xml:space="preserve">Transitory </w:t>
            </w:r>
            <w:r w:rsidRPr="00046845">
              <w:rPr>
                <w:sz w:val="14"/>
                <w:szCs w:val="18"/>
              </w:rPr>
              <w:t>2 ETH</w:t>
            </w:r>
          </w:p>
          <w:p w14:paraId="040CB7E8" w14:textId="3CC552C5" w:rsidR="006C2766" w:rsidRPr="0081285F" w:rsidRDefault="006C2766" w:rsidP="00046845">
            <w:pPr>
              <w:pStyle w:val="Currenttext"/>
              <w:numPr>
                <w:ilvl w:val="0"/>
                <w:numId w:val="163"/>
              </w:numPr>
              <w:ind w:left="315"/>
              <w:rPr>
                <w:sz w:val="14"/>
                <w:szCs w:val="18"/>
              </w:rPr>
            </w:pPr>
            <w:r w:rsidRPr="0081285F">
              <w:rPr>
                <w:sz w:val="14"/>
                <w:szCs w:val="18"/>
              </w:rPr>
              <w:t xml:space="preserve">Transfer between </w:t>
            </w:r>
            <w:r w:rsidR="00C04B79" w:rsidRPr="00C04B79">
              <w:rPr>
                <w:sz w:val="14"/>
                <w:szCs w:val="18"/>
              </w:rPr>
              <w:t>Deposit Address and Omnibus</w:t>
            </w:r>
          </w:p>
          <w:p w14:paraId="26DFB485" w14:textId="77777777" w:rsidR="00C04B79" w:rsidRPr="00C04B79" w:rsidRDefault="00C04B79" w:rsidP="00046845">
            <w:pPr>
              <w:pStyle w:val="Currenttext"/>
              <w:ind w:left="315"/>
              <w:rPr>
                <w:sz w:val="14"/>
                <w:szCs w:val="18"/>
              </w:rPr>
            </w:pPr>
            <w:r w:rsidRPr="00C04B79">
              <w:rPr>
                <w:sz w:val="14"/>
                <w:szCs w:val="18"/>
              </w:rPr>
              <w:t>Db Customer deposit address 2 ETH</w:t>
            </w:r>
          </w:p>
          <w:p w14:paraId="6F1D0830" w14:textId="77777777" w:rsidR="00C04B79" w:rsidRPr="00C04B79" w:rsidRDefault="00C04B79" w:rsidP="00046845">
            <w:pPr>
              <w:pStyle w:val="Currenttext"/>
              <w:spacing w:before="0"/>
              <w:ind w:left="318"/>
              <w:rPr>
                <w:sz w:val="14"/>
                <w:szCs w:val="18"/>
              </w:rPr>
            </w:pPr>
            <w:r w:rsidRPr="00C04B79">
              <w:rPr>
                <w:sz w:val="14"/>
                <w:szCs w:val="18"/>
              </w:rPr>
              <w:t>Cr Bank ETH Omnibus 2 ETH</w:t>
            </w:r>
          </w:p>
          <w:p w14:paraId="50964EAA" w14:textId="77777777" w:rsidR="006C2766" w:rsidRPr="0081285F" w:rsidRDefault="006C2766" w:rsidP="00046845">
            <w:pPr>
              <w:pStyle w:val="Currenttext"/>
              <w:numPr>
                <w:ilvl w:val="0"/>
                <w:numId w:val="163"/>
              </w:numPr>
              <w:ind w:left="315"/>
              <w:rPr>
                <w:sz w:val="14"/>
                <w:szCs w:val="18"/>
              </w:rPr>
            </w:pPr>
            <w:r w:rsidRPr="0081285F">
              <w:rPr>
                <w:sz w:val="14"/>
                <w:szCs w:val="18"/>
              </w:rPr>
              <w:t>Post-transfer in SCS</w:t>
            </w:r>
          </w:p>
          <w:p w14:paraId="6BF6A354" w14:textId="77777777" w:rsidR="001E7D38" w:rsidRPr="001E7D38" w:rsidRDefault="001E7D38" w:rsidP="00046845">
            <w:pPr>
              <w:pStyle w:val="Currenttext"/>
              <w:ind w:left="315"/>
              <w:rPr>
                <w:sz w:val="14"/>
                <w:szCs w:val="18"/>
              </w:rPr>
            </w:pPr>
            <w:r w:rsidRPr="001E7D38">
              <w:rPr>
                <w:sz w:val="14"/>
                <w:szCs w:val="18"/>
              </w:rPr>
              <w:t>Db Customer Transitory 2 ETH</w:t>
            </w:r>
          </w:p>
          <w:p w14:paraId="6FE4AC4C" w14:textId="77777777" w:rsidR="001E7D38" w:rsidRPr="001E7D38" w:rsidRDefault="001E7D38" w:rsidP="00046845">
            <w:pPr>
              <w:pStyle w:val="Currenttext"/>
              <w:spacing w:before="0"/>
              <w:ind w:left="318"/>
              <w:rPr>
                <w:sz w:val="14"/>
                <w:szCs w:val="18"/>
              </w:rPr>
            </w:pPr>
            <w:r w:rsidRPr="001E7D38">
              <w:rPr>
                <w:sz w:val="14"/>
                <w:szCs w:val="18"/>
              </w:rPr>
              <w:t>Cr Customer ETH (Omnibus – Customer side) 2 ETH</w:t>
            </w:r>
          </w:p>
          <w:p w14:paraId="32B2D745" w14:textId="77777777" w:rsidR="001E7D38" w:rsidRPr="001E7D38" w:rsidRDefault="001E7D38" w:rsidP="00046845">
            <w:pPr>
              <w:pStyle w:val="Currenttext"/>
              <w:spacing w:before="0"/>
              <w:ind w:left="318"/>
              <w:rPr>
                <w:sz w:val="14"/>
                <w:szCs w:val="18"/>
              </w:rPr>
            </w:pPr>
            <w:r w:rsidRPr="001E7D38">
              <w:rPr>
                <w:sz w:val="14"/>
                <w:szCs w:val="18"/>
              </w:rPr>
              <w:t>Db Omnibus ETH (Omnibus – bank side) 2 ETH</w:t>
            </w:r>
          </w:p>
          <w:p w14:paraId="11F94F0E" w14:textId="77777777" w:rsidR="001E7D38" w:rsidRPr="001E7D38" w:rsidRDefault="001E7D38" w:rsidP="00046845">
            <w:pPr>
              <w:pStyle w:val="Currenttext"/>
              <w:spacing w:before="0"/>
              <w:ind w:left="318"/>
              <w:rPr>
                <w:sz w:val="14"/>
                <w:szCs w:val="18"/>
              </w:rPr>
            </w:pPr>
            <w:r w:rsidRPr="001E7D38">
              <w:rPr>
                <w:sz w:val="14"/>
                <w:szCs w:val="18"/>
              </w:rPr>
              <w:t>Cr Bank custody (customer deposit address) 2 ETH</w:t>
            </w:r>
          </w:p>
          <w:p w14:paraId="3C0A7F7E" w14:textId="77777777" w:rsidR="00176A06" w:rsidRPr="00176A06" w:rsidRDefault="00176A06" w:rsidP="006C2766">
            <w:pPr>
              <w:pStyle w:val="Currenttext"/>
              <w:spacing w:before="0"/>
              <w:ind w:left="318"/>
              <w:rPr>
                <w:sz w:val="14"/>
                <w:szCs w:val="18"/>
              </w:rPr>
            </w:pPr>
          </w:p>
          <w:p w14:paraId="23409086" w14:textId="77777777" w:rsidR="00DF6843" w:rsidRDefault="00DF6843">
            <w:pPr>
              <w:pStyle w:val="Currenttext"/>
              <w:ind w:left="0"/>
            </w:pPr>
          </w:p>
        </w:tc>
        <w:tc>
          <w:tcPr>
            <w:tcW w:w="4814" w:type="dxa"/>
            <w:tcBorders>
              <w:top w:val="nil"/>
              <w:left w:val="nil"/>
              <w:bottom w:val="nil"/>
              <w:right w:val="nil"/>
            </w:tcBorders>
          </w:tcPr>
          <w:p w14:paraId="7EF51AB3" w14:textId="485E9895" w:rsidR="00DF6843" w:rsidRDefault="009E1714" w:rsidP="00850393">
            <w:pPr>
              <w:pStyle w:val="Currenttext"/>
              <w:ind w:left="0"/>
              <w:jc w:val="right"/>
            </w:pPr>
            <w:r>
              <w:rPr>
                <w:noProof/>
              </w:rPr>
              <w:drawing>
                <wp:inline distT="0" distB="0" distL="0" distR="0" wp14:anchorId="38E9CB4F" wp14:editId="298841EA">
                  <wp:extent cx="2584986" cy="1855880"/>
                  <wp:effectExtent l="0" t="0" r="6350" b="0"/>
                  <wp:docPr id="2004672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12170" cy="1875396"/>
                          </a:xfrm>
                          <a:prstGeom prst="rect">
                            <a:avLst/>
                          </a:prstGeom>
                          <a:noFill/>
                        </pic:spPr>
                      </pic:pic>
                    </a:graphicData>
                  </a:graphic>
                </wp:inline>
              </w:drawing>
            </w:r>
          </w:p>
        </w:tc>
      </w:tr>
    </w:tbl>
    <w:p w14:paraId="55E1FFE6" w14:textId="460CDBB1" w:rsidR="00B544CB" w:rsidRPr="00B544CB" w:rsidRDefault="00AF7CFD" w:rsidP="00850393">
      <w:pPr>
        <w:pStyle w:val="Currenttext"/>
      </w:pPr>
      <w:proofErr w:type="gramStart"/>
      <w:r>
        <w:t>Moreover</w:t>
      </w:r>
      <w:proofErr w:type="gramEnd"/>
      <w:r>
        <w:t xml:space="preserve"> periodically there is a move of the funds from the customer deposit address to the bank omnibus wallet at Custody level.  </w:t>
      </w:r>
      <w:r w:rsidRPr="00203EB9">
        <w:rPr>
          <w:highlight w:val="yellow"/>
        </w:rPr>
        <w:t>This doesn’t impact the SCS subledger</w:t>
      </w:r>
      <w:r w:rsidR="009D0A82">
        <w:t xml:space="preserve"> </w:t>
      </w:r>
      <w:r w:rsidR="009D0A82" w:rsidRPr="00203EB9">
        <w:rPr>
          <w:highlight w:val="yellow"/>
        </w:rPr>
        <w:t>[TO CONFIRM</w:t>
      </w:r>
      <w:r w:rsidR="002F3EAD" w:rsidRPr="00203EB9">
        <w:rPr>
          <w:highlight w:val="yellow"/>
        </w:rPr>
        <w:t>]</w:t>
      </w:r>
      <w:r>
        <w:t>.</w:t>
      </w:r>
    </w:p>
    <w:p w14:paraId="1361DE1B" w14:textId="5BB82CFE" w:rsidR="000B10AC" w:rsidRDefault="00DF0117" w:rsidP="000B10AC">
      <w:pPr>
        <w:pStyle w:val="Title3"/>
      </w:pPr>
      <w:bookmarkStart w:id="33" w:name="_Toc226736190"/>
      <w:r>
        <w:t>Orchestration</w:t>
      </w:r>
      <w:r w:rsidR="008F0AE2">
        <w:t xml:space="preserve"> &amp; Operation</w:t>
      </w:r>
      <w:bookmarkEnd w:id="33"/>
    </w:p>
    <w:p w14:paraId="588E8881" w14:textId="34C01E30" w:rsidR="006974CE" w:rsidRDefault="00DF0117" w:rsidP="00441661">
      <w:pPr>
        <w:ind w:left="567"/>
      </w:pPr>
      <w:r>
        <w:t xml:space="preserve">The orchestration layer manages </w:t>
      </w:r>
      <w:r w:rsidR="00513402" w:rsidRPr="00441661">
        <w:rPr>
          <w:b/>
          <w:bCs/>
        </w:rPr>
        <w:t>request</w:t>
      </w:r>
      <w:r w:rsidR="00B45949">
        <w:t xml:space="preserve">.  </w:t>
      </w:r>
      <w:r w:rsidR="00B53785" w:rsidRPr="00441661">
        <w:t>A r</w:t>
      </w:r>
      <w:r w:rsidR="006974CE" w:rsidRPr="00441661">
        <w:t>equest</w:t>
      </w:r>
      <w:r w:rsidR="006974CE">
        <w:t xml:space="preserve"> represents any action triggered by the user via the UI layer.  </w:t>
      </w:r>
      <w:r w:rsidR="004C1D2A">
        <w:t xml:space="preserve">For </w:t>
      </w:r>
      <w:proofErr w:type="gramStart"/>
      <w:r w:rsidR="004C1D2A">
        <w:t>example</w:t>
      </w:r>
      <w:proofErr w:type="gramEnd"/>
      <w:r w:rsidR="004C1D2A">
        <w:t xml:space="preserve"> when the user is in a screen </w:t>
      </w:r>
      <w:r w:rsidR="00CA13C6">
        <w:t>to initiate a withdrawal, the system generates a withdrawal request.  This concept is extended to</w:t>
      </w:r>
      <w:r w:rsidR="00773870">
        <w:t xml:space="preserve"> simple consultation of information: if the user wants to access his/her dashboard it’s also a request.  A request has its own</w:t>
      </w:r>
      <w:r w:rsidR="00600DF7">
        <w:t xml:space="preserve"> </w:t>
      </w:r>
      <w:r w:rsidR="00773870">
        <w:t>lifecy</w:t>
      </w:r>
      <w:r w:rsidR="00600DF7">
        <w:t>c</w:t>
      </w:r>
      <w:r w:rsidR="00773870">
        <w:t>le</w:t>
      </w:r>
      <w:r w:rsidR="00600DF7">
        <w:t xml:space="preserve">: the system </w:t>
      </w:r>
      <w:r w:rsidR="00DB4EE0">
        <w:t xml:space="preserve">first </w:t>
      </w:r>
      <w:r w:rsidR="00600DF7">
        <w:t>controls that a request is acceptable</w:t>
      </w:r>
      <w:r w:rsidR="00DB4EE0">
        <w:t xml:space="preserve"> and then submits it for execution</w:t>
      </w:r>
      <w:r w:rsidR="00600DF7">
        <w:t xml:space="preserve">.  </w:t>
      </w:r>
      <w:r w:rsidR="00DB4EE0">
        <w:t>Th</w:t>
      </w:r>
      <w:r w:rsidR="00C42DD3">
        <w:t>e</w:t>
      </w:r>
      <w:r w:rsidR="004C58FC">
        <w:t>s</w:t>
      </w:r>
      <w:r w:rsidR="00C42DD3">
        <w:t>e</w:t>
      </w:r>
      <w:r w:rsidR="004C58FC">
        <w:t xml:space="preserve"> </w:t>
      </w:r>
      <w:r w:rsidR="00DB4EE0">
        <w:t>control</w:t>
      </w:r>
      <w:r w:rsidR="00C42DD3">
        <w:t>s</w:t>
      </w:r>
      <w:r w:rsidR="00DB4EE0">
        <w:t xml:space="preserve"> </w:t>
      </w:r>
      <w:r w:rsidR="00C42DD3">
        <w:t>are</w:t>
      </w:r>
      <w:r w:rsidR="004C58FC">
        <w:t xml:space="preserve"> </w:t>
      </w:r>
      <w:r w:rsidR="00DB4EE0">
        <w:t>related to</w:t>
      </w:r>
      <w:r w:rsidR="00600DF7">
        <w:t xml:space="preserve"> functional security</w:t>
      </w:r>
      <w:r w:rsidR="00C32A5A">
        <w:t xml:space="preserve"> and eligibility.  </w:t>
      </w:r>
      <w:r w:rsidR="00145F28">
        <w:t xml:space="preserve">They </w:t>
      </w:r>
      <w:r w:rsidR="00600DF7">
        <w:t xml:space="preserve">allow controlling </w:t>
      </w:r>
      <w:r w:rsidR="004C58FC">
        <w:t xml:space="preserve">that the </w:t>
      </w:r>
      <w:r w:rsidR="002B472C">
        <w:t>action which is in the scope of the request</w:t>
      </w:r>
      <w:r w:rsidR="00CF573A">
        <w:t xml:space="preserve"> is acceptable</w:t>
      </w:r>
      <w:r w:rsidR="002B472C">
        <w:t>.</w:t>
      </w:r>
      <w:r w:rsidR="005E4AAD">
        <w:t xml:space="preserve">  For </w:t>
      </w:r>
      <w:proofErr w:type="gramStart"/>
      <w:r w:rsidR="005E4AAD">
        <w:t>example</w:t>
      </w:r>
      <w:proofErr w:type="gramEnd"/>
      <w:r w:rsidR="005E4AAD">
        <w:t xml:space="preserve"> if the user requests to withdrawal funds from a given account, the system will control that </w:t>
      </w:r>
      <w:r w:rsidR="00FD347B">
        <w:t>he/she has some rights (ownership, mandate) regarding this account</w:t>
      </w:r>
      <w:r w:rsidR="00DD0046">
        <w:t>, that the requested amount</w:t>
      </w:r>
      <w:r w:rsidR="00723009">
        <w:t xml:space="preserve"> is available on the </w:t>
      </w:r>
      <w:r w:rsidR="008F0AE2">
        <w:t>customer position, that the amount is under the limits, etc.</w:t>
      </w:r>
    </w:p>
    <w:p w14:paraId="5759A7E0" w14:textId="157FE2F6" w:rsidR="00FD347B" w:rsidRDefault="003E248D" w:rsidP="00441661">
      <w:pPr>
        <w:ind w:left="567"/>
      </w:pPr>
      <w:r>
        <w:lastRenderedPageBreak/>
        <w:t>Once the request is accepted, it’s executed by the underlying services</w:t>
      </w:r>
      <w:r w:rsidR="00DE0376">
        <w:t>.</w:t>
      </w:r>
      <w:r w:rsidR="009A4441">
        <w:t xml:space="preserve">  </w:t>
      </w:r>
      <w:r w:rsidR="00FD347B">
        <w:t>When the request is related to a transaction (deposit &amp; withdrawal) or an order (buy &amp; se</w:t>
      </w:r>
      <w:r w:rsidR="004C58FC">
        <w:t>l</w:t>
      </w:r>
      <w:r w:rsidR="00FD347B">
        <w:t xml:space="preserve">l) it leads to the creation of an </w:t>
      </w:r>
      <w:r w:rsidR="00FD347B" w:rsidRPr="00441661">
        <w:rPr>
          <w:b/>
          <w:bCs/>
        </w:rPr>
        <w:t>operation</w:t>
      </w:r>
      <w:r w:rsidR="00FD347B">
        <w:t xml:space="preserve"> which represents t</w:t>
      </w:r>
      <w:r w:rsidR="009300EE">
        <w:t>his execution</w:t>
      </w:r>
      <w:r w:rsidR="00264866">
        <w:t xml:space="preserve"> and the related lifecycle</w:t>
      </w:r>
      <w:r w:rsidR="009300EE">
        <w:t>.  If the request is related to an account or an address, there is no operation</w:t>
      </w:r>
      <w:r w:rsidR="00264866">
        <w:t xml:space="preserve"> as the account or the address are directly created (i.e. no need to support a complex lifecycle).</w:t>
      </w:r>
      <w:r w:rsidR="006E1D2C">
        <w:t xml:space="preserve">  Some operations are not triggered based on a request</w:t>
      </w:r>
      <w:r w:rsidR="00E57060">
        <w:t>,</w:t>
      </w:r>
      <w:r w:rsidR="006E1D2C">
        <w:t xml:space="preserve"> </w:t>
      </w:r>
      <w:r w:rsidR="00E57060">
        <w:t>as</w:t>
      </w:r>
      <w:r w:rsidR="006E1D2C">
        <w:t xml:space="preserve"> automatic operation (e.g. batching of withdrawal) or operations triggered by the ecosystem (e.g. a deposit is an operation which is triggered by the reception of funds which is communicated by the Custodian).</w:t>
      </w:r>
    </w:p>
    <w:p w14:paraId="15724D72" w14:textId="6D464F5B" w:rsidR="000B7540" w:rsidRDefault="000B7540" w:rsidP="000B7540">
      <w:pPr>
        <w:pStyle w:val="Title3"/>
      </w:pPr>
      <w:bookmarkStart w:id="34" w:name="_Toc226736191"/>
      <w:r>
        <w:t>Custodian</w:t>
      </w:r>
      <w:bookmarkEnd w:id="34"/>
    </w:p>
    <w:p w14:paraId="2FE30BE7" w14:textId="6C8A1363" w:rsidR="000B7540" w:rsidRDefault="009F15CA" w:rsidP="00E758F4">
      <w:pPr>
        <w:ind w:left="567"/>
      </w:pPr>
      <w:r w:rsidRPr="009F15CA">
        <w:t>Concepts at Custodian level differ from one Custodian to another.</w:t>
      </w:r>
      <w:r>
        <w:rPr>
          <w:b/>
          <w:bCs/>
        </w:rPr>
        <w:t xml:space="preserve"> </w:t>
      </w:r>
      <w:proofErr w:type="gramStart"/>
      <w:r w:rsidR="001834F8">
        <w:t>I</w:t>
      </w:r>
      <w:r w:rsidR="004D5137">
        <w:t>n order to</w:t>
      </w:r>
      <w:proofErr w:type="gramEnd"/>
      <w:r w:rsidR="004D5137">
        <w:t xml:space="preserve"> be </w:t>
      </w:r>
      <w:r w:rsidR="001834F8">
        <w:t xml:space="preserve">compliant with any Custodian, </w:t>
      </w:r>
      <w:r w:rsidR="004D5137" w:rsidRPr="004D5137">
        <w:t xml:space="preserve">the focus is put on </w:t>
      </w:r>
      <w:r w:rsidR="00DD3640" w:rsidRPr="00DD3640">
        <w:rPr>
          <w:b/>
          <w:bCs/>
        </w:rPr>
        <w:t>Wallet</w:t>
      </w:r>
      <w:r w:rsidR="00DD3640">
        <w:t xml:space="preserve"> </w:t>
      </w:r>
      <w:r w:rsidR="001834F8">
        <w:t>as</w:t>
      </w:r>
      <w:r w:rsidR="00DD3640">
        <w:t xml:space="preserve"> the main concept at Custodian level</w:t>
      </w:r>
      <w:r w:rsidR="005C5877">
        <w:t>.</w:t>
      </w:r>
      <w:r w:rsidR="00DD3640">
        <w:t xml:space="preserve">  A Wallet is </w:t>
      </w:r>
      <w:r w:rsidR="00DC7641">
        <w:t xml:space="preserve">dedicated to a single digital asset and is </w:t>
      </w:r>
      <w:r w:rsidR="00DD3640">
        <w:t>a structure to register addresses</w:t>
      </w:r>
      <w:r w:rsidR="00FC221D">
        <w:t xml:space="preserve"> and maintain keys to access the </w:t>
      </w:r>
      <w:r w:rsidR="00DC7641">
        <w:t>blockchain network</w:t>
      </w:r>
      <w:r w:rsidR="00353198">
        <w:t xml:space="preserve">.  For UTXO-based digital asset (as BTC, cf. glossary), a </w:t>
      </w:r>
      <w:r w:rsidR="00C55D0C">
        <w:t>Wallet can manage multiple addresses.  While for account-based digital asset (as ETH), a Wallet can only have one address.</w:t>
      </w:r>
    </w:p>
    <w:p w14:paraId="1331752A" w14:textId="197CF859" w:rsidR="00D726D7" w:rsidRPr="00D726D7" w:rsidRDefault="00D726D7" w:rsidP="00D726D7">
      <w:pPr>
        <w:pStyle w:val="Currenttext"/>
      </w:pPr>
      <w:r w:rsidRPr="00D726D7">
        <w:t>In a</w:t>
      </w:r>
      <w:r w:rsidR="00D43942">
        <w:t>n</w:t>
      </w:r>
      <w:r w:rsidRPr="00D726D7">
        <w:t xml:space="preserve"> Omnibus approach, Wallet</w:t>
      </w:r>
      <w:r w:rsidR="00D43942">
        <w:t>s</w:t>
      </w:r>
      <w:r w:rsidRPr="00D726D7">
        <w:t xml:space="preserve"> are owned by the bank.</w:t>
      </w:r>
      <w:r w:rsidR="007741AC">
        <w:t xml:space="preserve">  Except for deposit addresses which are in Wallets attached to customers.</w:t>
      </w:r>
    </w:p>
    <w:p w14:paraId="33C166EB" w14:textId="53D17D0C" w:rsidR="000B7540" w:rsidRDefault="000B7540" w:rsidP="000B7540">
      <w:pPr>
        <w:pStyle w:val="Title3"/>
      </w:pPr>
      <w:bookmarkStart w:id="35" w:name="_Toc226736192"/>
      <w:r>
        <w:t>Order Management System</w:t>
      </w:r>
      <w:bookmarkEnd w:id="35"/>
    </w:p>
    <w:p w14:paraId="6ACC2F38" w14:textId="4C2209D5" w:rsidR="00C55D0C" w:rsidRDefault="00AC6792" w:rsidP="00C55D0C">
      <w:pPr>
        <w:ind w:left="567"/>
      </w:pPr>
      <w:r w:rsidRPr="00AC6792">
        <w:t>As for Custodian, focus is put on</w:t>
      </w:r>
      <w:r>
        <w:rPr>
          <w:b/>
          <w:bCs/>
        </w:rPr>
        <w:t xml:space="preserve"> </w:t>
      </w:r>
      <w:r w:rsidR="00C55D0C">
        <w:rPr>
          <w:b/>
          <w:bCs/>
        </w:rPr>
        <w:t>Portfolio</w:t>
      </w:r>
      <w:r w:rsidR="00C55D0C" w:rsidRPr="00C55D0C">
        <w:rPr>
          <w:b/>
          <w:bCs/>
        </w:rPr>
        <w:t xml:space="preserve"> </w:t>
      </w:r>
      <w:r w:rsidRPr="00AC6792">
        <w:t>a</w:t>
      </w:r>
      <w:r w:rsidR="00C55D0C" w:rsidRPr="00C55D0C">
        <w:t xml:space="preserve">s the main concept at </w:t>
      </w:r>
      <w:r w:rsidR="00D726D7">
        <w:t>OMS</w:t>
      </w:r>
      <w:r w:rsidR="00C55D0C" w:rsidRPr="00C55D0C">
        <w:t xml:space="preserve"> level.  A </w:t>
      </w:r>
      <w:r w:rsidR="00D726D7">
        <w:t>Portfolio</w:t>
      </w:r>
      <w:r w:rsidR="00C55D0C" w:rsidRPr="00C55D0C">
        <w:t xml:space="preserve"> is a structure to </w:t>
      </w:r>
      <w:r w:rsidR="00D726D7">
        <w:t>maintain an entity’s assets</w:t>
      </w:r>
      <w:r w:rsidR="008C293A">
        <w:t xml:space="preserve"> (</w:t>
      </w:r>
      <w:r w:rsidR="00775DF7">
        <w:t>digital asset positions and cash balance) and activities (orders and transactions)</w:t>
      </w:r>
      <w:r w:rsidR="00C55D0C" w:rsidRPr="00C55D0C">
        <w:t>.</w:t>
      </w:r>
      <w:r w:rsidR="00C229B6">
        <w:t xml:space="preserve">  The bank has its own Portfolio</w:t>
      </w:r>
      <w:r w:rsidR="005D79A5">
        <w:t>. B</w:t>
      </w:r>
      <w:r w:rsidR="00C229B6">
        <w:t xml:space="preserve">ank’s customers have also Portfolio at OMS level.  Let’s notice that </w:t>
      </w:r>
      <w:r w:rsidR="005D79A5">
        <w:t xml:space="preserve">it’s not mandatory to detail customer assets in individual portfolios (i.e. one unique customer Portfolio could be used) but doing so allows to have a double management of customer positions (in the </w:t>
      </w:r>
      <w:r w:rsidR="00093DAB">
        <w:t>SCS</w:t>
      </w:r>
      <w:r w:rsidR="005D79A5">
        <w:t xml:space="preserve"> subledger and in the OMS portfolios)</w:t>
      </w:r>
      <w:r w:rsidR="004929DA">
        <w:t>, which can be helpful in case of issues.</w:t>
      </w:r>
    </w:p>
    <w:p w14:paraId="742F3FE4" w14:textId="7DECDE29" w:rsidR="008E5B12" w:rsidRDefault="008E5B12" w:rsidP="008E5B12">
      <w:pPr>
        <w:pStyle w:val="Title3"/>
      </w:pPr>
      <w:bookmarkStart w:id="36" w:name="_Toc226736193"/>
      <w:r>
        <w:t>Compliance</w:t>
      </w:r>
      <w:bookmarkEnd w:id="36"/>
    </w:p>
    <w:p w14:paraId="53B2F767" w14:textId="6D3876E6" w:rsidR="008E5B12" w:rsidRDefault="004F6368" w:rsidP="008E5B12">
      <w:pPr>
        <w:ind w:left="567"/>
      </w:pPr>
      <w:r>
        <w:t>At compliance engine level, the main concepts are:</w:t>
      </w:r>
    </w:p>
    <w:p w14:paraId="07D1C51C" w14:textId="634AD55D" w:rsidR="004F6368" w:rsidRDefault="004F6368" w:rsidP="00643D41">
      <w:pPr>
        <w:pStyle w:val="ListParagraph"/>
        <w:numPr>
          <w:ilvl w:val="0"/>
          <w:numId w:val="57"/>
        </w:numPr>
      </w:pPr>
      <w:r>
        <w:t xml:space="preserve">User: which identifies the </w:t>
      </w:r>
      <w:r w:rsidR="00864356">
        <w:t xml:space="preserve">end-user in relation with the suspicious event.  In our case the user in the compliance engine refers to the </w:t>
      </w:r>
      <w:r w:rsidR="001342B7">
        <w:t>digital-asset account id.</w:t>
      </w:r>
    </w:p>
    <w:p w14:paraId="5801B2C8" w14:textId="532044A9" w:rsidR="001342B7" w:rsidRDefault="001342B7" w:rsidP="00643D41">
      <w:pPr>
        <w:pStyle w:val="ListParagraph"/>
        <w:numPr>
          <w:ilvl w:val="0"/>
          <w:numId w:val="57"/>
        </w:numPr>
      </w:pPr>
      <w:r>
        <w:t xml:space="preserve">Alert: an alert generated based on the analysis of an event.  </w:t>
      </w:r>
      <w:r w:rsidR="00721822">
        <w:t xml:space="preserve">In our solution an alert creates a task, assigned to a compliance officer (except if the configuration </w:t>
      </w:r>
      <w:r w:rsidR="004C088B">
        <w:t>excludes alerts with low risks).</w:t>
      </w:r>
    </w:p>
    <w:p w14:paraId="6341CB48" w14:textId="4299DEF2" w:rsidR="004C088B" w:rsidRDefault="00237C37" w:rsidP="00643D41">
      <w:pPr>
        <w:pStyle w:val="ListParagraph"/>
        <w:numPr>
          <w:ilvl w:val="0"/>
          <w:numId w:val="57"/>
        </w:numPr>
      </w:pPr>
      <w:r>
        <w:t>Entities: the actors involved in transactions.  In our case, the focus is mainly on addresses.</w:t>
      </w:r>
    </w:p>
    <w:p w14:paraId="36262370" w14:textId="56BD1381" w:rsidR="00DE6626" w:rsidRDefault="00DE6626" w:rsidP="00643D41">
      <w:pPr>
        <w:pStyle w:val="ListParagraph"/>
        <w:numPr>
          <w:ilvl w:val="0"/>
          <w:numId w:val="57"/>
        </w:numPr>
      </w:pPr>
      <w:r>
        <w:t>Transaction and Transaction attempt: the deposit or withdrawal attempt which are screened by the compliance engine.</w:t>
      </w:r>
    </w:p>
    <w:p w14:paraId="3E05857B" w14:textId="5E3065E5" w:rsidR="005A2654" w:rsidRDefault="005F718A" w:rsidP="005F718A">
      <w:pPr>
        <w:pStyle w:val="Title2"/>
      </w:pPr>
      <w:bookmarkStart w:id="37" w:name="_Ref204334319"/>
      <w:bookmarkStart w:id="38" w:name="_Toc226736194"/>
      <w:r>
        <w:t>Application architecture</w:t>
      </w:r>
      <w:bookmarkEnd w:id="37"/>
      <w:bookmarkEnd w:id="38"/>
    </w:p>
    <w:p w14:paraId="3EAC4991" w14:textId="5816A1CA" w:rsidR="001D42FD" w:rsidRPr="001D42FD" w:rsidRDefault="001D42FD" w:rsidP="002074D0">
      <w:pPr>
        <w:pStyle w:val="Title3"/>
      </w:pPr>
      <w:bookmarkStart w:id="39" w:name="_Toc226736195"/>
      <w:r>
        <w:t>SCS Core</w:t>
      </w:r>
      <w:bookmarkEnd w:id="39"/>
    </w:p>
    <w:p w14:paraId="24A0D7F0" w14:textId="282D1601" w:rsidR="005F718A" w:rsidRDefault="006D590B" w:rsidP="005F718A">
      <w:pPr>
        <w:pStyle w:val="Currenttext"/>
      </w:pPr>
      <w:r>
        <w:t xml:space="preserve">The Application architecture of the </w:t>
      </w:r>
      <w:r w:rsidR="00093DAB">
        <w:t>SCS</w:t>
      </w:r>
      <w:r>
        <w:t xml:space="preserve"> </w:t>
      </w:r>
      <w:r w:rsidR="0084542D">
        <w:t xml:space="preserve">Core </w:t>
      </w:r>
      <w:r>
        <w:t>is made of</w:t>
      </w:r>
      <w:r w:rsidR="000E40A7">
        <w:t xml:space="preserve"> following components</w:t>
      </w:r>
      <w:r>
        <w:t>:</w:t>
      </w:r>
    </w:p>
    <w:p w14:paraId="3CA0BA87" w14:textId="1A3C983F" w:rsidR="006D590B" w:rsidRDefault="006D590B" w:rsidP="00643D41">
      <w:pPr>
        <w:pStyle w:val="Currenttext"/>
        <w:numPr>
          <w:ilvl w:val="0"/>
          <w:numId w:val="13"/>
        </w:numPr>
      </w:pPr>
      <w:r>
        <w:t xml:space="preserve">The UI component, which </w:t>
      </w:r>
      <w:r w:rsidR="000E3DCD">
        <w:t>includes the customer UI and back-office user UI.</w:t>
      </w:r>
    </w:p>
    <w:p w14:paraId="5EA9B58A" w14:textId="3DD18C0A" w:rsidR="006D590B" w:rsidRDefault="006D590B" w:rsidP="00643D41">
      <w:pPr>
        <w:pStyle w:val="Currenttext"/>
        <w:numPr>
          <w:ilvl w:val="0"/>
          <w:numId w:val="13"/>
        </w:numPr>
      </w:pPr>
      <w:r>
        <w:t xml:space="preserve">The </w:t>
      </w:r>
      <w:r w:rsidR="003420C0">
        <w:t>Request &amp; Operation component</w:t>
      </w:r>
      <w:r w:rsidR="000E3DCD">
        <w:t xml:space="preserve"> (implemented as a microservice)</w:t>
      </w:r>
      <w:r w:rsidR="003420C0">
        <w:t xml:space="preserve">, which groups the services related to </w:t>
      </w:r>
      <w:r w:rsidR="008C671B">
        <w:t>r</w:t>
      </w:r>
      <w:r w:rsidR="003420C0">
        <w:t>equest management</w:t>
      </w:r>
      <w:r w:rsidR="001462BD">
        <w:t xml:space="preserve"> (whatever the nature of request</w:t>
      </w:r>
      <w:r w:rsidR="00DB3D84">
        <w:t>, i.e. could be on account or on operation)</w:t>
      </w:r>
      <w:r w:rsidR="003420C0">
        <w:t xml:space="preserve">, </w:t>
      </w:r>
      <w:r w:rsidR="009A7601">
        <w:t>o</w:t>
      </w:r>
      <w:r w:rsidR="003420C0">
        <w:t>peration management</w:t>
      </w:r>
      <w:r w:rsidR="008875E3">
        <w:t xml:space="preserve"> and orchestration</w:t>
      </w:r>
      <w:r w:rsidR="008B6120">
        <w:t xml:space="preserve">, </w:t>
      </w:r>
      <w:r w:rsidR="00DB567B">
        <w:t xml:space="preserve">task management </w:t>
      </w:r>
      <w:r w:rsidR="00133C73">
        <w:t xml:space="preserve">and </w:t>
      </w:r>
      <w:r w:rsidR="008C671B">
        <w:t>c</w:t>
      </w:r>
      <w:r w:rsidR="00133C73">
        <w:t>onfiguration</w:t>
      </w:r>
    </w:p>
    <w:p w14:paraId="40DAEC35" w14:textId="011A4443" w:rsidR="008B6120" w:rsidRDefault="008B6120" w:rsidP="00643D41">
      <w:pPr>
        <w:pStyle w:val="Currenttext"/>
        <w:numPr>
          <w:ilvl w:val="0"/>
          <w:numId w:val="13"/>
        </w:numPr>
      </w:pPr>
      <w:r>
        <w:t>The Subledger component</w:t>
      </w:r>
      <w:r w:rsidR="000E3DCD">
        <w:t xml:space="preserve"> (implemented as a microservice)</w:t>
      </w:r>
      <w:r>
        <w:t xml:space="preserve">, which groups the services related to </w:t>
      </w:r>
      <w:r w:rsidR="008C671B">
        <w:t>s</w:t>
      </w:r>
      <w:r>
        <w:t>ubledger</w:t>
      </w:r>
      <w:r w:rsidR="007728BA">
        <w:t xml:space="preserve"> and </w:t>
      </w:r>
      <w:r w:rsidR="00DB3D84">
        <w:t xml:space="preserve">other data (as </w:t>
      </w:r>
      <w:r w:rsidR="00DB567B">
        <w:t xml:space="preserve">accounting </w:t>
      </w:r>
      <w:r w:rsidR="00DB3D84">
        <w:t xml:space="preserve">events, </w:t>
      </w:r>
      <w:r w:rsidR="00DB567B">
        <w:t>statistics for reporting, etc)</w:t>
      </w:r>
      <w:r>
        <w:t>.</w:t>
      </w:r>
    </w:p>
    <w:p w14:paraId="77543B51" w14:textId="07027031" w:rsidR="004E5063" w:rsidRDefault="004E5063" w:rsidP="00643D41">
      <w:pPr>
        <w:pStyle w:val="Currenttext"/>
        <w:numPr>
          <w:ilvl w:val="0"/>
          <w:numId w:val="13"/>
        </w:numPr>
      </w:pPr>
      <w:r>
        <w:t xml:space="preserve">The Price </w:t>
      </w:r>
      <w:r w:rsidR="002F0FBD">
        <w:t>component</w:t>
      </w:r>
      <w:r w:rsidR="000E3DCD">
        <w:t xml:space="preserve"> (implemented as a microservice)</w:t>
      </w:r>
      <w:r w:rsidR="002F0FBD">
        <w:t xml:space="preserve">, which manages the </w:t>
      </w:r>
      <w:r w:rsidR="00AE0124">
        <w:t>capture of price evolutions and expose</w:t>
      </w:r>
      <w:r w:rsidR="009A348D">
        <w:t>s</w:t>
      </w:r>
      <w:r w:rsidR="00AE0124">
        <w:t xml:space="preserve"> the</w:t>
      </w:r>
      <w:r w:rsidR="00983EE2">
        <w:t xml:space="preserve"> price endpoint.</w:t>
      </w:r>
    </w:p>
    <w:p w14:paraId="48BECEC7" w14:textId="71F5427E" w:rsidR="008B6120" w:rsidRDefault="008B6120" w:rsidP="008B6120">
      <w:pPr>
        <w:pStyle w:val="Currenttext"/>
      </w:pPr>
      <w:r>
        <w:t>As illustrated on the here under picture.</w:t>
      </w:r>
    </w:p>
    <w:p w14:paraId="1BA46933" w14:textId="67B960CE" w:rsidR="00891D3E" w:rsidRDefault="00EA4D66" w:rsidP="00891D3E">
      <w:pPr>
        <w:pStyle w:val="Currenttext"/>
        <w:keepNext/>
        <w:jc w:val="center"/>
        <w:rPr>
          <w:noProof/>
        </w:rPr>
      </w:pPr>
      <w:r w:rsidRPr="00EA4D66">
        <w:rPr>
          <w:noProof/>
        </w:rPr>
        <w:lastRenderedPageBreak/>
        <w:t xml:space="preserve"> </w:t>
      </w:r>
    </w:p>
    <w:p w14:paraId="604C2883" w14:textId="50451BF3" w:rsidR="00771B4B" w:rsidRDefault="00771B4B" w:rsidP="00891D3E">
      <w:pPr>
        <w:pStyle w:val="Currenttext"/>
        <w:keepNext/>
        <w:jc w:val="center"/>
      </w:pPr>
    </w:p>
    <w:p w14:paraId="19326B02" w14:textId="58C8A3DB" w:rsidR="00505C10" w:rsidRDefault="00505C10" w:rsidP="00891D3E">
      <w:pPr>
        <w:pStyle w:val="Currenttext"/>
        <w:keepNext/>
        <w:jc w:val="center"/>
      </w:pPr>
      <w:r w:rsidRPr="00505C10">
        <w:rPr>
          <w:noProof/>
        </w:rPr>
        <w:drawing>
          <wp:inline distT="0" distB="0" distL="0" distR="0" wp14:anchorId="2442F595" wp14:editId="27F82991">
            <wp:extent cx="3333921" cy="2248016"/>
            <wp:effectExtent l="0" t="0" r="0" b="0"/>
            <wp:docPr id="1641781696"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81696" name="Picture 1" descr="A diagram of a software system&#10;&#10;AI-generated content may be incorrect."/>
                    <pic:cNvPicPr/>
                  </pic:nvPicPr>
                  <pic:blipFill>
                    <a:blip r:embed="rId42"/>
                    <a:stretch>
                      <a:fillRect/>
                    </a:stretch>
                  </pic:blipFill>
                  <pic:spPr>
                    <a:xfrm>
                      <a:off x="0" y="0"/>
                      <a:ext cx="3333921" cy="2248016"/>
                    </a:xfrm>
                    <a:prstGeom prst="rect">
                      <a:avLst/>
                    </a:prstGeom>
                  </pic:spPr>
                </pic:pic>
              </a:graphicData>
            </a:graphic>
          </wp:inline>
        </w:drawing>
      </w:r>
    </w:p>
    <w:p w14:paraId="239B5172" w14:textId="5456CE15" w:rsidR="00891D3E" w:rsidRDefault="00891D3E" w:rsidP="00891D3E">
      <w:pPr>
        <w:pStyle w:val="Caption0"/>
        <w:jc w:val="center"/>
      </w:pPr>
      <w:r>
        <w:t xml:space="preserve">Figure </w:t>
      </w:r>
      <w:r>
        <w:fldChar w:fldCharType="begin"/>
      </w:r>
      <w:r>
        <w:instrText xml:space="preserve"> SEQ Figure \* ARABIC </w:instrText>
      </w:r>
      <w:r>
        <w:fldChar w:fldCharType="separate"/>
      </w:r>
      <w:r w:rsidR="00EA4364">
        <w:rPr>
          <w:noProof/>
        </w:rPr>
        <w:t>4</w:t>
      </w:r>
      <w:r>
        <w:fldChar w:fldCharType="end"/>
      </w:r>
      <w:r>
        <w:t xml:space="preserve"> - Application architecture</w:t>
      </w:r>
    </w:p>
    <w:p w14:paraId="3BC04871" w14:textId="08093217" w:rsidR="00891D3E" w:rsidRDefault="008D3A4A" w:rsidP="009D7E3A">
      <w:pPr>
        <w:ind w:left="567"/>
      </w:pPr>
      <w:r>
        <w:t>This picture illustrates the API (Application Programming Interface)</w:t>
      </w:r>
      <w:r w:rsidR="00B94417">
        <w:t xml:space="preserve"> that the solution provides or consumes.  These API are classified in 3 categories:</w:t>
      </w:r>
    </w:p>
    <w:p w14:paraId="27EE0D26" w14:textId="0F0192A3" w:rsidR="00B94417" w:rsidRDefault="00CA3331" w:rsidP="00643D41">
      <w:pPr>
        <w:pStyle w:val="Currenttext"/>
        <w:numPr>
          <w:ilvl w:val="0"/>
          <w:numId w:val="19"/>
        </w:numPr>
      </w:pPr>
      <w:r>
        <w:t xml:space="preserve">Provided </w:t>
      </w:r>
      <w:r w:rsidR="00B94417">
        <w:t>API: API which are published by the solution and that can be consumed by</w:t>
      </w:r>
      <w:r w:rsidR="00E81210">
        <w:t xml:space="preserve"> application ‘outside’ the </w:t>
      </w:r>
      <w:r w:rsidR="00093DAB">
        <w:t>SCS</w:t>
      </w:r>
      <w:r w:rsidR="00E81210">
        <w:t>, as Partners or Bank</w:t>
      </w:r>
      <w:r w:rsidR="009A348D">
        <w:t>ing</w:t>
      </w:r>
      <w:r w:rsidR="00E81210">
        <w:t xml:space="preserve"> System.  Let’s notice that the </w:t>
      </w:r>
      <w:r w:rsidR="00093DAB">
        <w:t>SCS</w:t>
      </w:r>
      <w:r w:rsidR="00E81210">
        <w:t xml:space="preserve"> UI is relying on external API as it’s usually deployed</w:t>
      </w:r>
      <w:r w:rsidR="00D75B9A">
        <w:t xml:space="preserve"> on the internet and thus outside the </w:t>
      </w:r>
      <w:r w:rsidR="00093DAB">
        <w:t>SCS</w:t>
      </w:r>
      <w:r w:rsidR="00D75B9A">
        <w:t xml:space="preserve"> security zone.</w:t>
      </w:r>
      <w:r w:rsidR="00EC7238">
        <w:t xml:space="preserve">  </w:t>
      </w:r>
    </w:p>
    <w:p w14:paraId="25A5F481" w14:textId="41FD85BF" w:rsidR="00D75B9A" w:rsidRDefault="00D75B9A" w:rsidP="00643D41">
      <w:pPr>
        <w:pStyle w:val="Currenttext"/>
        <w:numPr>
          <w:ilvl w:val="0"/>
          <w:numId w:val="19"/>
        </w:numPr>
      </w:pPr>
      <w:r>
        <w:t xml:space="preserve">Internal API: API which are published by components parts of the </w:t>
      </w:r>
      <w:r w:rsidR="00093DAB">
        <w:t>SCS</w:t>
      </w:r>
      <w:r>
        <w:t xml:space="preserve"> but only </w:t>
      </w:r>
      <w:r w:rsidR="004F59B9">
        <w:t xml:space="preserve">to be used by other components of the </w:t>
      </w:r>
      <w:r w:rsidR="00093DAB">
        <w:t>SCS</w:t>
      </w:r>
      <w:r w:rsidR="004F59B9">
        <w:t>.  That’s the case of the subledger component API which are only consumed by the Req</w:t>
      </w:r>
      <w:r w:rsidR="000C0E08">
        <w:t>u</w:t>
      </w:r>
      <w:r w:rsidR="004F59B9">
        <w:t>est &amp; Operation component</w:t>
      </w:r>
      <w:r w:rsidR="000C0E08">
        <w:t xml:space="preserve">.  </w:t>
      </w:r>
    </w:p>
    <w:p w14:paraId="68AA0C05" w14:textId="00DF3F15" w:rsidR="000C0E08" w:rsidRDefault="000C0E08" w:rsidP="00643D41">
      <w:pPr>
        <w:pStyle w:val="Currenttext"/>
        <w:numPr>
          <w:ilvl w:val="0"/>
          <w:numId w:val="19"/>
        </w:numPr>
      </w:pPr>
      <w:r>
        <w:t>Consumed API: API</w:t>
      </w:r>
      <w:r w:rsidR="0040021E">
        <w:t xml:space="preserve"> which are provided by </w:t>
      </w:r>
      <w:r w:rsidR="00BC3599">
        <w:t xml:space="preserve">other </w:t>
      </w:r>
      <w:r w:rsidR="0040021E">
        <w:t xml:space="preserve">applications </w:t>
      </w:r>
      <w:r w:rsidR="00BC3599">
        <w:t xml:space="preserve">and consumed by the </w:t>
      </w:r>
      <w:r w:rsidR="00093DAB">
        <w:t>SCS</w:t>
      </w:r>
      <w:r w:rsidR="00BC3599">
        <w:t>.</w:t>
      </w:r>
    </w:p>
    <w:p w14:paraId="48DECC6F" w14:textId="77777777" w:rsidR="00BC3599" w:rsidRDefault="00BC3599" w:rsidP="00BC3599"/>
    <w:p w14:paraId="4CFDCE3E" w14:textId="41ACDFBB" w:rsidR="004B5445" w:rsidRDefault="004B5445" w:rsidP="009D7E3A">
      <w:pPr>
        <w:ind w:left="567"/>
      </w:pPr>
      <w:r>
        <w:t>The exhaustive list of API endpoints is provided in the integration guide.</w:t>
      </w:r>
    </w:p>
    <w:p w14:paraId="711D9FBE" w14:textId="77777777" w:rsidR="004B5445" w:rsidRDefault="004B5445" w:rsidP="009D7E3A">
      <w:pPr>
        <w:ind w:left="567"/>
      </w:pPr>
    </w:p>
    <w:p w14:paraId="74CF1C4A" w14:textId="59592C1A" w:rsidR="00BC3599" w:rsidRDefault="00BC3599" w:rsidP="009D7E3A">
      <w:pPr>
        <w:ind w:left="567"/>
      </w:pPr>
      <w:r>
        <w:t xml:space="preserve">Let’s notice that </w:t>
      </w:r>
      <w:r w:rsidR="00D6134E">
        <w:t xml:space="preserve">the static part of </w:t>
      </w:r>
      <w:r>
        <w:t xml:space="preserve">the configuration service domain is </w:t>
      </w:r>
      <w:r w:rsidR="00DD2D30">
        <w:t xml:space="preserve">also practically deployed in the </w:t>
      </w:r>
      <w:r w:rsidR="0015720A">
        <w:t xml:space="preserve">price and </w:t>
      </w:r>
      <w:proofErr w:type="spellStart"/>
      <w:r w:rsidR="00DD2D30">
        <w:t>subleger</w:t>
      </w:r>
      <w:proofErr w:type="spellEnd"/>
      <w:r w:rsidR="00DD2D30">
        <w:t xml:space="preserve"> component</w:t>
      </w:r>
      <w:r w:rsidR="00DB11D8">
        <w:t>.</w:t>
      </w:r>
    </w:p>
    <w:p w14:paraId="7A410968" w14:textId="1C68012C" w:rsidR="001D42FD" w:rsidRDefault="001D42FD" w:rsidP="001D42FD">
      <w:pPr>
        <w:pStyle w:val="Title3"/>
      </w:pPr>
      <w:bookmarkStart w:id="40" w:name="_Toc226736196"/>
      <w:r>
        <w:t>Deployment</w:t>
      </w:r>
      <w:bookmarkEnd w:id="40"/>
    </w:p>
    <w:p w14:paraId="1D4F18CD" w14:textId="729BBC7D" w:rsidR="001D42FD" w:rsidRDefault="00C5072F" w:rsidP="001D42FD">
      <w:pPr>
        <w:ind w:left="567"/>
      </w:pPr>
      <w:r>
        <w:t xml:space="preserve">In term of deployment, the SCS is a hybrid solution, where the SCS Core </w:t>
      </w:r>
      <w:proofErr w:type="gramStart"/>
      <w:r w:rsidR="0021575D">
        <w:t>has to</w:t>
      </w:r>
      <w:proofErr w:type="gramEnd"/>
      <w:r w:rsidR="0021575D">
        <w:t xml:space="preserve"> be deployed on the bank premises while the components from the partners are available in a SaaS approach.</w:t>
      </w:r>
    </w:p>
    <w:p w14:paraId="58D2E3C3" w14:textId="77777777" w:rsidR="00A92C75" w:rsidRDefault="00A92C75" w:rsidP="002074D0">
      <w:pPr>
        <w:pStyle w:val="Caption"/>
        <w:keepNext/>
      </w:pPr>
      <w:r w:rsidRPr="00A92C75">
        <w:rPr>
          <w:noProof/>
        </w:rPr>
        <w:lastRenderedPageBreak/>
        <w:drawing>
          <wp:inline distT="0" distB="0" distL="0" distR="0" wp14:anchorId="6B16D82B" wp14:editId="686B57BD">
            <wp:extent cx="4896102" cy="2952902"/>
            <wp:effectExtent l="0" t="0" r="0" b="0"/>
            <wp:docPr id="783940455"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0455" name="Picture 1" descr="A diagram of a software company&#10;&#10;AI-generated content may be incorrect."/>
                    <pic:cNvPicPr/>
                  </pic:nvPicPr>
                  <pic:blipFill>
                    <a:blip r:embed="rId43"/>
                    <a:stretch>
                      <a:fillRect/>
                    </a:stretch>
                  </pic:blipFill>
                  <pic:spPr>
                    <a:xfrm>
                      <a:off x="0" y="0"/>
                      <a:ext cx="4896102" cy="2952902"/>
                    </a:xfrm>
                    <a:prstGeom prst="rect">
                      <a:avLst/>
                    </a:prstGeom>
                  </pic:spPr>
                </pic:pic>
              </a:graphicData>
            </a:graphic>
          </wp:inline>
        </w:drawing>
      </w:r>
    </w:p>
    <w:p w14:paraId="20593D62" w14:textId="57266A3E" w:rsidR="00A92C75" w:rsidRDefault="00A92C75" w:rsidP="00A92C75">
      <w:pPr>
        <w:pStyle w:val="Caption0"/>
        <w:jc w:val="center"/>
      </w:pPr>
      <w:r>
        <w:t xml:space="preserve">Figure </w:t>
      </w:r>
      <w:r>
        <w:fldChar w:fldCharType="begin"/>
      </w:r>
      <w:r>
        <w:instrText xml:space="preserve"> SEQ Figure \* ARABIC </w:instrText>
      </w:r>
      <w:r>
        <w:fldChar w:fldCharType="separate"/>
      </w:r>
      <w:r w:rsidR="00EA4364">
        <w:rPr>
          <w:noProof/>
        </w:rPr>
        <w:t>5</w:t>
      </w:r>
      <w:r>
        <w:fldChar w:fldCharType="end"/>
      </w:r>
      <w:r>
        <w:t xml:space="preserve"> – Deployment</w:t>
      </w:r>
    </w:p>
    <w:p w14:paraId="603DEDAC" w14:textId="6B55382B" w:rsidR="00A92C75" w:rsidRPr="00A92C75" w:rsidRDefault="00D7391C" w:rsidP="00D7391C">
      <w:pPr>
        <w:ind w:left="567"/>
      </w:pPr>
      <w:r>
        <w:t>To deploy the SCS Core on bank premises, there are some minimum requirements related to the availability of a container management system as Kubernetes.  Cf. the chapter 4 on technical architecture for more information.</w:t>
      </w:r>
    </w:p>
    <w:p w14:paraId="016FB730" w14:textId="77777777" w:rsidR="0021575D" w:rsidRPr="00891D3E" w:rsidRDefault="0021575D" w:rsidP="001D42FD">
      <w:pPr>
        <w:ind w:left="567"/>
      </w:pPr>
    </w:p>
    <w:p w14:paraId="0D11693E" w14:textId="2311362C" w:rsidR="00AB2677" w:rsidRDefault="004572E7" w:rsidP="00AB2677">
      <w:pPr>
        <w:pStyle w:val="Title2"/>
      </w:pPr>
      <w:bookmarkStart w:id="41" w:name="_Ref183676242"/>
      <w:bookmarkStart w:id="42" w:name="_Toc226736197"/>
      <w:r w:rsidRPr="004572E7">
        <w:t>Current limitation</w:t>
      </w:r>
      <w:r>
        <w:t>s</w:t>
      </w:r>
      <w:bookmarkEnd w:id="41"/>
      <w:bookmarkEnd w:id="42"/>
    </w:p>
    <w:p w14:paraId="5BB56FBA" w14:textId="12E1C353" w:rsidR="004572E7" w:rsidRDefault="00CF7634" w:rsidP="004572E7">
      <w:pPr>
        <w:pStyle w:val="Currenttext"/>
      </w:pPr>
      <w:r>
        <w:t>The solution is currently developed as an ‘accelerator’: it’s not a finalized product.  It offers the main features</w:t>
      </w:r>
      <w:r w:rsidR="006940C4">
        <w:t xml:space="preserve"> which</w:t>
      </w:r>
      <w:r>
        <w:t xml:space="preserve"> can be adapted to each project.  Some</w:t>
      </w:r>
      <w:r w:rsidR="00F6365A">
        <w:t xml:space="preserve"> non-functional requirements</w:t>
      </w:r>
      <w:r w:rsidR="00CE2180">
        <w:t xml:space="preserve"> </w:t>
      </w:r>
      <w:r w:rsidR="00023126">
        <w:t xml:space="preserve">have not been </w:t>
      </w:r>
      <w:r w:rsidR="004663CC">
        <w:t>validated (e.g. performance) or are partially implemented (e.g. security, cf. the technical section for more information).</w:t>
      </w:r>
    </w:p>
    <w:p w14:paraId="35B7E46B" w14:textId="19524E5B" w:rsidR="004663CC" w:rsidRDefault="004663CC" w:rsidP="004572E7">
      <w:pPr>
        <w:pStyle w:val="Currenttext"/>
      </w:pPr>
      <w:r>
        <w:t>From a functional point of view</w:t>
      </w:r>
      <w:r w:rsidR="00B43350">
        <w:t>, let’s highlight the following limitations:</w:t>
      </w:r>
    </w:p>
    <w:p w14:paraId="6BF5397F" w14:textId="0F509069" w:rsidR="00B43350" w:rsidRDefault="006F3CE8" w:rsidP="00643D41">
      <w:pPr>
        <w:pStyle w:val="Currenttext"/>
        <w:numPr>
          <w:ilvl w:val="0"/>
          <w:numId w:val="19"/>
        </w:numPr>
      </w:pPr>
      <w:r>
        <w:t>A digital asset account can only be held by one and only one customer.  There is no management of more complex situation as involving households, mandates, etc.</w:t>
      </w:r>
      <w:r w:rsidR="00C975B3">
        <w:t xml:space="preserve"> </w:t>
      </w:r>
      <w:r w:rsidR="00181BC5">
        <w:t xml:space="preserve"> A </w:t>
      </w:r>
      <w:r w:rsidR="00E97311">
        <w:t xml:space="preserve">transfer request or an order request can only be issued by the </w:t>
      </w:r>
      <w:r w:rsidR="007C2CF7">
        <w:t>holder of the account (cf. more details on security control in dedicated section).</w:t>
      </w:r>
      <w:r w:rsidR="00341234">
        <w:t xml:space="preserve"> </w:t>
      </w:r>
      <w:r w:rsidR="00C975B3">
        <w:t xml:space="preserve"> But the data model is ready to manage </w:t>
      </w:r>
      <w:r w:rsidR="00341234">
        <w:t>such case</w:t>
      </w:r>
      <w:r w:rsidR="00C975B3">
        <w:t xml:space="preserve">, it’s just a </w:t>
      </w:r>
      <w:r w:rsidR="0038402E">
        <w:t>question</w:t>
      </w:r>
      <w:r w:rsidR="00C975B3">
        <w:t xml:space="preserve"> of implementing the adequate controls.</w:t>
      </w:r>
      <w:r w:rsidR="00454E75">
        <w:t xml:space="preserve">  </w:t>
      </w:r>
    </w:p>
    <w:p w14:paraId="7CB5C3DE" w14:textId="77777777" w:rsidR="00FC6A04" w:rsidRDefault="00740E66" w:rsidP="00643D41">
      <w:pPr>
        <w:pStyle w:val="Currenttext"/>
        <w:numPr>
          <w:ilvl w:val="0"/>
          <w:numId w:val="19"/>
        </w:numPr>
      </w:pPr>
      <w:r>
        <w:t>A customer can only hold one and only one digital asset account.</w:t>
      </w:r>
      <w:r w:rsidR="00B15A17">
        <w:t xml:space="preserve">  </w:t>
      </w:r>
      <w:r w:rsidR="00364D42">
        <w:t>T</w:t>
      </w:r>
      <w:r w:rsidR="0063677E">
        <w:t xml:space="preserve">he model doesn’t </w:t>
      </w:r>
      <w:r w:rsidR="002C5DAA">
        <w:t xml:space="preserve">constrain </w:t>
      </w:r>
      <w:r w:rsidR="007974AA">
        <w:t>any</w:t>
      </w:r>
      <w:r w:rsidR="002C5DAA">
        <w:t xml:space="preserve"> future</w:t>
      </w:r>
      <w:r w:rsidR="007974AA">
        <w:t xml:space="preserve"> evolution.</w:t>
      </w:r>
      <w:r w:rsidR="00364D42">
        <w:t xml:space="preserve">  </w:t>
      </w:r>
    </w:p>
    <w:p w14:paraId="22AC16E7" w14:textId="1004991F" w:rsidR="006F3CE8" w:rsidRDefault="00FC6A04" w:rsidP="00643D41">
      <w:pPr>
        <w:pStyle w:val="Currenttext"/>
        <w:numPr>
          <w:ilvl w:val="0"/>
          <w:numId w:val="19"/>
        </w:numPr>
      </w:pPr>
      <w:r>
        <w:t xml:space="preserve">Considering the two previous point, </w:t>
      </w:r>
      <w:r w:rsidR="00364D42">
        <w:t xml:space="preserve">the </w:t>
      </w:r>
      <w:r>
        <w:t xml:space="preserve">API </w:t>
      </w:r>
      <w:r w:rsidR="00364D42">
        <w:t>endpoint to create an account doesn’t currently manage explicitly the customer id (future owner of the account): considering it’s the one linked to the user, the information is retrieved from the JWT.</w:t>
      </w:r>
      <w:r>
        <w:t xml:space="preserve">  There is no “account label” or “account nickname” neither</w:t>
      </w:r>
      <w:r w:rsidR="00911D0A">
        <w:t xml:space="preserve"> (in the endpoint, well in the DB)</w:t>
      </w:r>
      <w:r>
        <w:t xml:space="preserve"> as </w:t>
      </w:r>
      <w:r w:rsidR="00911D0A">
        <w:t>it’s useless until a customer can hold multiple accounts.</w:t>
      </w:r>
    </w:p>
    <w:p w14:paraId="767B1784" w14:textId="50C46FD4" w:rsidR="00740E66" w:rsidRDefault="005B3BC2" w:rsidP="00643D41">
      <w:pPr>
        <w:pStyle w:val="Currenttext"/>
        <w:numPr>
          <w:ilvl w:val="0"/>
          <w:numId w:val="19"/>
        </w:numPr>
      </w:pPr>
      <w:r>
        <w:t xml:space="preserve">There is no complex management of </w:t>
      </w:r>
      <w:r w:rsidR="000D25AA">
        <w:t>user request</w:t>
      </w:r>
      <w:r>
        <w:t xml:space="preserve"> workflow that could for example support </w:t>
      </w:r>
      <w:r w:rsidR="000D25AA">
        <w:t>user</w:t>
      </w:r>
      <w:r w:rsidR="00B707A9">
        <w:t xml:space="preserve"> signature</w:t>
      </w:r>
      <w:r w:rsidR="000D25AA">
        <w:t xml:space="preserve">.  But the management of </w:t>
      </w:r>
      <w:r w:rsidR="00AE55EC">
        <w:t xml:space="preserve">request as an object distinct from the operation </w:t>
      </w:r>
      <w:r w:rsidR="00482D5C">
        <w:t xml:space="preserve">is </w:t>
      </w:r>
      <w:r w:rsidR="00F006EE">
        <w:t>there to support such feature; it allows to implement a dedicated workflow for the request</w:t>
      </w:r>
      <w:r w:rsidR="001A3E64">
        <w:t>, for example to collect signature(s) before triggering the execution.</w:t>
      </w:r>
    </w:p>
    <w:p w14:paraId="5F3BEA71" w14:textId="0CA9A6F2" w:rsidR="00942283" w:rsidRDefault="00942283" w:rsidP="00643D41">
      <w:pPr>
        <w:pStyle w:val="Currenttext"/>
        <w:numPr>
          <w:ilvl w:val="0"/>
          <w:numId w:val="19"/>
        </w:numPr>
      </w:pPr>
      <w:r>
        <w:t xml:space="preserve">For a given digital asset, the customer can only have one deposit address and it’s automatically created.  This behaviour is managed at front-end level, to </w:t>
      </w:r>
      <w:r w:rsidR="00232236">
        <w:t xml:space="preserve">simplify the user experience.  But in term of model and API, nothing forbids the creation of multiple deposit addresses for a given </w:t>
      </w:r>
      <w:r w:rsidR="00B3248E">
        <w:t>digital asset.</w:t>
      </w:r>
    </w:p>
    <w:p w14:paraId="6916A3DF" w14:textId="4C73D0CB" w:rsidR="00BE275F" w:rsidRDefault="00BE275F" w:rsidP="00643D41">
      <w:pPr>
        <w:pStyle w:val="Currenttext"/>
        <w:numPr>
          <w:ilvl w:val="0"/>
          <w:numId w:val="19"/>
        </w:numPr>
      </w:pPr>
      <w:r>
        <w:t>More advanced operations as staking are not supported</w:t>
      </w:r>
      <w:r w:rsidR="00EA4BFE">
        <w:t>.</w:t>
      </w:r>
    </w:p>
    <w:p w14:paraId="6B393222" w14:textId="031367F5" w:rsidR="00BE275F" w:rsidRDefault="00BE275F" w:rsidP="00643D41">
      <w:pPr>
        <w:pStyle w:val="Currenttext"/>
        <w:numPr>
          <w:ilvl w:val="0"/>
          <w:numId w:val="19"/>
        </w:numPr>
      </w:pPr>
      <w:r>
        <w:t xml:space="preserve">Management of bank operations, </w:t>
      </w:r>
      <w:r w:rsidR="00793C3A">
        <w:t>as for example</w:t>
      </w:r>
      <w:r>
        <w:t xml:space="preserve"> wallet sweeping or exchange liquidity management</w:t>
      </w:r>
      <w:r w:rsidR="00793C3A">
        <w:t>,</w:t>
      </w:r>
      <w:r>
        <w:t xml:space="preserve"> must be done manually through the tools provided by the OMS or custodian.</w:t>
      </w:r>
    </w:p>
    <w:p w14:paraId="4E16B097" w14:textId="5CDD8B2C" w:rsidR="00535FAB" w:rsidRDefault="00535FAB" w:rsidP="00643D41">
      <w:pPr>
        <w:pStyle w:val="Currenttext"/>
        <w:numPr>
          <w:ilvl w:val="0"/>
          <w:numId w:val="19"/>
        </w:numPr>
      </w:pPr>
      <w:r>
        <w:t>Multi-bank scenario (aka multi-tenant) is not in scope yet.</w:t>
      </w:r>
    </w:p>
    <w:p w14:paraId="567C0BCE" w14:textId="5B0FDE2D" w:rsidR="008F4C01" w:rsidRDefault="008F4C01" w:rsidP="00643D41">
      <w:pPr>
        <w:pStyle w:val="Currenttext"/>
        <w:numPr>
          <w:ilvl w:val="0"/>
          <w:numId w:val="19"/>
        </w:numPr>
      </w:pPr>
      <w:r>
        <w:t>Security of API</w:t>
      </w:r>
      <w:r w:rsidR="000F161B">
        <w:t xml:space="preserve"> is </w:t>
      </w:r>
      <w:r w:rsidR="007B6E89">
        <w:t xml:space="preserve">not </w:t>
      </w:r>
      <w:r w:rsidR="008810B8">
        <w:t xml:space="preserve">completely </w:t>
      </w:r>
      <w:r w:rsidR="007B6E89">
        <w:t>in place for now, but cf. dedicated chapter for more information on how to implement it in the scope of an implementation project.</w:t>
      </w:r>
    </w:p>
    <w:p w14:paraId="5FD8B459" w14:textId="377A2F3E" w:rsidR="00D37CF1" w:rsidRDefault="00D37CF1" w:rsidP="00643D41">
      <w:pPr>
        <w:pStyle w:val="Currenttext"/>
        <w:numPr>
          <w:ilvl w:val="0"/>
          <w:numId w:val="19"/>
        </w:numPr>
      </w:pPr>
      <w:r>
        <w:lastRenderedPageBreak/>
        <w:t>Management of the Fireblocks Co-Signer module</w:t>
      </w:r>
      <w:r w:rsidR="000A5EDB">
        <w:t>, which brings a complementary layer of security on some actions.  Even if this one is illustrated in the use cases (cf. next chapter), it’s currently not implemented as</w:t>
      </w:r>
      <w:r w:rsidR="002C0441">
        <w:t xml:space="preserve"> it can be avoided via configuration of the signature policy in Fireblocks.  </w:t>
      </w:r>
      <w:proofErr w:type="gramStart"/>
      <w:r w:rsidR="002C0441">
        <w:t>Moreover</w:t>
      </w:r>
      <w:proofErr w:type="gramEnd"/>
      <w:r w:rsidR="002C0441">
        <w:t xml:space="preserve"> considering that our solution is</w:t>
      </w:r>
      <w:r w:rsidR="00D62EE6">
        <w:t xml:space="preserve"> controlling the user activity, based on access rights, and that the interactions between our solution and Fireblocks are secured</w:t>
      </w:r>
      <w:r w:rsidR="001725A4">
        <w:t>, this extra layer of security is not mandatory.</w:t>
      </w:r>
    </w:p>
    <w:p w14:paraId="5B56634B" w14:textId="36936B87" w:rsidR="00D80532" w:rsidRDefault="00D80532" w:rsidP="00643D41">
      <w:pPr>
        <w:pStyle w:val="Currenttext"/>
        <w:numPr>
          <w:ilvl w:val="0"/>
          <w:numId w:val="19"/>
        </w:numPr>
      </w:pPr>
      <w:r>
        <w:t xml:space="preserve">Management of different “product”, with different pricing policies.  This would require </w:t>
      </w:r>
      <w:r w:rsidR="000744AA">
        <w:t>managing</w:t>
      </w:r>
      <w:r>
        <w:t xml:space="preserve"> different customer portfolio group in the OMS (Wyden), with different margin configurations.  For now, we use only one customer portfolio group</w:t>
      </w:r>
      <w:r w:rsidR="000744AA">
        <w:t xml:space="preserve">, </w:t>
      </w:r>
      <w:proofErr w:type="gramStart"/>
      <w:r w:rsidR="000744AA">
        <w:t>in order to</w:t>
      </w:r>
      <w:proofErr w:type="gramEnd"/>
      <w:r w:rsidR="000744AA">
        <w:t xml:space="preserve"> ease configuration.</w:t>
      </w:r>
    </w:p>
    <w:p w14:paraId="6C51D1EF" w14:textId="20A3C6B1" w:rsidR="00481BD6" w:rsidRDefault="00481BD6" w:rsidP="00643D41">
      <w:pPr>
        <w:pStyle w:val="Currenttext"/>
        <w:numPr>
          <w:ilvl w:val="0"/>
          <w:numId w:val="19"/>
        </w:numPr>
        <w:rPr>
          <w:lang w:val="en-US"/>
        </w:rPr>
      </w:pPr>
      <w:r>
        <w:rPr>
          <w:lang w:val="en-US"/>
        </w:rPr>
        <w:t xml:space="preserve">Management of travel </w:t>
      </w:r>
      <w:proofErr w:type="gramStart"/>
      <w:r>
        <w:rPr>
          <w:lang w:val="en-US"/>
        </w:rPr>
        <w:t>rule</w:t>
      </w:r>
      <w:proofErr w:type="gramEnd"/>
      <w:r>
        <w:rPr>
          <w:lang w:val="en-US"/>
        </w:rPr>
        <w:t xml:space="preserve"> is limited to the capture and the storage of the information, but not its transfer.  There is no specific logic to identify ‘self-hosted </w:t>
      </w:r>
      <w:proofErr w:type="gramStart"/>
      <w:r>
        <w:rPr>
          <w:lang w:val="en-US"/>
        </w:rPr>
        <w:t>wallet’</w:t>
      </w:r>
      <w:proofErr w:type="gramEnd"/>
      <w:r>
        <w:rPr>
          <w:lang w:val="en-US"/>
        </w:rPr>
        <w:t xml:space="preserve"> and to ensure </w:t>
      </w:r>
      <w:r w:rsidR="006C5CE6">
        <w:rPr>
          <w:lang w:val="en-US"/>
        </w:rPr>
        <w:t xml:space="preserve">its </w:t>
      </w:r>
      <w:r w:rsidR="00890580">
        <w:rPr>
          <w:lang w:val="en-US"/>
        </w:rPr>
        <w:t>ownership</w:t>
      </w:r>
      <w:r>
        <w:rPr>
          <w:lang w:val="en-US"/>
        </w:rPr>
        <w:t>.</w:t>
      </w:r>
    </w:p>
    <w:p w14:paraId="4CCFF3F2" w14:textId="77777777" w:rsidR="00481BD6" w:rsidRPr="004572E7" w:rsidRDefault="00481BD6" w:rsidP="00283065">
      <w:pPr>
        <w:pStyle w:val="Currenttext"/>
        <w:ind w:left="1287"/>
      </w:pPr>
    </w:p>
    <w:p w14:paraId="4C54B740" w14:textId="77777777" w:rsidR="00263BCC" w:rsidRDefault="00263BCC">
      <w:pPr>
        <w:spacing w:after="160" w:line="259" w:lineRule="auto"/>
        <w:rPr>
          <w:sz w:val="32"/>
          <w:szCs w:val="32"/>
        </w:rPr>
      </w:pPr>
      <w:r>
        <w:br w:type="page"/>
      </w:r>
    </w:p>
    <w:p w14:paraId="13E15824" w14:textId="1FCB10EA" w:rsidR="00392A5A" w:rsidRDefault="00392A5A" w:rsidP="00392A5A">
      <w:pPr>
        <w:pStyle w:val="Title1"/>
      </w:pPr>
      <w:bookmarkStart w:id="43" w:name="_Ref203493751"/>
      <w:bookmarkStart w:id="44" w:name="_Toc226736198"/>
      <w:r>
        <w:lastRenderedPageBreak/>
        <w:t>Functioning</w:t>
      </w:r>
      <w:bookmarkEnd w:id="43"/>
      <w:bookmarkEnd w:id="44"/>
    </w:p>
    <w:p w14:paraId="0176ECFE" w14:textId="6000E046" w:rsidR="00392A5A" w:rsidRDefault="00DB7011" w:rsidP="00392A5A">
      <w:pPr>
        <w:pStyle w:val="Currenttext"/>
      </w:pPr>
      <w:r>
        <w:t>The</w:t>
      </w:r>
      <w:r w:rsidR="00997BD2">
        <w:t xml:space="preserve"> way the </w:t>
      </w:r>
      <w:r w:rsidR="00093DAB">
        <w:t>SCS</w:t>
      </w:r>
      <w:r w:rsidR="00997BD2">
        <w:t xml:space="preserve"> is implementing the </w:t>
      </w:r>
      <w:r w:rsidR="00CD7A69">
        <w:t xml:space="preserve">capabilities </w:t>
      </w:r>
      <w:r w:rsidR="00997BD2">
        <w:t xml:space="preserve">is described in </w:t>
      </w:r>
      <w:r w:rsidR="00CD7A69">
        <w:t xml:space="preserve">more details in </w:t>
      </w:r>
      <w:r w:rsidR="00997BD2">
        <w:t>this chapter</w:t>
      </w:r>
      <w:r w:rsidR="00CD7A69">
        <w:t>.  First part provides</w:t>
      </w:r>
      <w:r w:rsidR="00997BD2">
        <w:t xml:space="preserve"> </w:t>
      </w:r>
      <w:r w:rsidR="00A47498">
        <w:t>sequence diagram</w:t>
      </w:r>
      <w:r w:rsidR="008810B8">
        <w:t>s</w:t>
      </w:r>
      <w:r w:rsidR="00CD7A69">
        <w:t xml:space="preserve"> which </w:t>
      </w:r>
      <w:r w:rsidR="00D4611B">
        <w:t>explain the internal workflow</w:t>
      </w:r>
      <w:r w:rsidR="00AC5D05">
        <w:t>s</w:t>
      </w:r>
      <w:r w:rsidR="00D4611B">
        <w:t xml:space="preserve"> </w:t>
      </w:r>
      <w:r w:rsidR="00833510">
        <w:t xml:space="preserve">and related business logic </w:t>
      </w:r>
      <w:r w:rsidR="00D4611B">
        <w:t xml:space="preserve">for the main use </w:t>
      </w:r>
      <w:proofErr w:type="gramStart"/>
      <w:r w:rsidR="00D4611B">
        <w:t>cases  Second</w:t>
      </w:r>
      <w:proofErr w:type="gramEnd"/>
      <w:r w:rsidR="00D4611B">
        <w:t xml:space="preserve"> part provides details on the main </w:t>
      </w:r>
      <w:r w:rsidR="00BC5C5F">
        <w:t>features.</w:t>
      </w:r>
    </w:p>
    <w:p w14:paraId="76C09352" w14:textId="2FD4E7FB" w:rsidR="008B4A06" w:rsidRDefault="008B4A06" w:rsidP="008B4A06">
      <w:pPr>
        <w:pStyle w:val="Title2"/>
      </w:pPr>
      <w:bookmarkStart w:id="45" w:name="_Toc226736199"/>
      <w:r>
        <w:t>Introduction to the sequence diagrams</w:t>
      </w:r>
      <w:bookmarkEnd w:id="45"/>
    </w:p>
    <w:p w14:paraId="5A4F30C0" w14:textId="77777777" w:rsidR="00CB4E19" w:rsidRDefault="008B4A06" w:rsidP="008B4A06">
      <w:pPr>
        <w:pStyle w:val="Currenttext"/>
      </w:pPr>
      <w:r>
        <w:t>The</w:t>
      </w:r>
      <w:r w:rsidR="00AD47AC">
        <w:t xml:space="preserve"> following</w:t>
      </w:r>
      <w:r>
        <w:t xml:space="preserve"> sequence diagrams</w:t>
      </w:r>
      <w:r w:rsidR="00EF42A6">
        <w:t xml:space="preserve"> </w:t>
      </w:r>
      <w:proofErr w:type="gramStart"/>
      <w:r w:rsidR="00EF42A6">
        <w:t>rely</w:t>
      </w:r>
      <w:proofErr w:type="gramEnd"/>
      <w:r w:rsidR="00EF42A6">
        <w:t xml:space="preserve"> </w:t>
      </w:r>
      <w:r w:rsidR="0011224D">
        <w:t xml:space="preserve">illustrates interactions between ‘components’ (the lanes) which </w:t>
      </w:r>
      <w:r w:rsidR="00121C5B">
        <w:t xml:space="preserve">are </w:t>
      </w:r>
      <w:r w:rsidR="007343D1">
        <w:t xml:space="preserve">either provided directly by the SCS or by the Banking System or by the digital asset ecosystem.  For the SCS scope, these components are </w:t>
      </w:r>
      <w:r w:rsidR="00121C5B">
        <w:t xml:space="preserve">a bit more fine-grained than the microservices introduced </w:t>
      </w:r>
      <w:r w:rsidR="00EF42A6">
        <w:t xml:space="preserve">in § </w:t>
      </w:r>
      <w:r w:rsidR="00EF42A6">
        <w:fldChar w:fldCharType="begin"/>
      </w:r>
      <w:r w:rsidR="00EF42A6">
        <w:instrText xml:space="preserve"> REF _Ref204334319 \r \h </w:instrText>
      </w:r>
      <w:r w:rsidR="00EF42A6">
        <w:fldChar w:fldCharType="separate"/>
      </w:r>
      <w:r w:rsidR="00EF42A6">
        <w:t>2.4</w:t>
      </w:r>
      <w:r w:rsidR="00EF42A6">
        <w:fldChar w:fldCharType="end"/>
      </w:r>
      <w:r w:rsidR="00121C5B">
        <w:t xml:space="preserve">.  </w:t>
      </w:r>
      <w:r w:rsidR="00462A3F">
        <w:t xml:space="preserve">The objective is to have a better view on the </w:t>
      </w:r>
      <w:r w:rsidR="00CB4E19">
        <w:t xml:space="preserve">functions which are involved.  </w:t>
      </w:r>
    </w:p>
    <w:p w14:paraId="76A3B08E" w14:textId="77777777" w:rsidR="000366FB" w:rsidRDefault="00CB4E19" w:rsidP="008B4A06">
      <w:pPr>
        <w:pStyle w:val="Currenttext"/>
      </w:pPr>
      <w:r>
        <w:t>Having a finer granularity allows also to make</w:t>
      </w:r>
      <w:r w:rsidR="000366FB">
        <w:t xml:space="preserve"> more easily a mapping between the application layer and the business layer, through the capabilities </w:t>
      </w:r>
      <w:r w:rsidR="00AA622D">
        <w:t xml:space="preserve">introduced in § </w:t>
      </w:r>
      <w:r w:rsidR="00AA622D">
        <w:fldChar w:fldCharType="begin"/>
      </w:r>
      <w:r w:rsidR="00AA622D">
        <w:instrText xml:space="preserve"> REF _Ref204334338 \r \h </w:instrText>
      </w:r>
      <w:r w:rsidR="00AA622D">
        <w:fldChar w:fldCharType="separate"/>
      </w:r>
      <w:r w:rsidR="00AA622D">
        <w:t>2.2</w:t>
      </w:r>
      <w:r w:rsidR="00AA622D">
        <w:fldChar w:fldCharType="end"/>
      </w:r>
      <w:r w:rsidR="00AA622D">
        <w:t>.</w:t>
      </w:r>
      <w:r w:rsidR="00822833">
        <w:t xml:space="preserve">  </w:t>
      </w:r>
    </w:p>
    <w:p w14:paraId="3EAAF02B" w14:textId="61A313ED" w:rsidR="00FE4983" w:rsidRDefault="00822833" w:rsidP="008B4A06">
      <w:pPr>
        <w:pStyle w:val="Currenttext"/>
      </w:pPr>
      <w:r>
        <w:t xml:space="preserve">The here under schema illustrates the traceability between these </w:t>
      </w:r>
      <w:r w:rsidR="00DB4D3B">
        <w:t>layer</w:t>
      </w:r>
      <w:r>
        <w:t>s</w:t>
      </w:r>
      <w:r w:rsidR="000366FB">
        <w:t xml:space="preserve">: </w:t>
      </w:r>
    </w:p>
    <w:p w14:paraId="64D43366" w14:textId="427BA567" w:rsidR="008B4A06" w:rsidRDefault="00FE4983" w:rsidP="00FE4983">
      <w:pPr>
        <w:pStyle w:val="Currenttext"/>
        <w:numPr>
          <w:ilvl w:val="0"/>
          <w:numId w:val="77"/>
        </w:numPr>
      </w:pPr>
      <w:r>
        <w:t>T</w:t>
      </w:r>
      <w:r w:rsidR="000366FB">
        <w:t>he SCS microservice</w:t>
      </w:r>
      <w:r>
        <w:t>s and its ecosystem (from a logical point of view) are in</w:t>
      </w:r>
      <w:r w:rsidR="00A778FF">
        <w:t xml:space="preserve"> </w:t>
      </w:r>
      <w:r w:rsidR="00B719BE">
        <w:t xml:space="preserve">pale </w:t>
      </w:r>
      <w:r w:rsidR="00A778FF">
        <w:t>blue.</w:t>
      </w:r>
    </w:p>
    <w:p w14:paraId="4566BC26" w14:textId="6B8773A2" w:rsidR="00A778FF" w:rsidRDefault="00B719BE" w:rsidP="00FE4983">
      <w:pPr>
        <w:pStyle w:val="Currenttext"/>
        <w:numPr>
          <w:ilvl w:val="0"/>
          <w:numId w:val="77"/>
        </w:numPr>
      </w:pPr>
      <w:r>
        <w:t>The</w:t>
      </w:r>
      <w:r w:rsidR="00DB4D3B">
        <w:t xml:space="preserve"> more fine-grained components, used in sequence diagrams, are in </w:t>
      </w:r>
      <w:r w:rsidR="00F170DC">
        <w:t>turquoise.</w:t>
      </w:r>
    </w:p>
    <w:p w14:paraId="12D503B8" w14:textId="5E6CBF94" w:rsidR="00F170DC" w:rsidRDefault="00F170DC" w:rsidP="00DA759F">
      <w:pPr>
        <w:pStyle w:val="Currenttext"/>
        <w:numPr>
          <w:ilvl w:val="0"/>
          <w:numId w:val="77"/>
        </w:numPr>
      </w:pPr>
      <w:r>
        <w:t>The capabilities</w:t>
      </w:r>
      <w:r w:rsidR="001E61EE">
        <w:t xml:space="preserve">, from the capability map, are in </w:t>
      </w:r>
      <w:r w:rsidR="005163DE">
        <w:t>beige.</w:t>
      </w:r>
    </w:p>
    <w:p w14:paraId="5CD4FCAA" w14:textId="52147C5C" w:rsidR="00E82FAC" w:rsidRDefault="00E82FAC" w:rsidP="00E82FAC">
      <w:pPr>
        <w:pStyle w:val="Currenttext"/>
        <w:keepNext/>
      </w:pPr>
    </w:p>
    <w:p w14:paraId="5A96B75C" w14:textId="3912C93B" w:rsidR="00741545" w:rsidRDefault="00F74F75" w:rsidP="00DA759F">
      <w:pPr>
        <w:pStyle w:val="Currenttext"/>
        <w:keepNext/>
      </w:pPr>
      <w:r>
        <w:rPr>
          <w:noProof/>
        </w:rPr>
        <w:drawing>
          <wp:inline distT="0" distB="0" distL="0" distR="0" wp14:anchorId="5CC08268" wp14:editId="22F486EF">
            <wp:extent cx="5862119" cy="2347767"/>
            <wp:effectExtent l="0" t="0" r="5715" b="0"/>
            <wp:docPr id="369294493" name="Picture 1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94493" name="Picture 11" descr="A screenshot of a computer gam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67066" cy="2349748"/>
                    </a:xfrm>
                    <a:prstGeom prst="rect">
                      <a:avLst/>
                    </a:prstGeom>
                    <a:noFill/>
                    <a:ln>
                      <a:noFill/>
                    </a:ln>
                  </pic:spPr>
                </pic:pic>
              </a:graphicData>
            </a:graphic>
          </wp:inline>
        </w:drawing>
      </w:r>
    </w:p>
    <w:p w14:paraId="34781D71" w14:textId="0AFE7DAB" w:rsidR="00126A42" w:rsidRDefault="00E82FAC" w:rsidP="00DA759F">
      <w:pPr>
        <w:pStyle w:val="Caption0"/>
        <w:jc w:val="center"/>
      </w:pPr>
      <w:r>
        <w:t xml:space="preserve">Figure </w:t>
      </w:r>
      <w:r>
        <w:fldChar w:fldCharType="begin"/>
      </w:r>
      <w:r>
        <w:instrText xml:space="preserve"> SEQ Figure \* ARABIC </w:instrText>
      </w:r>
      <w:r>
        <w:fldChar w:fldCharType="separate"/>
      </w:r>
      <w:r w:rsidR="00EA4364">
        <w:rPr>
          <w:noProof/>
        </w:rPr>
        <w:t>6</w:t>
      </w:r>
      <w:r>
        <w:fldChar w:fldCharType="end"/>
      </w:r>
      <w:r>
        <w:t xml:space="preserve"> - Link </w:t>
      </w:r>
      <w:r w:rsidR="004C0AC7">
        <w:t>components vs capabilities</w:t>
      </w:r>
    </w:p>
    <w:p w14:paraId="46589716" w14:textId="77777777" w:rsidR="00822833" w:rsidRPr="008B4A06" w:rsidRDefault="00822833" w:rsidP="008B4A06">
      <w:pPr>
        <w:pStyle w:val="Currenttext"/>
      </w:pPr>
    </w:p>
    <w:p w14:paraId="397B460D" w14:textId="10CA047A" w:rsidR="0010260E" w:rsidRDefault="003012D8" w:rsidP="0010260E">
      <w:pPr>
        <w:pStyle w:val="Title2"/>
      </w:pPr>
      <w:bookmarkStart w:id="46" w:name="_Ref182841760"/>
      <w:bookmarkStart w:id="47" w:name="_Toc226736200"/>
      <w:r>
        <w:t>Customer requests to open a digital asset account</w:t>
      </w:r>
      <w:bookmarkEnd w:id="46"/>
      <w:bookmarkEnd w:id="47"/>
    </w:p>
    <w:p w14:paraId="6E6CDE15" w14:textId="0AABB09A" w:rsidR="003012D8" w:rsidRDefault="00034069" w:rsidP="003012D8">
      <w:pPr>
        <w:pStyle w:val="Currenttext"/>
      </w:pPr>
      <w:r>
        <w:t>This use case is initiated by a customer who request to open a digital asset account through the UI layer.</w:t>
      </w:r>
    </w:p>
    <w:p w14:paraId="6796C2CA" w14:textId="59858437" w:rsidR="007D7CEA" w:rsidRDefault="007D7CEA" w:rsidP="007D7CEA">
      <w:pPr>
        <w:pStyle w:val="Currenttext"/>
        <w:keepNext/>
      </w:pPr>
    </w:p>
    <w:p w14:paraId="7054BB62" w14:textId="6BD20144" w:rsidR="00CB65FE" w:rsidRDefault="00CB65FE" w:rsidP="007D7CEA">
      <w:pPr>
        <w:pStyle w:val="Currenttext"/>
        <w:keepNext/>
      </w:pPr>
    </w:p>
    <w:p w14:paraId="6A5E92ED" w14:textId="2214F398" w:rsidR="00985FCE" w:rsidRDefault="00985FCE" w:rsidP="007D7CEA">
      <w:pPr>
        <w:pStyle w:val="Currenttext"/>
        <w:keepNext/>
      </w:pPr>
      <w:r>
        <w:rPr>
          <w:noProof/>
        </w:rPr>
        <w:drawing>
          <wp:inline distT="0" distB="0" distL="0" distR="0" wp14:anchorId="18D1D0D5" wp14:editId="012E9AC0">
            <wp:extent cx="5804354" cy="4470400"/>
            <wp:effectExtent l="0" t="0" r="6350" b="6350"/>
            <wp:docPr id="1504513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13228" name="Picture 1" descr="A screenshot of a computer&#10;&#10;AI-generated content may be incorrect."/>
                    <pic:cNvPicPr/>
                  </pic:nvPicPr>
                  <pic:blipFill>
                    <a:blip r:embed="rId45"/>
                    <a:stretch>
                      <a:fillRect/>
                    </a:stretch>
                  </pic:blipFill>
                  <pic:spPr>
                    <a:xfrm>
                      <a:off x="0" y="0"/>
                      <a:ext cx="5811143" cy="4475628"/>
                    </a:xfrm>
                    <a:prstGeom prst="rect">
                      <a:avLst/>
                    </a:prstGeom>
                  </pic:spPr>
                </pic:pic>
              </a:graphicData>
            </a:graphic>
          </wp:inline>
        </w:drawing>
      </w:r>
    </w:p>
    <w:p w14:paraId="180EA253" w14:textId="3D7C044D" w:rsidR="00CC5BC7" w:rsidRDefault="007D7CEA" w:rsidP="007D7CEA">
      <w:pPr>
        <w:pStyle w:val="Caption0"/>
        <w:jc w:val="center"/>
      </w:pPr>
      <w:r>
        <w:t xml:space="preserve">Figure </w:t>
      </w:r>
      <w:r>
        <w:fldChar w:fldCharType="begin"/>
      </w:r>
      <w:r>
        <w:instrText xml:space="preserve"> SEQ Figure \* ARABIC </w:instrText>
      </w:r>
      <w:r>
        <w:fldChar w:fldCharType="separate"/>
      </w:r>
      <w:r w:rsidR="00EA4364">
        <w:rPr>
          <w:noProof/>
        </w:rPr>
        <w:t>7</w:t>
      </w:r>
      <w:r>
        <w:fldChar w:fldCharType="end"/>
      </w:r>
      <w:r>
        <w:t xml:space="preserve"> - Customer request to open a digital asset account</w:t>
      </w:r>
    </w:p>
    <w:p w14:paraId="315F8A29" w14:textId="77777777" w:rsidR="007D7CEA" w:rsidRPr="007D7CEA" w:rsidRDefault="007D7CEA" w:rsidP="007D7CEA"/>
    <w:p w14:paraId="6C84C4F3" w14:textId="64AF77CB" w:rsidR="00191430" w:rsidRDefault="00191430" w:rsidP="007D7CEA">
      <w:pPr>
        <w:pStyle w:val="Currenttext"/>
      </w:pPr>
      <w:r>
        <w:t xml:space="preserve">The </w:t>
      </w:r>
      <w:r w:rsidR="00282739">
        <w:t>Request Management service is orchestrating the execution of this request.  The main steps are:</w:t>
      </w:r>
    </w:p>
    <w:p w14:paraId="10D194B7" w14:textId="2744ADDF" w:rsidR="00ED3B85" w:rsidRDefault="00282739" w:rsidP="00643D41">
      <w:pPr>
        <w:pStyle w:val="Currenttext"/>
        <w:numPr>
          <w:ilvl w:val="0"/>
          <w:numId w:val="14"/>
        </w:numPr>
      </w:pPr>
      <w:r w:rsidRPr="00DC21DD">
        <w:t>From step 2 to</w:t>
      </w:r>
      <w:r w:rsidR="00600BED" w:rsidRPr="00DC21DD">
        <w:t xml:space="preserve"> step 7: </w:t>
      </w:r>
      <w:r w:rsidR="00EC4679">
        <w:t xml:space="preserve">these steps are related to the control of the request and if </w:t>
      </w:r>
      <w:r w:rsidR="00ED3B85">
        <w:t>it can be executed.  The main controls check that</w:t>
      </w:r>
    </w:p>
    <w:p w14:paraId="616F0CC4" w14:textId="34489D3A" w:rsidR="00ED3B85" w:rsidRDefault="00600BED" w:rsidP="00643D41">
      <w:pPr>
        <w:pStyle w:val="Currenttext"/>
        <w:numPr>
          <w:ilvl w:val="1"/>
          <w:numId w:val="14"/>
        </w:numPr>
      </w:pPr>
      <w:r w:rsidRPr="00DC21DD">
        <w:t xml:space="preserve">the customer exists, </w:t>
      </w:r>
      <w:r w:rsidR="00B406F6">
        <w:t xml:space="preserve">by interacting with the bank CBS via a consumed API endpoint </w:t>
      </w:r>
      <w:r w:rsidR="00BD08CF">
        <w:t>GET /custome</w:t>
      </w:r>
      <w:r w:rsidR="00B161BC">
        <w:t>r</w:t>
      </w:r>
      <w:r w:rsidR="00BD08CF">
        <w:t>s (cf. integration guide for more details on API endpoints)</w:t>
      </w:r>
    </w:p>
    <w:p w14:paraId="27CC864C" w14:textId="0A8CB5A1" w:rsidR="00ED3B85" w:rsidRDefault="00ED3B85" w:rsidP="00643D41">
      <w:pPr>
        <w:pStyle w:val="Currenttext"/>
        <w:numPr>
          <w:ilvl w:val="1"/>
          <w:numId w:val="14"/>
        </w:numPr>
      </w:pPr>
      <w:r>
        <w:t xml:space="preserve">the customer </w:t>
      </w:r>
      <w:r w:rsidR="00600BED" w:rsidRPr="00DC21DD">
        <w:t>doesn’t have a</w:t>
      </w:r>
      <w:r w:rsidR="00D7780E">
        <w:t xml:space="preserve"> digital asset </w:t>
      </w:r>
      <w:r w:rsidR="00600BED" w:rsidRPr="00DC21DD">
        <w:t>account yet</w:t>
      </w:r>
      <w:r w:rsidR="005C1500">
        <w:t xml:space="preserve">, by interacting with the </w:t>
      </w:r>
      <w:r w:rsidR="00093DAB">
        <w:t>SCS</w:t>
      </w:r>
      <w:r w:rsidR="005C1500">
        <w:t xml:space="preserve"> subledger</w:t>
      </w:r>
      <w:r w:rsidR="003A5B31">
        <w:t>, via an internal API endpoint GET /subledger/acco</w:t>
      </w:r>
      <w:r w:rsidR="003C08E7">
        <w:t>unts</w:t>
      </w:r>
      <w:r w:rsidR="00243DA2">
        <w:t xml:space="preserve"> (using the </w:t>
      </w:r>
      <w:proofErr w:type="spellStart"/>
      <w:r w:rsidR="00243DA2">
        <w:t>customerId</w:t>
      </w:r>
      <w:proofErr w:type="spellEnd"/>
      <w:r w:rsidR="00243DA2">
        <w:t xml:space="preserve"> as query parameter)</w:t>
      </w:r>
      <w:r w:rsidR="003C08E7">
        <w:t>.</w:t>
      </w:r>
    </w:p>
    <w:p w14:paraId="34894719" w14:textId="2500A09C" w:rsidR="00282739" w:rsidRPr="00DC21DD" w:rsidRDefault="00ED3B85" w:rsidP="00643D41">
      <w:pPr>
        <w:pStyle w:val="Currenttext"/>
        <w:numPr>
          <w:ilvl w:val="1"/>
          <w:numId w:val="14"/>
        </w:numPr>
      </w:pPr>
      <w:r>
        <w:t>the customer is eligible for a</w:t>
      </w:r>
      <w:r w:rsidR="00D7780E">
        <w:t xml:space="preserve"> digital asset account, as for example by checking</w:t>
      </w:r>
      <w:r w:rsidR="00600BED" w:rsidRPr="00DC21DD">
        <w:t xml:space="preserve"> the status of the customer.  This eligibility control can be overloaded by the project with its own control thanks to some EXIT POINT</w:t>
      </w:r>
      <w:r w:rsidR="00A83367">
        <w:t xml:space="preserve"> (cf. </w:t>
      </w:r>
      <w:r w:rsidR="0080272B">
        <w:t>integration guide</w:t>
      </w:r>
      <w:r w:rsidR="00BC479D">
        <w:t xml:space="preserve"> for more details on EXIT POINT management</w:t>
      </w:r>
      <w:r w:rsidR="0080272B">
        <w:t>)</w:t>
      </w:r>
    </w:p>
    <w:p w14:paraId="56F09326" w14:textId="41A70B4A" w:rsidR="00D7780E" w:rsidRDefault="00D7780E" w:rsidP="00643D41">
      <w:pPr>
        <w:pStyle w:val="Currenttext"/>
        <w:numPr>
          <w:ilvl w:val="0"/>
          <w:numId w:val="14"/>
        </w:numPr>
      </w:pPr>
      <w:r>
        <w:t xml:space="preserve">Step 9 to </w:t>
      </w:r>
      <w:r w:rsidR="00C90700">
        <w:t>Step 1</w:t>
      </w:r>
      <w:r w:rsidR="007F5067">
        <w:t>9</w:t>
      </w:r>
      <w:r w:rsidR="00C90700">
        <w:t xml:space="preserve"> </w:t>
      </w:r>
      <w:proofErr w:type="gramStart"/>
      <w:r w:rsidR="00C90700">
        <w:t>are</w:t>
      </w:r>
      <w:proofErr w:type="gramEnd"/>
      <w:r w:rsidR="00C90700">
        <w:t xml:space="preserve"> about the execution of the request.  Mainly:</w:t>
      </w:r>
    </w:p>
    <w:p w14:paraId="1014804C" w14:textId="128578AE" w:rsidR="00DC21DD" w:rsidRDefault="00154413" w:rsidP="00643D41">
      <w:pPr>
        <w:pStyle w:val="Currenttext"/>
        <w:numPr>
          <w:ilvl w:val="1"/>
          <w:numId w:val="14"/>
        </w:numPr>
      </w:pPr>
      <w:r>
        <w:t xml:space="preserve">Step 9 is about </w:t>
      </w:r>
      <w:r w:rsidR="000C430C">
        <w:t xml:space="preserve">opening a fiat account in the bank fiat subledger.  This account should have a specific product type </w:t>
      </w:r>
      <w:proofErr w:type="gramStart"/>
      <w:r w:rsidR="000C430C">
        <w:t>in order to</w:t>
      </w:r>
      <w:proofErr w:type="gramEnd"/>
      <w:r w:rsidR="000C430C">
        <w:t xml:space="preserve"> limit its use to digital asset activities.  This type must be configured</w:t>
      </w:r>
      <w:r w:rsidR="0080272B">
        <w:t xml:space="preserve"> (cf. integration guide</w:t>
      </w:r>
      <w:r w:rsidR="00151DA0">
        <w:t xml:space="preserve"> for configuration tasks</w:t>
      </w:r>
      <w:r w:rsidR="0080272B">
        <w:t>)</w:t>
      </w:r>
      <w:r w:rsidR="00151DA0">
        <w:t xml:space="preserve">.  This opening is done by </w:t>
      </w:r>
      <w:r w:rsidR="00010C6D">
        <w:t>interacting with the bank CBS via a consumed API endpoint POST /</w:t>
      </w:r>
      <w:r w:rsidR="00546300">
        <w:t xml:space="preserve">accounts (remarks: the base-path of this endpoint is specific to the CBS, which allows distinguishing this endpoint from the </w:t>
      </w:r>
      <w:r w:rsidR="00A53144">
        <w:t>SCS</w:t>
      </w:r>
      <w:r w:rsidR="00546300">
        <w:t xml:space="preserve"> one).</w:t>
      </w:r>
    </w:p>
    <w:p w14:paraId="1D5D147D" w14:textId="440E8E7E" w:rsidR="00D52DD9" w:rsidRDefault="00D52DD9" w:rsidP="00643D41">
      <w:pPr>
        <w:pStyle w:val="Currenttext"/>
        <w:numPr>
          <w:ilvl w:val="1"/>
          <w:numId w:val="14"/>
        </w:numPr>
      </w:pPr>
      <w:r>
        <w:t>Step 1</w:t>
      </w:r>
      <w:r w:rsidR="00F62F24">
        <w:t>3</w:t>
      </w:r>
      <w:r>
        <w:t xml:space="preserve"> is about creating the account in the </w:t>
      </w:r>
      <w:r w:rsidR="00A53144">
        <w:t>SCS</w:t>
      </w:r>
      <w:r>
        <w:t xml:space="preserve"> subledger, this is done by calling an internal API endpoint POST /subledger/accounts.  This will record a new account in the subledger database</w:t>
      </w:r>
      <w:r w:rsidR="00506AEE">
        <w:t xml:space="preserve"> (this will also initiate the operation and position limits)</w:t>
      </w:r>
      <w:r>
        <w:t xml:space="preserve">.  </w:t>
      </w:r>
    </w:p>
    <w:p w14:paraId="4AE93A46" w14:textId="347335C3" w:rsidR="0080272B" w:rsidRDefault="0080272B" w:rsidP="00643D41">
      <w:pPr>
        <w:pStyle w:val="Currenttext"/>
        <w:numPr>
          <w:ilvl w:val="1"/>
          <w:numId w:val="14"/>
        </w:numPr>
      </w:pPr>
      <w:r>
        <w:lastRenderedPageBreak/>
        <w:t>Step 1</w:t>
      </w:r>
      <w:r w:rsidR="00F62F24">
        <w:t>5</w:t>
      </w:r>
      <w:r>
        <w:t xml:space="preserve"> is about creating a portfolio for this customer in the OMS.  </w:t>
      </w:r>
      <w:r w:rsidR="00FB1B8B">
        <w:t xml:space="preserve"> This is done by calling the ‘create portfolio’ </w:t>
      </w:r>
      <w:r w:rsidR="00C8027A">
        <w:t xml:space="preserve">endpoint </w:t>
      </w:r>
      <w:r w:rsidR="00FB1B8B">
        <w:t xml:space="preserve">of the </w:t>
      </w:r>
      <w:r w:rsidR="00BA64A6">
        <w:t>integration module related to order management</w:t>
      </w:r>
      <w:r w:rsidR="00C8027A">
        <w:t>, which deals also with portfolio creation, cf. §</w:t>
      </w:r>
      <w:r w:rsidR="00C8027A">
        <w:fldChar w:fldCharType="begin"/>
      </w:r>
      <w:r w:rsidR="00C8027A">
        <w:instrText xml:space="preserve"> REF _Ref203645402 \r \h </w:instrText>
      </w:r>
      <w:r w:rsidR="00C8027A">
        <w:fldChar w:fldCharType="separate"/>
      </w:r>
      <w:r w:rsidR="00C8027A">
        <w:t>3.13</w:t>
      </w:r>
      <w:r w:rsidR="00C8027A">
        <w:fldChar w:fldCharType="end"/>
      </w:r>
      <w:r w:rsidR="00C8027A">
        <w:t>.</w:t>
      </w:r>
    </w:p>
    <w:p w14:paraId="21CECC23" w14:textId="5AD4BEBE" w:rsidR="0097244A" w:rsidRDefault="0097244A" w:rsidP="00643D41">
      <w:pPr>
        <w:pStyle w:val="Currenttext"/>
        <w:numPr>
          <w:ilvl w:val="1"/>
          <w:numId w:val="14"/>
        </w:numPr>
      </w:pPr>
      <w:r>
        <w:t>Step 1</w:t>
      </w:r>
      <w:r w:rsidR="00F62F24">
        <w:t>7</w:t>
      </w:r>
      <w:r>
        <w:t xml:space="preserve"> is about </w:t>
      </w:r>
      <w:r w:rsidR="00F62F24">
        <w:t>updating</w:t>
      </w:r>
      <w:r>
        <w:t xml:space="preserve"> the account in the </w:t>
      </w:r>
      <w:r w:rsidR="00A53144">
        <w:t>SCS</w:t>
      </w:r>
      <w:r>
        <w:t xml:space="preserve"> subledger</w:t>
      </w:r>
      <w:r w:rsidR="00F62F24">
        <w:t xml:space="preserve"> </w:t>
      </w:r>
      <w:proofErr w:type="gramStart"/>
      <w:r w:rsidR="00F62F24">
        <w:t>in order to</w:t>
      </w:r>
      <w:proofErr w:type="gramEnd"/>
      <w:r w:rsidR="00F62F24">
        <w:t xml:space="preserve"> register the portfolio id from the OMS (cf. previous step).  T</w:t>
      </w:r>
      <w:r w:rsidR="00E2127F">
        <w:t>his is done by calling an internal API endpoint P</w:t>
      </w:r>
      <w:r w:rsidR="007D23CB">
        <w:t>U</w:t>
      </w:r>
      <w:r w:rsidR="00E2127F">
        <w:t>T /subledger/accounts.</w:t>
      </w:r>
      <w:r w:rsidR="00362E4D">
        <w:t xml:space="preserve">  </w:t>
      </w:r>
    </w:p>
    <w:p w14:paraId="6FA57034" w14:textId="2AEE4EE5" w:rsidR="00CB65FE" w:rsidRDefault="00CB65FE" w:rsidP="00643D41">
      <w:pPr>
        <w:pStyle w:val="Currenttext"/>
        <w:numPr>
          <w:ilvl w:val="1"/>
          <w:numId w:val="14"/>
        </w:numPr>
      </w:pPr>
      <w:r>
        <w:t>Step 19 is about registering an event into the event database, that will</w:t>
      </w:r>
      <w:r w:rsidR="005F3ADE">
        <w:t xml:space="preserve"> </w:t>
      </w:r>
      <w:proofErr w:type="gramStart"/>
      <w:r w:rsidR="005F3ADE">
        <w:t>notified</w:t>
      </w:r>
      <w:proofErr w:type="gramEnd"/>
      <w:r w:rsidR="005F3ADE">
        <w:t xml:space="preserve"> to the bank CBS to potentially impact its general ledger.</w:t>
      </w:r>
    </w:p>
    <w:p w14:paraId="35C3EE23" w14:textId="22AAF539" w:rsidR="007F5067" w:rsidRDefault="007F5067" w:rsidP="00643D41">
      <w:pPr>
        <w:pStyle w:val="Currenttext"/>
        <w:numPr>
          <w:ilvl w:val="1"/>
          <w:numId w:val="14"/>
        </w:numPr>
      </w:pPr>
      <w:r>
        <w:t xml:space="preserve">Before step </w:t>
      </w:r>
      <w:r w:rsidR="005F3ADE">
        <w:t>21</w:t>
      </w:r>
      <w:r>
        <w:t>, the diagram includes a reference to UC 6.1</w:t>
      </w:r>
      <w:r w:rsidR="00B62A04">
        <w:t xml:space="preserve"> which about </w:t>
      </w:r>
      <w:r>
        <w:t>the creation of a deposit address</w:t>
      </w:r>
      <w:r w:rsidR="001B651A">
        <w:t xml:space="preserve"> (cf. § </w:t>
      </w:r>
      <w:r w:rsidR="001B651A">
        <w:fldChar w:fldCharType="begin"/>
      </w:r>
      <w:r w:rsidR="001B651A">
        <w:instrText xml:space="preserve"> REF _Ref182841817 \r \h </w:instrText>
      </w:r>
      <w:r w:rsidR="001B651A">
        <w:fldChar w:fldCharType="separate"/>
      </w:r>
      <w:r w:rsidR="001B651A">
        <w:t>3.6.1</w:t>
      </w:r>
      <w:r w:rsidR="001B651A">
        <w:fldChar w:fldCharType="end"/>
      </w:r>
      <w:r w:rsidR="001B651A">
        <w:t>)</w:t>
      </w:r>
      <w:r>
        <w:t xml:space="preserve">.  The objective is </w:t>
      </w:r>
      <w:r w:rsidR="001B651A">
        <w:t xml:space="preserve">to </w:t>
      </w:r>
      <w:r w:rsidR="00970937">
        <w:t xml:space="preserve">apply the sequence of interactions </w:t>
      </w:r>
      <w:r w:rsidR="00A474D0">
        <w:t>from step 9 to 21</w:t>
      </w:r>
      <w:r w:rsidR="00CF2238">
        <w:t xml:space="preserve"> </w:t>
      </w:r>
      <w:r w:rsidR="001B651A">
        <w:t xml:space="preserve">from this use case to create a deposit address for the default digital asset of the solution.  This will optimize the rendering of the </w:t>
      </w:r>
      <w:r w:rsidR="00DF639F">
        <w:t>page for deposit address creation, as the one for the default digital asset (that will be by default displayed in this page when the user access</w:t>
      </w:r>
      <w:r w:rsidR="00E11CA3">
        <w:t>es it) will already exist.</w:t>
      </w:r>
      <w:r w:rsidR="00C147B6">
        <w:t xml:space="preserve">  The default digital asset must come from the solution configuration (not illustrated</w:t>
      </w:r>
      <w:r w:rsidR="00B20F94">
        <w:t xml:space="preserve"> in the sequence diagram).</w:t>
      </w:r>
    </w:p>
    <w:p w14:paraId="4534C4EA" w14:textId="76D22C2A" w:rsidR="009C0B67" w:rsidRDefault="00A6517D" w:rsidP="00643D41">
      <w:pPr>
        <w:pStyle w:val="Currenttext"/>
        <w:numPr>
          <w:ilvl w:val="1"/>
          <w:numId w:val="14"/>
        </w:numPr>
      </w:pPr>
      <w:r>
        <w:t xml:space="preserve">Step </w:t>
      </w:r>
      <w:r w:rsidR="005F3ADE">
        <w:t>21</w:t>
      </w:r>
      <w:r>
        <w:t xml:space="preserve"> is about registering this digital asset account in the bank central contract repository.  Such central repository may not exist and in that case this step should be by-passed (cf. integration guide).</w:t>
      </w:r>
      <w:r w:rsidR="00E4662D">
        <w:t xml:space="preserve">  This registration is done by interacting with the bank CBS via a consumed API endpoint POST /</w:t>
      </w:r>
      <w:r w:rsidR="00313D55">
        <w:t>contracts</w:t>
      </w:r>
    </w:p>
    <w:p w14:paraId="7DF5A5B7" w14:textId="49FE9A18" w:rsidR="00F96B4D" w:rsidRDefault="00F96B4D" w:rsidP="00F96B4D">
      <w:pPr>
        <w:pStyle w:val="Currenttext"/>
        <w:ind w:left="708"/>
      </w:pPr>
      <w:r>
        <w:t xml:space="preserve">The API </w:t>
      </w:r>
      <w:r w:rsidR="00E619DC">
        <w:t xml:space="preserve">endpoint </w:t>
      </w:r>
      <w:r w:rsidR="00DB3B60">
        <w:t xml:space="preserve">which is exposed by the </w:t>
      </w:r>
      <w:r w:rsidR="00A53144">
        <w:t>SCS</w:t>
      </w:r>
      <w:r w:rsidR="00DB3B60">
        <w:t xml:space="preserve"> to the UI layer as interface for this service</w:t>
      </w:r>
      <w:r w:rsidR="004942E7">
        <w:t xml:space="preserve"> (which </w:t>
      </w:r>
      <w:proofErr w:type="gramStart"/>
      <w:r w:rsidR="004942E7">
        <w:t>actually corresponds</w:t>
      </w:r>
      <w:proofErr w:type="gramEnd"/>
      <w:r w:rsidR="004942E7">
        <w:t xml:space="preserve"> to the flow 1 in the diagram) </w:t>
      </w:r>
      <w:r w:rsidR="00DB3B60">
        <w:t>is</w:t>
      </w:r>
      <w:r w:rsidR="00E619DC">
        <w:t xml:space="preserve"> POST /accounts (cf. integration guide)</w:t>
      </w:r>
      <w:r w:rsidR="00575789">
        <w:t>.</w:t>
      </w:r>
    </w:p>
    <w:p w14:paraId="63558BE8" w14:textId="3B5C0A3A" w:rsidR="00C2272E" w:rsidRDefault="00C2272E" w:rsidP="00F96B4D">
      <w:pPr>
        <w:pStyle w:val="Currenttext"/>
        <w:ind w:left="708"/>
      </w:pPr>
      <w:r>
        <w:t xml:space="preserve">Let’s remark that the opening is directly executed, without asking a confirmation to the user.  If the UI layer </w:t>
      </w:r>
      <w:r w:rsidR="00AF6501">
        <w:t xml:space="preserve">implements a workflow with a confirmation step, the API can be called twice: once </w:t>
      </w:r>
      <w:r w:rsidR="00243691">
        <w:t>in simulation mode</w:t>
      </w:r>
      <w:r w:rsidR="00BC3FBA">
        <w:t xml:space="preserve"> (cf</w:t>
      </w:r>
      <w:r w:rsidR="00243691">
        <w:t>.</w:t>
      </w:r>
      <w:r w:rsidR="0091324F">
        <w:t xml:space="preserve"> §</w:t>
      </w:r>
      <w:r w:rsidR="00BC3FBA">
        <w:t xml:space="preserve"> </w:t>
      </w:r>
      <w:r w:rsidR="0091324F">
        <w:fldChar w:fldCharType="begin"/>
      </w:r>
      <w:r w:rsidR="0091324F">
        <w:instrText xml:space="preserve"> REF _Ref188627211 \r \h </w:instrText>
      </w:r>
      <w:r w:rsidR="0091324F">
        <w:fldChar w:fldCharType="separate"/>
      </w:r>
      <w:r w:rsidR="0091324F">
        <w:t>4.1.1.c</w:t>
      </w:r>
      <w:r w:rsidR="0091324F">
        <w:fldChar w:fldCharType="end"/>
      </w:r>
      <w:r w:rsidR="00BC3FBA">
        <w:t xml:space="preserve"> for more information on th</w:t>
      </w:r>
      <w:r w:rsidR="00243691">
        <w:t>e behaviour of the simulation mode</w:t>
      </w:r>
      <w:r w:rsidR="00BC3FBA">
        <w:t>)</w:t>
      </w:r>
      <w:r w:rsidR="004770F7">
        <w:t xml:space="preserve">, and </w:t>
      </w:r>
      <w:r w:rsidR="00BC3FBA">
        <w:t xml:space="preserve">a second time </w:t>
      </w:r>
      <w:r w:rsidR="0076609D">
        <w:t>in normal mode</w:t>
      </w:r>
      <w:r w:rsidR="00BC3FBA">
        <w:t xml:space="preserve"> once the customer has </w:t>
      </w:r>
      <w:r w:rsidR="0076609D">
        <w:t>confirmed his/her action</w:t>
      </w:r>
      <w:r w:rsidR="00BC3FBA">
        <w:t>.</w:t>
      </w:r>
    </w:p>
    <w:p w14:paraId="78C4F681" w14:textId="52751024" w:rsidR="00E27224" w:rsidRPr="00DC21DD" w:rsidRDefault="00E27224" w:rsidP="00F96B4D">
      <w:pPr>
        <w:pStyle w:val="Currenttext"/>
        <w:ind w:left="708"/>
      </w:pPr>
      <w:r>
        <w:t xml:space="preserve">Let’s notice that customer compliance, like KYC process, are not in the scope of the SCS.  These controls must be realized by the bank at the time of the customer </w:t>
      </w:r>
      <w:proofErr w:type="gramStart"/>
      <w:r>
        <w:t>on-boarding</w:t>
      </w:r>
      <w:proofErr w:type="gramEnd"/>
      <w:r>
        <w:t>.</w:t>
      </w:r>
    </w:p>
    <w:p w14:paraId="6646E872" w14:textId="2E7F630E" w:rsidR="006F4B53" w:rsidRDefault="00AB4BE0" w:rsidP="00966CD5">
      <w:pPr>
        <w:pStyle w:val="Title2"/>
      </w:pPr>
      <w:bookmarkStart w:id="48" w:name="_Ref195020465"/>
      <w:bookmarkStart w:id="49" w:name="_Toc226736201"/>
      <w:r>
        <w:t>Customer access</w:t>
      </w:r>
      <w:r w:rsidR="00F26E1E">
        <w:t>es</w:t>
      </w:r>
      <w:r>
        <w:t xml:space="preserve"> a digital asset dashboard</w:t>
      </w:r>
      <w:bookmarkEnd w:id="48"/>
      <w:bookmarkEnd w:id="49"/>
    </w:p>
    <w:p w14:paraId="2399DD58" w14:textId="706411AE" w:rsidR="00AB4BE0" w:rsidRDefault="00AB4BE0" w:rsidP="00AB4BE0">
      <w:pPr>
        <w:pStyle w:val="Currenttext"/>
      </w:pPr>
      <w:r>
        <w:t xml:space="preserve">This use case </w:t>
      </w:r>
      <w:r w:rsidR="001B02E1">
        <w:t xml:space="preserve">is accessing a UI page that displays a dashboard with its assets and </w:t>
      </w:r>
      <w:r w:rsidR="00313EEA">
        <w:t>activities.</w:t>
      </w:r>
    </w:p>
    <w:p w14:paraId="17557959" w14:textId="39B75A70" w:rsidR="00F26E1E" w:rsidRDefault="007E4B8F" w:rsidP="00F26E1E">
      <w:pPr>
        <w:pStyle w:val="Currenttext"/>
        <w:keepNext/>
      </w:pPr>
      <w:r>
        <w:rPr>
          <w:noProof/>
        </w:rPr>
        <w:lastRenderedPageBreak/>
        <w:drawing>
          <wp:inline distT="0" distB="0" distL="0" distR="0" wp14:anchorId="4A15544D" wp14:editId="3D86A0F1">
            <wp:extent cx="5680703" cy="6708038"/>
            <wp:effectExtent l="0" t="0" r="0" b="0"/>
            <wp:docPr id="1768638239"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8239" name="Picture 1" descr="A diagram of a project&#10;&#10;Description automatically generated"/>
                    <pic:cNvPicPr/>
                  </pic:nvPicPr>
                  <pic:blipFill>
                    <a:blip r:embed="rId46"/>
                    <a:stretch>
                      <a:fillRect/>
                    </a:stretch>
                  </pic:blipFill>
                  <pic:spPr>
                    <a:xfrm>
                      <a:off x="0" y="0"/>
                      <a:ext cx="5694842" cy="6724733"/>
                    </a:xfrm>
                    <a:prstGeom prst="rect">
                      <a:avLst/>
                    </a:prstGeom>
                  </pic:spPr>
                </pic:pic>
              </a:graphicData>
            </a:graphic>
          </wp:inline>
        </w:drawing>
      </w:r>
    </w:p>
    <w:p w14:paraId="24F60DBC" w14:textId="088D2A93" w:rsidR="00313EEA" w:rsidRPr="00F26E1E" w:rsidRDefault="00F26E1E" w:rsidP="00F26E1E">
      <w:pPr>
        <w:pStyle w:val="Caption0"/>
        <w:jc w:val="center"/>
        <w:rPr>
          <w:lang w:val="en-US"/>
        </w:rPr>
      </w:pPr>
      <w:r>
        <w:t xml:space="preserve">Figure </w:t>
      </w:r>
      <w:r>
        <w:fldChar w:fldCharType="begin"/>
      </w:r>
      <w:r>
        <w:instrText xml:space="preserve"> SEQ Figure \* ARABIC </w:instrText>
      </w:r>
      <w:r>
        <w:fldChar w:fldCharType="separate"/>
      </w:r>
      <w:r w:rsidR="00EA4364">
        <w:rPr>
          <w:noProof/>
        </w:rPr>
        <w:t>8</w:t>
      </w:r>
      <w:r>
        <w:fldChar w:fldCharType="end"/>
      </w:r>
      <w:r>
        <w:t xml:space="preserve"> - Customer accesses a digital asset dashboard</w:t>
      </w:r>
    </w:p>
    <w:p w14:paraId="77C0B860" w14:textId="789BFB66" w:rsidR="00F26E1E" w:rsidRDefault="00F26E1E" w:rsidP="00F26E1E">
      <w:pPr>
        <w:ind w:left="567"/>
      </w:pPr>
      <w:r>
        <w:t>The access</w:t>
      </w:r>
      <w:r w:rsidR="007E53A2">
        <w:t>es</w:t>
      </w:r>
      <w:r>
        <w:t xml:space="preserve"> to the dashboard </w:t>
      </w:r>
      <w:r w:rsidR="007E53A2">
        <w:t xml:space="preserve">are </w:t>
      </w:r>
      <w:r>
        <w:t>managed as request</w:t>
      </w:r>
      <w:r w:rsidR="007E53A2">
        <w:t>s</w:t>
      </w:r>
      <w:r w:rsidR="005A6EAC">
        <w:t>, as it’s mandatory to control that the user is authorized to access the required data.</w:t>
      </w:r>
      <w:r w:rsidR="001107DA">
        <w:t xml:space="preserve">  The Request Management service is orchestrating the interactions with other services to </w:t>
      </w:r>
      <w:r w:rsidR="005A03DF">
        <w:t>provide the required data.</w:t>
      </w:r>
    </w:p>
    <w:p w14:paraId="7FE21FD2" w14:textId="46CE2456" w:rsidR="00B82F7A" w:rsidRDefault="00B82F7A" w:rsidP="00F26E1E">
      <w:pPr>
        <w:ind w:left="567"/>
      </w:pPr>
      <w:r>
        <w:t xml:space="preserve">The diagram illustrates </w:t>
      </w:r>
      <w:r w:rsidR="00DE6EBB">
        <w:t>three</w:t>
      </w:r>
      <w:r>
        <w:t xml:space="preserve"> interactions for building the dashboards: </w:t>
      </w:r>
    </w:p>
    <w:p w14:paraId="0C5952F4" w14:textId="23DC7E1F" w:rsidR="00B82F7A" w:rsidRDefault="00DE6EBB" w:rsidP="00643D41">
      <w:pPr>
        <w:pStyle w:val="ListParagraph"/>
        <w:numPr>
          <w:ilvl w:val="0"/>
          <w:numId w:val="15"/>
        </w:numPr>
      </w:pPr>
      <w:r>
        <w:t>S</w:t>
      </w:r>
      <w:r w:rsidR="00B82F7A">
        <w:t>tep</w:t>
      </w:r>
      <w:r>
        <w:t>s</w:t>
      </w:r>
      <w:r w:rsidR="00B82F7A">
        <w:t xml:space="preserve"> 1 to </w:t>
      </w:r>
      <w:r>
        <w:t xml:space="preserve">15 are related to retrieve </w:t>
      </w:r>
      <w:r w:rsidR="008D6C9F">
        <w:t>the situation of the digital account with all its positions and their countervalues</w:t>
      </w:r>
      <w:r w:rsidR="00543561">
        <w:t xml:space="preserve"> in reference fiat currency</w:t>
      </w:r>
      <w:r w:rsidR="008D6C9F">
        <w:t>, including the fiat balance</w:t>
      </w:r>
      <w:r w:rsidR="00E36D7A">
        <w:t xml:space="preserve"> (which</w:t>
      </w:r>
      <w:r w:rsidR="007E2331">
        <w:t xml:space="preserve"> </w:t>
      </w:r>
      <w:r w:rsidR="00E36D7A">
        <w:t>requires</w:t>
      </w:r>
      <w:r w:rsidR="007E2331">
        <w:t xml:space="preserve"> </w:t>
      </w:r>
      <w:r w:rsidR="00C90991">
        <w:t xml:space="preserve">a call to the CBS </w:t>
      </w:r>
      <w:r w:rsidR="007E2331">
        <w:t xml:space="preserve">API endpoint </w:t>
      </w:r>
      <w:r w:rsidR="009F1729">
        <w:t>GET /accounts</w:t>
      </w:r>
      <w:r w:rsidR="0096640A">
        <w:t>/{</w:t>
      </w:r>
      <w:proofErr w:type="spellStart"/>
      <w:r w:rsidR="0096640A">
        <w:t>accountId</w:t>
      </w:r>
      <w:proofErr w:type="spellEnd"/>
      <w:r w:rsidR="0096640A">
        <w:t>}/positions</w:t>
      </w:r>
      <w:r w:rsidR="00E36D7A">
        <w:t>).  This</w:t>
      </w:r>
      <w:r w:rsidR="00297E1A">
        <w:t xml:space="preserve"> part corresponds to the API endpoint GET /accounts/{</w:t>
      </w:r>
      <w:proofErr w:type="spellStart"/>
      <w:r w:rsidR="00297E1A">
        <w:t>accountId</w:t>
      </w:r>
      <w:proofErr w:type="spellEnd"/>
      <w:r w:rsidR="00297E1A">
        <w:t>}.</w:t>
      </w:r>
    </w:p>
    <w:p w14:paraId="2DAE63FA" w14:textId="4805ADFB" w:rsidR="004E7F4A" w:rsidRDefault="004E7F4A" w:rsidP="00643D41">
      <w:pPr>
        <w:pStyle w:val="ListParagraph"/>
        <w:numPr>
          <w:ilvl w:val="0"/>
          <w:numId w:val="15"/>
        </w:numPr>
      </w:pPr>
      <w:r>
        <w:t>Steps 16 to 24 are related to retrieve the history of the digital account</w:t>
      </w:r>
      <w:r w:rsidR="005E1CB6">
        <w:t xml:space="preserve"> position</w:t>
      </w:r>
      <w:r>
        <w:t xml:space="preserve"> balances, by</w:t>
      </w:r>
      <w:r w:rsidR="00E715DF">
        <w:t xml:space="preserve"> providing on a given </w:t>
      </w:r>
      <w:proofErr w:type="gramStart"/>
      <w:r w:rsidR="00E715DF">
        <w:t>period of time</w:t>
      </w:r>
      <w:proofErr w:type="gramEnd"/>
      <w:r w:rsidR="00E715DF">
        <w:t xml:space="preserve"> all the valuations of the digital account positions (globalized in the reference fiat currency).  </w:t>
      </w:r>
      <w:r w:rsidR="00A47E83">
        <w:t>This part corresponds to the API endpoint GET /accounts/{</w:t>
      </w:r>
      <w:proofErr w:type="spellStart"/>
      <w:r w:rsidR="00A47E83">
        <w:t>accountId</w:t>
      </w:r>
      <w:proofErr w:type="spellEnd"/>
      <w:r w:rsidR="00A47E83">
        <w:t>}/valuations</w:t>
      </w:r>
      <w:r w:rsidR="002C2850">
        <w:t xml:space="preserve">.  </w:t>
      </w:r>
    </w:p>
    <w:p w14:paraId="13FB1C93" w14:textId="36C39A57" w:rsidR="001107DA" w:rsidRDefault="00A47E83" w:rsidP="00643D41">
      <w:pPr>
        <w:pStyle w:val="ListParagraph"/>
        <w:numPr>
          <w:ilvl w:val="0"/>
          <w:numId w:val="15"/>
        </w:numPr>
      </w:pPr>
      <w:r>
        <w:lastRenderedPageBreak/>
        <w:t xml:space="preserve">Steps </w:t>
      </w:r>
      <w:r w:rsidR="00B147C6">
        <w:t>25 to 28 are related to retrieve the operations</w:t>
      </w:r>
      <w:r w:rsidR="00BB0DBC">
        <w:t xml:space="preserve"> (orders or transactions)</w:t>
      </w:r>
      <w:r w:rsidR="00B147C6">
        <w:t xml:space="preserve"> which has been </w:t>
      </w:r>
      <w:r w:rsidR="00BB0DBC">
        <w:t>executed on this account.  In the context of the dashboard, mainly the pending operations should be shown.  This part corresponds to the API endpoint GET /</w:t>
      </w:r>
      <w:r w:rsidR="001107DA">
        <w:t>operations/{</w:t>
      </w:r>
      <w:proofErr w:type="spellStart"/>
      <w:r w:rsidR="001107DA">
        <w:t>accountId</w:t>
      </w:r>
      <w:proofErr w:type="spellEnd"/>
      <w:r w:rsidR="001107DA">
        <w:t>}</w:t>
      </w:r>
      <w:r w:rsidR="007D33CD">
        <w:t>.  This API is accepting query parameter to filter on the operation type and operation status.</w:t>
      </w:r>
    </w:p>
    <w:p w14:paraId="286DEEF0" w14:textId="77777777" w:rsidR="001107DA" w:rsidRDefault="001107DA" w:rsidP="001107DA">
      <w:pPr>
        <w:ind w:left="567"/>
      </w:pPr>
    </w:p>
    <w:p w14:paraId="12107D66" w14:textId="1A78D38B" w:rsidR="00F26E1E" w:rsidRDefault="005A03DF" w:rsidP="00F26E1E">
      <w:pPr>
        <w:ind w:left="567"/>
      </w:pPr>
      <w:r>
        <w:t xml:space="preserve">The steps 2 to 7 are related to the controls of the </w:t>
      </w:r>
      <w:r w:rsidR="002F0979">
        <w:t>request: check that the customer exists</w:t>
      </w:r>
      <w:r w:rsidR="0030742D">
        <w:t xml:space="preserve"> (via an interaction with the CBS)</w:t>
      </w:r>
      <w:r w:rsidR="002F0979">
        <w:t xml:space="preserve">, that the account exists </w:t>
      </w:r>
      <w:r w:rsidR="00D34282">
        <w:t xml:space="preserve">(via an interaction with the subledger) </w:t>
      </w:r>
      <w:r w:rsidR="002F0979">
        <w:t>and that the user as the right to access this information.</w:t>
      </w:r>
      <w:r w:rsidR="001F3460">
        <w:t xml:space="preserve">  The references F1 illustrated at the beginning of the two other</w:t>
      </w:r>
      <w:r w:rsidR="00F6322B">
        <w:t xml:space="preserve"> part of the diagram are a reference to these steps: the same controls must be applied for each request.</w:t>
      </w:r>
      <w:r w:rsidR="006F0135">
        <w:t xml:space="preserve">  This controls can be personalized by the bank to manage more complex situations, as management of mandates</w:t>
      </w:r>
      <w:r w:rsidR="00BC479D">
        <w:t>, via an EXIT POINT.</w:t>
      </w:r>
    </w:p>
    <w:p w14:paraId="11DA6ED2" w14:textId="77777777" w:rsidR="006B3E9D" w:rsidRDefault="006B3E9D" w:rsidP="00F26E1E">
      <w:pPr>
        <w:ind w:left="567"/>
      </w:pPr>
    </w:p>
    <w:p w14:paraId="323D9889" w14:textId="62CD5607" w:rsidR="006B3E9D" w:rsidRDefault="00BC07BD" w:rsidP="00F26E1E">
      <w:pPr>
        <w:ind w:left="567"/>
      </w:pPr>
      <w:r>
        <w:t xml:space="preserve">For the history retrieval, as described in the API documentation, it is built </w:t>
      </w:r>
      <w:proofErr w:type="gramStart"/>
      <w:r>
        <w:t>taking into account</w:t>
      </w:r>
      <w:proofErr w:type="gramEnd"/>
      <w:r>
        <w:t xml:space="preserve"> </w:t>
      </w:r>
      <w:r w:rsidR="00E16330">
        <w:t>following</w:t>
      </w:r>
      <w:r>
        <w:t xml:space="preserve"> parameters: </w:t>
      </w:r>
    </w:p>
    <w:p w14:paraId="47B537D5" w14:textId="19B6E130" w:rsidR="006B3E9D" w:rsidRDefault="00BC07BD" w:rsidP="00643D41">
      <w:pPr>
        <w:pStyle w:val="ListParagraph"/>
        <w:numPr>
          <w:ilvl w:val="0"/>
          <w:numId w:val="16"/>
        </w:numPr>
      </w:pPr>
      <w:r>
        <w:t xml:space="preserve">a </w:t>
      </w:r>
      <w:proofErr w:type="spellStart"/>
      <w:r>
        <w:t>periodType</w:t>
      </w:r>
      <w:proofErr w:type="spellEnd"/>
      <w:r>
        <w:t>, which identifies if the period has a duration of one day (value: DAY</w:t>
      </w:r>
      <w:r w:rsidR="00DF521C">
        <w:t>, which is retur</w:t>
      </w:r>
      <w:r w:rsidR="00B84ABC">
        <w:t>ning 24 points for 24 hours</w:t>
      </w:r>
      <w:r>
        <w:t>), of one month (value: MONTH</w:t>
      </w:r>
      <w:r w:rsidR="00C51487">
        <w:t xml:space="preserve">, which is </w:t>
      </w:r>
      <w:r w:rsidR="00B84ABC">
        <w:t>returning</w:t>
      </w:r>
      <w:r w:rsidR="002B55C7">
        <w:t xml:space="preserve"> 30</w:t>
      </w:r>
      <w:r w:rsidR="00E1368C">
        <w:t xml:space="preserve"> points for 30</w:t>
      </w:r>
      <w:r w:rsidR="002B55C7">
        <w:t xml:space="preserve"> days</w:t>
      </w:r>
      <w:r>
        <w:t xml:space="preserve"> or one year (value: YEAR</w:t>
      </w:r>
      <w:r w:rsidR="001F4D8A">
        <w:t xml:space="preserve">, which is returning </w:t>
      </w:r>
      <w:r w:rsidR="00195E1D">
        <w:t xml:space="preserve">12 points </w:t>
      </w:r>
      <w:r w:rsidR="001F4D8A">
        <w:t xml:space="preserve">for </w:t>
      </w:r>
      <w:r w:rsidR="00AA5BC3">
        <w:t>12 months</w:t>
      </w:r>
      <w:proofErr w:type="gramStart"/>
      <w:r>
        <w:t>)</w:t>
      </w:r>
      <w:r w:rsidR="006B3E9D">
        <w:t>;</w:t>
      </w:r>
      <w:proofErr w:type="gramEnd"/>
    </w:p>
    <w:p w14:paraId="158691C2" w14:textId="2595AE60" w:rsidR="00BC07BD" w:rsidRDefault="00BC07BD" w:rsidP="00643D41">
      <w:pPr>
        <w:pStyle w:val="ListParagraph"/>
        <w:numPr>
          <w:ilvl w:val="0"/>
          <w:numId w:val="16"/>
        </w:numPr>
      </w:pPr>
      <w:r>
        <w:t xml:space="preserve">a </w:t>
      </w:r>
      <w:proofErr w:type="spellStart"/>
      <w:r>
        <w:t>lastPeriodDate</w:t>
      </w:r>
      <w:r w:rsidR="00683A36">
        <w:t>Time</w:t>
      </w:r>
      <w:proofErr w:type="spellEnd"/>
      <w:r>
        <w:t xml:space="preserve"> that contains the last date </w:t>
      </w:r>
      <w:r w:rsidR="00683A36">
        <w:t xml:space="preserve">&amp; time </w:t>
      </w:r>
      <w:r>
        <w:t>of the period</w:t>
      </w:r>
      <w:r w:rsidR="003D249A">
        <w:t>, which identifies the last point to include in the set of points</w:t>
      </w:r>
      <w:r>
        <w:t xml:space="preserve">.  </w:t>
      </w:r>
      <w:r w:rsidR="00CE6482" w:rsidRPr="00CE6482">
        <w:t xml:space="preserve">If the period is one day, the time part allows to define precisely the period of 24 hours to evaluate. If one wants a period of one day on the complete day D, this attribute must be set at the D at </w:t>
      </w:r>
      <w:r w:rsidR="00910AC6">
        <w:t>24</w:t>
      </w:r>
      <w:r w:rsidR="00CE6482" w:rsidRPr="00CE6482">
        <w:t>:00:00.</w:t>
      </w:r>
      <w:r w:rsidR="003D249A">
        <w:t xml:space="preserve">   </w:t>
      </w:r>
    </w:p>
    <w:p w14:paraId="425F2B74" w14:textId="1CAC3308" w:rsidR="00E16330" w:rsidRDefault="00AE1BCA" w:rsidP="00643D41">
      <w:pPr>
        <w:pStyle w:val="ListParagraph"/>
        <w:numPr>
          <w:ilvl w:val="0"/>
          <w:numId w:val="16"/>
        </w:numPr>
      </w:pPr>
      <w:r>
        <w:t>a list of digital asset</w:t>
      </w:r>
      <w:r w:rsidR="006254AD">
        <w:t>s</w:t>
      </w:r>
      <w:r w:rsidR="00E80BD0">
        <w:t>.  T</w:t>
      </w:r>
      <w:r w:rsidR="006254AD">
        <w:t xml:space="preserve">his one is optional: if not list is provided, all the positions </w:t>
      </w:r>
      <w:r w:rsidR="00684ABD">
        <w:t xml:space="preserve">of the customer account </w:t>
      </w:r>
      <w:r w:rsidR="00E80BD0">
        <w:t>are included in the evaluations.  Otherwise, only the positions related to this list of digital assets are included.</w:t>
      </w:r>
    </w:p>
    <w:p w14:paraId="08C11CBE" w14:textId="1258CA72" w:rsidR="00D66C03" w:rsidRDefault="006B3E9D" w:rsidP="006F1A09">
      <w:pPr>
        <w:ind w:left="567"/>
      </w:pPr>
      <w:r>
        <w:t xml:space="preserve">If the </w:t>
      </w:r>
      <w:proofErr w:type="spellStart"/>
      <w:r>
        <w:t>periodType</w:t>
      </w:r>
      <w:proofErr w:type="spellEnd"/>
      <w:r>
        <w:t xml:space="preserve"> is DAY, the valuations will be provided for </w:t>
      </w:r>
      <w:r w:rsidR="0034644B">
        <w:t>the last 24 hours</w:t>
      </w:r>
      <w:r w:rsidR="00D85D15">
        <w:t xml:space="preserve"> </w:t>
      </w:r>
      <w:r w:rsidR="005B1A3C">
        <w:t>with an evaluation every hour</w:t>
      </w:r>
      <w:r w:rsidR="00A41035">
        <w:t xml:space="preserve">.  </w:t>
      </w:r>
      <w:r w:rsidR="00D66C03">
        <w:t xml:space="preserve">If the </w:t>
      </w:r>
      <w:proofErr w:type="spellStart"/>
      <w:r w:rsidR="00D66C03">
        <w:t>lastPeriodDateTime</w:t>
      </w:r>
      <w:proofErr w:type="spellEnd"/>
      <w:r w:rsidR="00D66C03">
        <w:t xml:space="preserve"> is the current date – time, then the last </w:t>
      </w:r>
      <w:r w:rsidR="008D3E52">
        <w:t xml:space="preserve">point in the </w:t>
      </w:r>
      <w:r w:rsidR="00201255">
        <w:t>evaluation</w:t>
      </w:r>
      <w:r w:rsidR="008D3E52">
        <w:t xml:space="preserve"> is evaluated at the current data – time, but the previous ones </w:t>
      </w:r>
      <w:r w:rsidR="003D1819">
        <w:t>are</w:t>
      </w:r>
      <w:r w:rsidR="008D3E52">
        <w:t xml:space="preserve"> evaluated at the hour XX:00</w:t>
      </w:r>
      <w:r w:rsidR="00357D97">
        <w:t xml:space="preserve">.  If the </w:t>
      </w:r>
      <w:proofErr w:type="spellStart"/>
      <w:r w:rsidR="00357D97">
        <w:t>lastPeriodDateTime</w:t>
      </w:r>
      <w:proofErr w:type="spellEnd"/>
      <w:r w:rsidR="00357D97">
        <w:t xml:space="preserve"> is in the past, then the last</w:t>
      </w:r>
      <w:r w:rsidR="003D1819">
        <w:t xml:space="preserve"> point in </w:t>
      </w:r>
      <w:r w:rsidR="00201255">
        <w:t>the evaluation is evaluated at the closest hour (XX:00).</w:t>
      </w:r>
      <w:r w:rsidR="006823A1">
        <w:t xml:space="preserve">  This is related to the storage of price history, which only store</w:t>
      </w:r>
      <w:r w:rsidR="001C1149">
        <w:t>s</w:t>
      </w:r>
      <w:r w:rsidR="006823A1">
        <w:t xml:space="preserve"> one price per hour (XX:00) </w:t>
      </w:r>
      <w:proofErr w:type="gramStart"/>
      <w:r w:rsidR="006823A1">
        <w:t>in order to</w:t>
      </w:r>
      <w:proofErr w:type="gramEnd"/>
      <w:r w:rsidR="006823A1">
        <w:t xml:space="preserve"> reduce the volume of </w:t>
      </w:r>
      <w:r w:rsidR="001C1149">
        <w:t>data.</w:t>
      </w:r>
    </w:p>
    <w:p w14:paraId="6308490C" w14:textId="77777777" w:rsidR="00D66C03" w:rsidRDefault="00A41035" w:rsidP="006F1A09">
      <w:pPr>
        <w:ind w:left="567"/>
      </w:pPr>
      <w:r>
        <w:t xml:space="preserve">If the </w:t>
      </w:r>
      <w:proofErr w:type="spellStart"/>
      <w:r>
        <w:t>periodType</w:t>
      </w:r>
      <w:proofErr w:type="spellEnd"/>
      <w:r>
        <w:t xml:space="preserve"> is </w:t>
      </w:r>
      <w:proofErr w:type="gramStart"/>
      <w:r>
        <w:t>MONTH</w:t>
      </w:r>
      <w:proofErr w:type="gramEnd"/>
      <w:r>
        <w:t xml:space="preserve"> the valuations will be provided</w:t>
      </w:r>
      <w:r w:rsidR="00794D34">
        <w:t xml:space="preserve"> for each day </w:t>
      </w:r>
      <w:r w:rsidR="00D544CC">
        <w:t xml:space="preserve">from the </w:t>
      </w:r>
      <w:proofErr w:type="spellStart"/>
      <w:r w:rsidR="00D544CC">
        <w:t>lastPeriodDate</w:t>
      </w:r>
      <w:r w:rsidR="009D0469">
        <w:t>Time</w:t>
      </w:r>
      <w:proofErr w:type="spellEnd"/>
      <w:r w:rsidR="00D544CC">
        <w:t xml:space="preserve"> – </w:t>
      </w:r>
      <w:r w:rsidR="00D201A5">
        <w:t>30 days</w:t>
      </w:r>
      <w:r w:rsidR="00D544CC">
        <w:t>.  Valuations will be made at midnight.</w:t>
      </w:r>
      <w:r w:rsidR="006F1A09">
        <w:t xml:space="preserve">  </w:t>
      </w:r>
    </w:p>
    <w:p w14:paraId="727738B9" w14:textId="77777777" w:rsidR="00D66C03" w:rsidRDefault="006F1A09" w:rsidP="006F1A09">
      <w:pPr>
        <w:ind w:left="567"/>
      </w:pPr>
      <w:r>
        <w:t xml:space="preserve">If the </w:t>
      </w:r>
      <w:proofErr w:type="spellStart"/>
      <w:r>
        <w:t>the</w:t>
      </w:r>
      <w:proofErr w:type="spellEnd"/>
      <w:r>
        <w:t xml:space="preserve"> </w:t>
      </w:r>
      <w:proofErr w:type="spellStart"/>
      <w:r>
        <w:t>periodType</w:t>
      </w:r>
      <w:proofErr w:type="spellEnd"/>
      <w:r>
        <w:t xml:space="preserve"> is YEAR, the valuations will be provided for </w:t>
      </w:r>
      <w:r w:rsidR="002A327A">
        <w:t>the first day (at midnight) of each month from the first day of the</w:t>
      </w:r>
      <w:r w:rsidR="00301B24">
        <w:t xml:space="preserve"> month corresponding to the </w:t>
      </w:r>
      <w:proofErr w:type="spellStart"/>
      <w:r w:rsidR="002A327A">
        <w:t>lastPeriodDate</w:t>
      </w:r>
      <w:r w:rsidR="00683A36">
        <w:t>Time</w:t>
      </w:r>
      <w:proofErr w:type="spellEnd"/>
      <w:r w:rsidR="002A327A">
        <w:t xml:space="preserve"> –</w:t>
      </w:r>
      <w:r w:rsidR="00D201A5">
        <w:t xml:space="preserve"> </w:t>
      </w:r>
      <w:r w:rsidR="00F4668A">
        <w:t>12 months</w:t>
      </w:r>
      <w:r w:rsidR="00301B24">
        <w:t xml:space="preserve">.  </w:t>
      </w:r>
      <w:r w:rsidR="002A327A">
        <w:t xml:space="preserve"> </w:t>
      </w:r>
    </w:p>
    <w:p w14:paraId="7BDA8F85" w14:textId="45E4B818" w:rsidR="006F1A09" w:rsidRDefault="00FE73FE" w:rsidP="006F1A09">
      <w:pPr>
        <w:ind w:left="567"/>
      </w:pPr>
      <w:r>
        <w:t>The</w:t>
      </w:r>
      <w:r w:rsidR="005B0D83">
        <w:t xml:space="preserve"> evaluation of a position in </w:t>
      </w:r>
      <w:r w:rsidR="00543561">
        <w:t xml:space="preserve">the reference </w:t>
      </w:r>
      <w:r w:rsidR="005B0D83">
        <w:t>fiat currenc</w:t>
      </w:r>
      <w:r w:rsidR="007D2B79">
        <w:t xml:space="preserve">y is done using the </w:t>
      </w:r>
      <w:r w:rsidR="0000130B">
        <w:t xml:space="preserve">average </w:t>
      </w:r>
      <w:r w:rsidR="007D2B79">
        <w:t>rate.</w:t>
      </w:r>
    </w:p>
    <w:p w14:paraId="2C0F57AB" w14:textId="41D0984D" w:rsidR="00877731" w:rsidRDefault="00AD049B" w:rsidP="00877731">
      <w:pPr>
        <w:ind w:left="567"/>
      </w:pPr>
      <w:r>
        <w:t>This service also retrieves an evaluation of the variation</w:t>
      </w:r>
      <w:r w:rsidR="004739A6">
        <w:t xml:space="preserve"> in percentage</w:t>
      </w:r>
      <w:r>
        <w:t xml:space="preserve"> of the account valu</w:t>
      </w:r>
      <w:r w:rsidR="004739A6">
        <w:t>e</w:t>
      </w:r>
      <w:r>
        <w:t xml:space="preserve"> over the period (cf. the field </w:t>
      </w:r>
      <w:proofErr w:type="spellStart"/>
      <w:r w:rsidR="00A74F12">
        <w:t>accountEvolution</w:t>
      </w:r>
      <w:proofErr w:type="spellEnd"/>
      <w:r w:rsidR="00A74F12">
        <w:t xml:space="preserve"> in the API</w:t>
      </w:r>
      <w:r w:rsidR="004739A6">
        <w:t>).</w:t>
      </w:r>
      <w:r w:rsidR="008222E3">
        <w:t xml:space="preserve">  This percentage is computed</w:t>
      </w:r>
      <w:r w:rsidR="001B3A4F">
        <w:t xml:space="preserve"> </w:t>
      </w:r>
      <w:r w:rsidR="00C73A28">
        <w:t xml:space="preserve">based on the </w:t>
      </w:r>
      <w:r w:rsidR="00974641">
        <w:t>revenues</w:t>
      </w:r>
      <w:r w:rsidR="00170E61">
        <w:t xml:space="preserve"> realized during the period (thanks to the selling of digital asset</w:t>
      </w:r>
      <w:r w:rsidR="00CD0EBD">
        <w:t>s</w:t>
      </w:r>
      <w:r w:rsidR="00170E61">
        <w:t xml:space="preserve">), the funds invested in the period (via the </w:t>
      </w:r>
      <w:r w:rsidR="00177AF2">
        <w:t>buying of digital asset</w:t>
      </w:r>
      <w:r w:rsidR="00CD0EBD">
        <w:t>s</w:t>
      </w:r>
      <w:r w:rsidR="00177AF2">
        <w:t>) and the difference of value</w:t>
      </w:r>
      <w:r w:rsidR="00501C50">
        <w:t>s</w:t>
      </w:r>
      <w:r w:rsidR="00177AF2">
        <w:t xml:space="preserve"> </w:t>
      </w:r>
      <w:r w:rsidR="00F849AF">
        <w:t xml:space="preserve">(balance, </w:t>
      </w:r>
      <w:r w:rsidR="008560F0">
        <w:t xml:space="preserve">without </w:t>
      </w:r>
      <w:proofErr w:type="gramStart"/>
      <w:r w:rsidR="008560F0">
        <w:t>taking into account</w:t>
      </w:r>
      <w:proofErr w:type="gramEnd"/>
      <w:r w:rsidR="008560F0">
        <w:t xml:space="preserve"> potential reservations) </w:t>
      </w:r>
      <w:r w:rsidR="00177AF2">
        <w:t>of the position between the end and the beginning of the period.</w:t>
      </w:r>
      <w:r w:rsidR="00877731">
        <w:t xml:space="preserve">  The formula is thus:</w:t>
      </w:r>
    </w:p>
    <w:p w14:paraId="47597692" w14:textId="77777777" w:rsidR="005166F6" w:rsidRDefault="005166F6" w:rsidP="00877731">
      <w:pPr>
        <w:ind w:left="567"/>
      </w:pPr>
    </w:p>
    <w:p w14:paraId="05B1C3E4" w14:textId="350814F3" w:rsidR="00877731" w:rsidRPr="00B741E6" w:rsidRDefault="00ED17B9" w:rsidP="00877731">
      <w:pPr>
        <w:ind w:left="567"/>
        <w:rPr>
          <w:rFonts w:eastAsiaTheme="minorEastAsia"/>
        </w:rPr>
      </w:pPr>
      <m:oMathPara>
        <m:oMath>
          <m:r>
            <w:rPr>
              <w:rFonts w:ascii="Cambria Math" w:hAnsi="Cambria Math"/>
            </w:rPr>
            <m:t>Percentage of evolution=</m:t>
          </m:r>
          <m:f>
            <m:fPr>
              <m:ctrlPr>
                <w:rPr>
                  <w:rFonts w:ascii="Cambria Math" w:hAnsi="Cambria Math"/>
                  <w:i/>
                </w:rPr>
              </m:ctrlPr>
            </m:fPr>
            <m:num>
              <m:d>
                <m:dPr>
                  <m:ctrlPr>
                    <w:rPr>
                      <w:rFonts w:ascii="Cambria Math" w:hAnsi="Cambria Math"/>
                      <w:i/>
                    </w:rPr>
                  </m:ctrlPr>
                </m:dPr>
                <m:e>
                  <m:r>
                    <w:rPr>
                      <w:rFonts w:ascii="Cambria Math" w:hAnsi="Cambria Math"/>
                    </w:rPr>
                    <m:t>Sum of the revenues</m:t>
                  </m:r>
                </m:e>
              </m:d>
              <m:r>
                <w:rPr>
                  <w:rFonts w:ascii="Cambria Math" w:hAnsi="Cambria Math"/>
                </w:rPr>
                <m:t>+</m:t>
              </m:r>
              <m:d>
                <m:dPr>
                  <m:ctrlPr>
                    <w:rPr>
                      <w:rFonts w:ascii="Cambria Math" w:hAnsi="Cambria Math"/>
                      <w:i/>
                    </w:rPr>
                  </m:ctrlPr>
                </m:dPr>
                <m:e>
                  <m:r>
                    <w:rPr>
                      <w:rFonts w:ascii="Cambria Math" w:hAnsi="Cambria Math"/>
                    </w:rPr>
                    <m:t>Value at the end</m:t>
                  </m:r>
                </m:e>
              </m:d>
              <m:r>
                <w:rPr>
                  <w:rFonts w:ascii="Cambria Math" w:hAnsi="Cambria Math"/>
                </w:rPr>
                <m:t>-</m:t>
              </m:r>
              <m:d>
                <m:dPr>
                  <m:ctrlPr>
                    <w:rPr>
                      <w:rFonts w:ascii="Cambria Math" w:hAnsi="Cambria Math"/>
                      <w:i/>
                    </w:rPr>
                  </m:ctrlPr>
                </m:dPr>
                <m:e>
                  <m:r>
                    <w:rPr>
                      <w:rFonts w:ascii="Cambria Math" w:hAnsi="Cambria Math"/>
                    </w:rPr>
                    <m:t>Sum of the investments</m:t>
                  </m:r>
                </m:e>
              </m:d>
              <m:r>
                <w:rPr>
                  <w:rFonts w:ascii="Cambria Math" w:hAnsi="Cambria Math"/>
                </w:rPr>
                <m:t>-(Value at the beginning)</m:t>
              </m:r>
            </m:num>
            <m:den>
              <m:r>
                <w:rPr>
                  <w:rFonts w:ascii="Cambria Math" w:hAnsi="Cambria Math"/>
                </w:rPr>
                <m:t>(Value at the beginning)</m:t>
              </m:r>
            </m:den>
          </m:f>
          <m:r>
            <w:rPr>
              <w:rFonts w:ascii="Cambria Math" w:hAnsi="Cambria Math"/>
            </w:rPr>
            <m:t>×100</m:t>
          </m:r>
        </m:oMath>
      </m:oMathPara>
    </w:p>
    <w:p w14:paraId="079C46F5" w14:textId="77777777" w:rsidR="005166F6" w:rsidRDefault="005166F6" w:rsidP="00877731">
      <w:pPr>
        <w:ind w:left="567"/>
        <w:rPr>
          <w:rFonts w:eastAsiaTheme="minorEastAsia"/>
        </w:rPr>
      </w:pPr>
    </w:p>
    <w:p w14:paraId="114055EA" w14:textId="087C7D47" w:rsidR="00BB21C3" w:rsidRDefault="00BB21C3" w:rsidP="00877731">
      <w:pPr>
        <w:ind w:left="567"/>
        <w:rPr>
          <w:rFonts w:eastAsiaTheme="minorEastAsia"/>
        </w:rPr>
      </w:pPr>
      <w:r>
        <w:rPr>
          <w:rFonts w:eastAsiaTheme="minorEastAsia"/>
        </w:rPr>
        <w:t xml:space="preserve">Let’s remark that the evolutions of the fiat account balance are </w:t>
      </w:r>
      <w:proofErr w:type="gramStart"/>
      <w:r>
        <w:rPr>
          <w:rFonts w:eastAsiaTheme="minorEastAsia"/>
        </w:rPr>
        <w:t>taken into account</w:t>
      </w:r>
      <w:proofErr w:type="gramEnd"/>
      <w:r>
        <w:rPr>
          <w:rFonts w:eastAsiaTheme="minorEastAsia"/>
        </w:rPr>
        <w:t xml:space="preserve"> via the revenues and investments, but if there are funds </w:t>
      </w:r>
      <w:r w:rsidR="00B75BFF">
        <w:rPr>
          <w:rFonts w:eastAsiaTheme="minorEastAsia"/>
        </w:rPr>
        <w:t xml:space="preserve">which are deposited on the fiat account and not used for buying digital assets, this increase won’t be </w:t>
      </w:r>
      <w:proofErr w:type="gramStart"/>
      <w:r w:rsidR="00B75BFF">
        <w:rPr>
          <w:rFonts w:eastAsiaTheme="minorEastAsia"/>
        </w:rPr>
        <w:t>taken into account</w:t>
      </w:r>
      <w:proofErr w:type="gramEnd"/>
      <w:r w:rsidR="00B75BFF">
        <w:rPr>
          <w:rFonts w:eastAsiaTheme="minorEastAsia"/>
        </w:rPr>
        <w:t xml:space="preserve"> by this formula.</w:t>
      </w:r>
      <w:r w:rsidR="007D5BA6">
        <w:rPr>
          <w:rFonts w:eastAsiaTheme="minorEastAsia"/>
        </w:rPr>
        <w:t xml:space="preserve">  Operations which are pending (for example a </w:t>
      </w:r>
      <w:r w:rsidR="00EB51EB">
        <w:rPr>
          <w:rFonts w:eastAsiaTheme="minorEastAsia"/>
        </w:rPr>
        <w:t xml:space="preserve">limit order not yet executed) are not </w:t>
      </w:r>
      <w:proofErr w:type="gramStart"/>
      <w:r w:rsidR="00EB51EB">
        <w:rPr>
          <w:rFonts w:eastAsiaTheme="minorEastAsia"/>
        </w:rPr>
        <w:t>taken into account</w:t>
      </w:r>
      <w:proofErr w:type="gramEnd"/>
      <w:r w:rsidR="00EB51EB">
        <w:rPr>
          <w:rFonts w:eastAsiaTheme="minorEastAsia"/>
        </w:rPr>
        <w:t>.</w:t>
      </w:r>
    </w:p>
    <w:p w14:paraId="27DF6BBB" w14:textId="1D0CDB28" w:rsidR="00B741E6" w:rsidRPr="00B14BD4" w:rsidRDefault="00B741E6" w:rsidP="00877731">
      <w:pPr>
        <w:ind w:left="567"/>
        <w:rPr>
          <w:rFonts w:eastAsiaTheme="minorEastAsia"/>
        </w:rPr>
      </w:pPr>
      <w:r>
        <w:rPr>
          <w:rFonts w:eastAsiaTheme="minorEastAsia"/>
        </w:rPr>
        <w:t>Th</w:t>
      </w:r>
      <w:r w:rsidR="000132C6">
        <w:rPr>
          <w:rFonts w:eastAsiaTheme="minorEastAsia"/>
        </w:rPr>
        <w:t>ese logics, both the way to retrieve the set of valuations on the period and the way to evaluate the evolution, can be personalized via EXIT POINT.</w:t>
      </w:r>
    </w:p>
    <w:p w14:paraId="57A13E7B" w14:textId="5B6A2D22" w:rsidR="005D6B1F" w:rsidRDefault="005D6B1F" w:rsidP="00B14BD4">
      <w:pPr>
        <w:pStyle w:val="Title2"/>
      </w:pPr>
      <w:bookmarkStart w:id="50" w:name="_Toc226736202"/>
      <w:r>
        <w:t>Customer logs in</w:t>
      </w:r>
      <w:bookmarkEnd w:id="50"/>
    </w:p>
    <w:p w14:paraId="61B6C559" w14:textId="20941683" w:rsidR="005D6B1F" w:rsidRDefault="005D6B1F" w:rsidP="005D6B1F">
      <w:pPr>
        <w:pStyle w:val="Currenttext"/>
      </w:pPr>
      <w:r>
        <w:t>This use case is</w:t>
      </w:r>
      <w:r w:rsidR="007E4EBD">
        <w:t xml:space="preserve"> described after the two previous one (account creation and dashboard) but </w:t>
      </w:r>
      <w:proofErr w:type="gramStart"/>
      <w:r w:rsidR="007E4EBD">
        <w:t>actually comes</w:t>
      </w:r>
      <w:proofErr w:type="gramEnd"/>
      <w:r w:rsidR="007E4EBD">
        <w:t xml:space="preserve"> first.  The objective </w:t>
      </w:r>
      <w:r w:rsidR="00A950C3">
        <w:t xml:space="preserve">of this use case is to illustrate the customer log-in and how the UI layer </w:t>
      </w:r>
      <w:proofErr w:type="gramStart"/>
      <w:r w:rsidR="00A950C3">
        <w:t>has to</w:t>
      </w:r>
      <w:proofErr w:type="gramEnd"/>
      <w:r w:rsidR="00A950C3">
        <w:t xml:space="preserve"> be behave depending on the fact that the customer has an account or not.  If the customer has no account, </w:t>
      </w:r>
      <w:r w:rsidR="00103AAD">
        <w:t>he/she</w:t>
      </w:r>
      <w:r w:rsidR="00A950C3">
        <w:t xml:space="preserve"> should be </w:t>
      </w:r>
      <w:r w:rsidR="00103AAD">
        <w:t>redirected to the account opening page, otherwise he/she should be redirected to the dashboard page.</w:t>
      </w:r>
    </w:p>
    <w:p w14:paraId="083AFF40" w14:textId="798E1783" w:rsidR="00103AAD" w:rsidRDefault="00103AAD" w:rsidP="005D6B1F">
      <w:pPr>
        <w:pStyle w:val="Currenttext"/>
      </w:pPr>
      <w:r>
        <w:t>Let’s notice that the log-in</w:t>
      </w:r>
      <w:r w:rsidR="00EE012E">
        <w:t xml:space="preserve"> is not in the scope of the solution, it must be provided by the bank IT landscape.  This log-in step must identify the customer linked to the user</w:t>
      </w:r>
      <w:r w:rsidR="00B82D67">
        <w:t xml:space="preserve"> and this information must be provided </w:t>
      </w:r>
      <w:r w:rsidR="00721E91">
        <w:t>by the UI layer via</w:t>
      </w:r>
      <w:r w:rsidR="00B82D67">
        <w:t xml:space="preserve"> the JWT </w:t>
      </w:r>
      <w:r w:rsidR="00721E91">
        <w:t>(</w:t>
      </w:r>
      <w:r w:rsidR="0011020A">
        <w:t>used in the</w:t>
      </w:r>
      <w:r w:rsidR="00B82D67">
        <w:t xml:space="preserve"> API endpoint</w:t>
      </w:r>
      <w:r w:rsidR="0011020A">
        <w:t xml:space="preserve"> call).</w:t>
      </w:r>
    </w:p>
    <w:p w14:paraId="130F2D2F" w14:textId="38428419" w:rsidR="003F4063" w:rsidRDefault="00B072F0" w:rsidP="003F4063">
      <w:pPr>
        <w:pStyle w:val="Currenttext"/>
        <w:keepNext/>
        <w:jc w:val="center"/>
      </w:pPr>
      <w:r>
        <w:rPr>
          <w:noProof/>
        </w:rPr>
        <w:lastRenderedPageBreak/>
        <w:drawing>
          <wp:inline distT="0" distB="0" distL="0" distR="0" wp14:anchorId="6AD27CE2" wp14:editId="5C350DAD">
            <wp:extent cx="3940071" cy="3462586"/>
            <wp:effectExtent l="0" t="0" r="3810" b="5080"/>
            <wp:docPr id="88636722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67227" name="Picture 1" descr="A screenshot of a computer screen&#10;&#10;Description automatically generated"/>
                    <pic:cNvPicPr/>
                  </pic:nvPicPr>
                  <pic:blipFill>
                    <a:blip r:embed="rId47"/>
                    <a:stretch>
                      <a:fillRect/>
                    </a:stretch>
                  </pic:blipFill>
                  <pic:spPr>
                    <a:xfrm>
                      <a:off x="0" y="0"/>
                      <a:ext cx="3959903" cy="3480015"/>
                    </a:xfrm>
                    <a:prstGeom prst="rect">
                      <a:avLst/>
                    </a:prstGeom>
                  </pic:spPr>
                </pic:pic>
              </a:graphicData>
            </a:graphic>
          </wp:inline>
        </w:drawing>
      </w:r>
    </w:p>
    <w:p w14:paraId="52C49AEE" w14:textId="737F6977" w:rsidR="00B82D67" w:rsidRDefault="003F4063" w:rsidP="003F4063">
      <w:pPr>
        <w:pStyle w:val="Caption0"/>
        <w:jc w:val="center"/>
      </w:pPr>
      <w:r>
        <w:t xml:space="preserve">Figure </w:t>
      </w:r>
      <w:r>
        <w:fldChar w:fldCharType="begin"/>
      </w:r>
      <w:r>
        <w:instrText xml:space="preserve"> SEQ Figure \* ARABIC </w:instrText>
      </w:r>
      <w:r>
        <w:fldChar w:fldCharType="separate"/>
      </w:r>
      <w:r w:rsidR="00EA4364">
        <w:rPr>
          <w:noProof/>
        </w:rPr>
        <w:t>9</w:t>
      </w:r>
      <w:r>
        <w:fldChar w:fldCharType="end"/>
      </w:r>
      <w:r>
        <w:t xml:space="preserve"> </w:t>
      </w:r>
      <w:r w:rsidR="00547B23">
        <w:t>–</w:t>
      </w:r>
      <w:r>
        <w:t xml:space="preserve"> Customer logs in</w:t>
      </w:r>
    </w:p>
    <w:p w14:paraId="3AFEE85C" w14:textId="6F9F5E6E" w:rsidR="003F4063" w:rsidRDefault="0009015E" w:rsidP="003F4063">
      <w:pPr>
        <w:ind w:left="567"/>
        <w:rPr>
          <w:lang w:val="en-US"/>
        </w:rPr>
      </w:pPr>
      <w:r>
        <w:t xml:space="preserve">The main step in this use case is the step 2 which corresponds to the API endpoint </w:t>
      </w:r>
      <w:r w:rsidR="00CD33D7">
        <w:rPr>
          <w:lang w:val="en-US"/>
        </w:rPr>
        <w:t xml:space="preserve">GET /accounts/customer-verifications.  </w:t>
      </w:r>
      <w:r w:rsidR="00DA31C6">
        <w:rPr>
          <w:lang w:val="en-US"/>
        </w:rPr>
        <w:t xml:space="preserve">This endpoint has no query or path parameters and no input body as the only required information is the customer id which is provided through the JWT.  </w:t>
      </w:r>
      <w:r w:rsidR="00CD33D7">
        <w:rPr>
          <w:lang w:val="en-US"/>
        </w:rPr>
        <w:t>This step checks if the customer has already an account b</w:t>
      </w:r>
      <w:r w:rsidR="00721E91">
        <w:rPr>
          <w:lang w:val="en-US"/>
        </w:rPr>
        <w:t xml:space="preserve">y accessing the subledger with the customer id.  </w:t>
      </w:r>
    </w:p>
    <w:p w14:paraId="03F985D5" w14:textId="1FCB5C50" w:rsidR="00B14BD4" w:rsidRDefault="00C90D02" w:rsidP="00B14BD4">
      <w:pPr>
        <w:pStyle w:val="Title2"/>
      </w:pPr>
      <w:bookmarkStart w:id="51" w:name="_Ref221264262"/>
      <w:bookmarkStart w:id="52" w:name="_Toc226736203"/>
      <w:r>
        <w:t>Customer request to buy digital asset</w:t>
      </w:r>
      <w:bookmarkEnd w:id="51"/>
      <w:bookmarkEnd w:id="52"/>
    </w:p>
    <w:p w14:paraId="2B2BBC0E" w14:textId="11FF2FB9" w:rsidR="00191E4F" w:rsidRDefault="00C90D02" w:rsidP="00C90D02">
      <w:pPr>
        <w:ind w:left="567"/>
      </w:pPr>
      <w:r>
        <w:t>This use case is initiated by a customer who request</w:t>
      </w:r>
      <w:r w:rsidR="00F17BEA">
        <w:t>s</w:t>
      </w:r>
      <w:r>
        <w:t xml:space="preserve"> to buy some digital assets.  </w:t>
      </w:r>
      <w:r w:rsidR="00610350">
        <w:t xml:space="preserve">The order </w:t>
      </w:r>
      <w:r w:rsidR="008929BD">
        <w:t xml:space="preserve">must </w:t>
      </w:r>
      <w:r w:rsidR="00610350">
        <w:t xml:space="preserve">refer to </w:t>
      </w:r>
      <w:r w:rsidR="008929BD">
        <w:t xml:space="preserve">a “digital asset pair” which is made of </w:t>
      </w:r>
      <w:r w:rsidR="00376A8D">
        <w:t xml:space="preserve">the base digital asset (the one to buy) and </w:t>
      </w:r>
      <w:r w:rsidR="002353CE">
        <w:t xml:space="preserve">the asset (can be </w:t>
      </w:r>
      <w:r w:rsidR="00815C07">
        <w:t>a fiat currency or another digital asset)</w:t>
      </w:r>
      <w:r w:rsidR="0006562E">
        <w:t xml:space="preserve"> which is used to quote the </w:t>
      </w:r>
      <w:proofErr w:type="gramStart"/>
      <w:r w:rsidR="0006562E">
        <w:t>trade</w:t>
      </w:r>
      <w:proofErr w:type="gramEnd"/>
      <w:r w:rsidR="0006562E">
        <w:t xml:space="preserve"> and</w:t>
      </w:r>
      <w:r w:rsidR="00CF4FB8">
        <w:t xml:space="preserve"> which will be used to fund the buying order.</w:t>
      </w:r>
      <w:r w:rsidR="00AE4F3C">
        <w:t xml:space="preserve">  The </w:t>
      </w:r>
      <w:r w:rsidR="00F8298D">
        <w:t>amount to trade can be expressed either in the base currency (e.g. buy 1 ETH</w:t>
      </w:r>
      <w:r w:rsidR="008F16A5">
        <w:t>) or in the quote currency (e.g. buy ETH for 100 €</w:t>
      </w:r>
      <w:r w:rsidR="003330E9">
        <w:t>, also known as “cash order”</w:t>
      </w:r>
      <w:r w:rsidR="008F16A5">
        <w:t>).</w:t>
      </w:r>
      <w:r w:rsidR="00E13C97">
        <w:t xml:space="preserve"> </w:t>
      </w:r>
    </w:p>
    <w:p w14:paraId="498695FC" w14:textId="3EE68F1A" w:rsidR="00191E4F" w:rsidRDefault="00191E4F" w:rsidP="00C90D02">
      <w:pPr>
        <w:ind w:left="567"/>
      </w:pPr>
      <w:r>
        <w:t>The</w:t>
      </w:r>
      <w:r w:rsidR="00DF358D">
        <w:t>re are different ways to manage the price; the order can be:</w:t>
      </w:r>
    </w:p>
    <w:p w14:paraId="5624E74F" w14:textId="23E2450C" w:rsidR="00DF358D" w:rsidRDefault="00DF358D" w:rsidP="00DF358D">
      <w:pPr>
        <w:pStyle w:val="ListParagraph"/>
        <w:numPr>
          <w:ilvl w:val="0"/>
          <w:numId w:val="142"/>
        </w:numPr>
      </w:pPr>
      <w:r>
        <w:t>At market price</w:t>
      </w:r>
      <w:r w:rsidR="00C8559B">
        <w:t>: the order will be executed as soon as possible, using the price at the time of the execution.</w:t>
      </w:r>
    </w:p>
    <w:p w14:paraId="5C8AB826" w14:textId="64291556" w:rsidR="00DF358D" w:rsidRDefault="00DF358D" w:rsidP="00DF358D">
      <w:pPr>
        <w:pStyle w:val="ListParagraph"/>
        <w:numPr>
          <w:ilvl w:val="0"/>
          <w:numId w:val="142"/>
        </w:numPr>
      </w:pPr>
      <w:r>
        <w:t>At limit price</w:t>
      </w:r>
      <w:r w:rsidR="00C8559B">
        <w:t xml:space="preserve">: the order will be executed when the market price reaches the </w:t>
      </w:r>
      <w:r w:rsidR="004D7DF9">
        <w:t>provided target price</w:t>
      </w:r>
      <w:r w:rsidR="00C8559B">
        <w:t>.</w:t>
      </w:r>
      <w:r w:rsidR="00655926">
        <w:t xml:space="preserve">  In that case it’s possible to provide a maturity: either “good till cancel” (i.e. the order remains active until it’s </w:t>
      </w:r>
      <w:proofErr w:type="gramStart"/>
      <w:r w:rsidR="00655926">
        <w:t>cancel</w:t>
      </w:r>
      <w:r w:rsidR="004D7DF9">
        <w:t>led</w:t>
      </w:r>
      <w:proofErr w:type="gramEnd"/>
      <w:r w:rsidR="004D7DF9">
        <w:t xml:space="preserve"> or the target price is reached), either “good till date” (i.e. the order remains actives until a target date or </w:t>
      </w:r>
      <w:r w:rsidR="00E86875">
        <w:t xml:space="preserve">the target price is reached).  In case of integration with Wyden, the order maturity is managed by Wyden.  In case of integration with </w:t>
      </w:r>
      <w:proofErr w:type="spellStart"/>
      <w:r w:rsidR="00E86875">
        <w:t>Aplo</w:t>
      </w:r>
      <w:proofErr w:type="spellEnd"/>
      <w:r w:rsidR="00E86875">
        <w:t>, the order maturity will be managed by SCS in the future (not available for now).</w:t>
      </w:r>
    </w:p>
    <w:p w14:paraId="21FA6C2D" w14:textId="77777777" w:rsidR="00FD7C03" w:rsidRDefault="00860C0F" w:rsidP="00860C0F">
      <w:pPr>
        <w:ind w:left="567"/>
      </w:pPr>
      <w:r>
        <w:t>In the future (not available for now)</w:t>
      </w:r>
      <w:r w:rsidR="00FD7C03">
        <w:t>:</w:t>
      </w:r>
    </w:p>
    <w:p w14:paraId="202261DB" w14:textId="7E8F7B5E" w:rsidR="00860C0F" w:rsidRDefault="00FD7C03" w:rsidP="00FD7C03">
      <w:pPr>
        <w:pStyle w:val="ListParagraph"/>
        <w:numPr>
          <w:ilvl w:val="0"/>
          <w:numId w:val="143"/>
        </w:numPr>
      </w:pPr>
      <w:r>
        <w:t>I</w:t>
      </w:r>
      <w:r w:rsidR="00860C0F">
        <w:t>t’ll be possible to create recurrent order (also named DCA – Dollar Cost Average – order).</w:t>
      </w:r>
    </w:p>
    <w:p w14:paraId="12FD4FB1" w14:textId="5EDB2FA1" w:rsidR="00FD7C03" w:rsidRDefault="00FD7C03" w:rsidP="00046845">
      <w:pPr>
        <w:pStyle w:val="ListParagraph"/>
        <w:numPr>
          <w:ilvl w:val="0"/>
          <w:numId w:val="143"/>
        </w:numPr>
      </w:pPr>
      <w:r>
        <w:t xml:space="preserve">It’ll be possible to manage ‘quote’: a quote is </w:t>
      </w:r>
      <w:r w:rsidR="00122F55" w:rsidRPr="00122F55">
        <w:t>a time-limited, binding price offer generated for a</w:t>
      </w:r>
      <w:r w:rsidR="002A558B">
        <w:t>n order</w:t>
      </w:r>
      <w:r w:rsidR="00122F55" w:rsidRPr="00122F55">
        <w:t xml:space="preserve"> request, which becomes the reference price for execution once accepted by the client.</w:t>
      </w:r>
      <w:r w:rsidR="002A558B">
        <w:t xml:space="preserve">  </w:t>
      </w:r>
      <w:r w:rsidR="009B7307">
        <w:t xml:space="preserve">Managing quote could be seen as mandatory to respect </w:t>
      </w:r>
      <w:proofErr w:type="spellStart"/>
      <w:r w:rsidR="009B7307">
        <w:t>MiCA</w:t>
      </w:r>
      <w:proofErr w:type="spellEnd"/>
      <w:r w:rsidR="009B7307">
        <w:t xml:space="preserve"> requirements (cf. § </w:t>
      </w:r>
      <w:r w:rsidR="00650AEF">
        <w:fldChar w:fldCharType="begin"/>
      </w:r>
      <w:r w:rsidR="00650AEF">
        <w:instrText xml:space="preserve"> REF _Ref220428912 \r \h </w:instrText>
      </w:r>
      <w:r w:rsidR="00650AEF">
        <w:fldChar w:fldCharType="separate"/>
      </w:r>
      <w:r w:rsidR="00650AEF">
        <w:t>3.29.1</w:t>
      </w:r>
      <w:r w:rsidR="00650AEF">
        <w:fldChar w:fldCharType="end"/>
      </w:r>
      <w:r w:rsidR="00650AEF">
        <w:t>)</w:t>
      </w:r>
      <w:r w:rsidR="0036730D">
        <w:t xml:space="preserve">.  </w:t>
      </w:r>
      <w:r w:rsidR="00085783">
        <w:t>For now</w:t>
      </w:r>
      <w:r w:rsidR="0036730D">
        <w:t xml:space="preserve">, the execution price, as provided by the OMS/broker is used to </w:t>
      </w:r>
      <w:r w:rsidR="00085783">
        <w:t>impact the customer position, even if the price shown at the time of the confirmation is different.</w:t>
      </w:r>
    </w:p>
    <w:p w14:paraId="3096E10B" w14:textId="77777777" w:rsidR="009B7307" w:rsidRDefault="009B7307" w:rsidP="00C90D02">
      <w:pPr>
        <w:ind w:left="567"/>
      </w:pPr>
    </w:p>
    <w:p w14:paraId="5C15855D" w14:textId="55A8321A" w:rsidR="00C90D02" w:rsidRDefault="00E13C97" w:rsidP="00C90D02">
      <w:pPr>
        <w:ind w:left="567"/>
      </w:pPr>
      <w:r>
        <w:t xml:space="preserve">Cf. also the POST /order API endpoint documentation that provides the detail of information that are required to </w:t>
      </w:r>
      <w:r w:rsidR="00FF7E48">
        <w:t>initiate the order.</w:t>
      </w:r>
      <w:r w:rsidR="008F16A5">
        <w:t xml:space="preserve">  </w:t>
      </w:r>
    </w:p>
    <w:p w14:paraId="59908D1A" w14:textId="77777777" w:rsidR="00171C16" w:rsidRDefault="00171C16" w:rsidP="00C90D02">
      <w:pPr>
        <w:ind w:left="567"/>
      </w:pPr>
    </w:p>
    <w:p w14:paraId="68AF5885" w14:textId="42F75260" w:rsidR="00C8164E" w:rsidRDefault="00D12198" w:rsidP="00C90D02">
      <w:pPr>
        <w:ind w:left="567"/>
      </w:pPr>
      <w:r>
        <w:t>I</w:t>
      </w:r>
      <w:r w:rsidR="00C8164E">
        <w:t xml:space="preserve">n the current version of the </w:t>
      </w:r>
      <w:r w:rsidR="00582F00">
        <w:t>front-end, the customer has 3 choices when initiating an order:</w:t>
      </w:r>
    </w:p>
    <w:p w14:paraId="171FBE7A" w14:textId="2A429120" w:rsidR="00582F00" w:rsidRDefault="00582F00" w:rsidP="00643D41">
      <w:pPr>
        <w:pStyle w:val="ListParagraph"/>
        <w:numPr>
          <w:ilvl w:val="0"/>
          <w:numId w:val="39"/>
        </w:numPr>
      </w:pPr>
      <w:r>
        <w:lastRenderedPageBreak/>
        <w:t xml:space="preserve">Buy: which is </w:t>
      </w:r>
      <w:r w:rsidR="00986A0C">
        <w:t>limited to the</w:t>
      </w:r>
      <w:r>
        <w:t xml:space="preserve"> buying </w:t>
      </w:r>
      <w:r w:rsidR="00986A0C">
        <w:t>of one</w:t>
      </w:r>
      <w:r>
        <w:t xml:space="preserve"> digital asset against Euro.  </w:t>
      </w:r>
    </w:p>
    <w:p w14:paraId="084ED643" w14:textId="6A8259DC" w:rsidR="00F44371" w:rsidRDefault="00F44371" w:rsidP="00643D41">
      <w:pPr>
        <w:pStyle w:val="ListParagraph"/>
        <w:numPr>
          <w:ilvl w:val="0"/>
          <w:numId w:val="39"/>
        </w:numPr>
      </w:pPr>
      <w:r>
        <w:t xml:space="preserve">Sell: which is </w:t>
      </w:r>
      <w:r w:rsidR="00921E7D">
        <w:t xml:space="preserve">limited to the </w:t>
      </w:r>
      <w:r>
        <w:t xml:space="preserve">selling </w:t>
      </w:r>
      <w:r w:rsidR="00921E7D">
        <w:t>of one digital</w:t>
      </w:r>
      <w:r>
        <w:t xml:space="preserve"> asset against Euro.</w:t>
      </w:r>
      <w:r w:rsidR="000A5330">
        <w:t xml:space="preserve">  Cf. § </w:t>
      </w:r>
      <w:r w:rsidR="000A5330">
        <w:fldChar w:fldCharType="begin"/>
      </w:r>
      <w:r w:rsidR="000A5330">
        <w:instrText xml:space="preserve"> REF _Ref201738588 \r \h </w:instrText>
      </w:r>
      <w:r w:rsidR="000A5330">
        <w:fldChar w:fldCharType="separate"/>
      </w:r>
      <w:r w:rsidR="000A5330">
        <w:t>3.5</w:t>
      </w:r>
      <w:r w:rsidR="000A5330">
        <w:fldChar w:fldCharType="end"/>
      </w:r>
      <w:r w:rsidR="000A5330">
        <w:t xml:space="preserve"> for management of sell order.</w:t>
      </w:r>
    </w:p>
    <w:p w14:paraId="136E5E00" w14:textId="1C509166" w:rsidR="00F44371" w:rsidRDefault="00F44371" w:rsidP="00643D41">
      <w:pPr>
        <w:pStyle w:val="ListParagraph"/>
        <w:numPr>
          <w:ilvl w:val="0"/>
          <w:numId w:val="39"/>
        </w:numPr>
      </w:pPr>
      <w:r>
        <w:t xml:space="preserve">Convert: which </w:t>
      </w:r>
      <w:r w:rsidR="00BB53E8">
        <w:t>corresponds to the s</w:t>
      </w:r>
      <w:r>
        <w:t>elling</w:t>
      </w:r>
      <w:r w:rsidR="00FD2F46">
        <w:t xml:space="preserve"> a digital asset (the base one)</w:t>
      </w:r>
      <w:r w:rsidR="00C1409A">
        <w:t xml:space="preserve"> against another digital asset (the quote one).</w:t>
      </w:r>
      <w:r w:rsidR="000A5330">
        <w:t xml:space="preserve">  </w:t>
      </w:r>
      <w:r w:rsidR="00D055D9">
        <w:t xml:space="preserve">From a back-end service perspective, it’s consequently managed as a sell order (cf. § </w:t>
      </w:r>
      <w:r w:rsidR="00D055D9">
        <w:fldChar w:fldCharType="begin"/>
      </w:r>
      <w:r w:rsidR="00D055D9">
        <w:instrText xml:space="preserve"> REF _Ref201738637 \r \h </w:instrText>
      </w:r>
      <w:r w:rsidR="00D055D9">
        <w:fldChar w:fldCharType="separate"/>
      </w:r>
      <w:r w:rsidR="00D055D9">
        <w:t>3.5</w:t>
      </w:r>
      <w:r w:rsidR="00D055D9">
        <w:fldChar w:fldCharType="end"/>
      </w:r>
      <w:r w:rsidR="00D055D9">
        <w:t>)</w:t>
      </w:r>
    </w:p>
    <w:p w14:paraId="3FEBB0BE" w14:textId="5AAA5682" w:rsidR="00387623" w:rsidRDefault="009E2CEC" w:rsidP="00387623">
      <w:pPr>
        <w:ind w:left="567"/>
      </w:pPr>
      <w:proofErr w:type="gramStart"/>
      <w:r>
        <w:t>Nevertheless</w:t>
      </w:r>
      <w:proofErr w:type="gramEnd"/>
      <w:r>
        <w:t xml:space="preserve"> at back-end level all buying and selling </w:t>
      </w:r>
      <w:r w:rsidR="00C63468">
        <w:t>of trading pairs</w:t>
      </w:r>
      <w:r>
        <w:t xml:space="preserve"> are possible</w:t>
      </w:r>
      <w:r w:rsidR="00C63468">
        <w:t xml:space="preserve"> (if the trading pairs are accepted by the bank and configured in the OMS).</w:t>
      </w:r>
    </w:p>
    <w:p w14:paraId="0BC4BE01" w14:textId="77777777" w:rsidR="00171C16" w:rsidRDefault="00171C16" w:rsidP="00CE50CB">
      <w:pPr>
        <w:ind w:left="567"/>
      </w:pPr>
    </w:p>
    <w:p w14:paraId="4B25CCAF" w14:textId="7DCEACFC" w:rsidR="00E56B41" w:rsidRDefault="0079243C" w:rsidP="00CE50CB">
      <w:pPr>
        <w:ind w:left="567"/>
      </w:pPr>
      <w:r>
        <w:t>This use case is illustrated with two diagrams: a first one related to the capture of the customer request, a second one related to the execution of the order.</w:t>
      </w:r>
    </w:p>
    <w:p w14:paraId="424C0F35" w14:textId="04AD289B" w:rsidR="0079243C" w:rsidRDefault="00464FE1" w:rsidP="0079243C">
      <w:pPr>
        <w:pStyle w:val="Title3"/>
      </w:pPr>
      <w:bookmarkStart w:id="53" w:name="_Ref212125011"/>
      <w:bookmarkStart w:id="54" w:name="_Toc226736204"/>
      <w:r>
        <w:t>Initiation of the buying order</w:t>
      </w:r>
      <w:bookmarkEnd w:id="53"/>
      <w:bookmarkEnd w:id="54"/>
    </w:p>
    <w:p w14:paraId="7B8C9393" w14:textId="65ACE8A3" w:rsidR="00DE09B3" w:rsidRDefault="00DE09B3" w:rsidP="00DE09B3">
      <w:pPr>
        <w:ind w:left="567"/>
      </w:pPr>
      <w:r>
        <w:t>The Request Management service is orchestrating the execution of this request.  In this diagram two interactions with the UI are illustrated: a first one to control and complete (for example by providing the current price) the customer request but won’t really create it, and a second one that should correspond to a confirmation given by the customer where the order will really be created.</w:t>
      </w:r>
    </w:p>
    <w:p w14:paraId="49FE2EA3" w14:textId="029D8690" w:rsidR="00A84218" w:rsidRDefault="00A84218" w:rsidP="00C75F7E">
      <w:pPr>
        <w:keepNext/>
        <w:ind w:left="567"/>
        <w:rPr>
          <w:noProof/>
        </w:rPr>
      </w:pPr>
    </w:p>
    <w:p w14:paraId="6C4AD284" w14:textId="01CA5FDE" w:rsidR="003950CE" w:rsidRDefault="00945758" w:rsidP="00C75F7E">
      <w:pPr>
        <w:keepNext/>
        <w:ind w:left="567"/>
      </w:pPr>
      <w:r>
        <w:rPr>
          <w:noProof/>
        </w:rPr>
        <w:drawing>
          <wp:inline distT="0" distB="0" distL="0" distR="0" wp14:anchorId="4BCC8277" wp14:editId="5F1DF83B">
            <wp:extent cx="5616054" cy="6655007"/>
            <wp:effectExtent l="0" t="0" r="3810" b="0"/>
            <wp:docPr id="18590096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09639" name="Picture 1" descr="A screen shot of a computer program&#10;&#10;AI-generated content may be incorrect."/>
                    <pic:cNvPicPr/>
                  </pic:nvPicPr>
                  <pic:blipFill>
                    <a:blip r:embed="rId48"/>
                    <a:stretch>
                      <a:fillRect/>
                    </a:stretch>
                  </pic:blipFill>
                  <pic:spPr>
                    <a:xfrm>
                      <a:off x="0" y="0"/>
                      <a:ext cx="5621221" cy="6661130"/>
                    </a:xfrm>
                    <a:prstGeom prst="rect">
                      <a:avLst/>
                    </a:prstGeom>
                  </pic:spPr>
                </pic:pic>
              </a:graphicData>
            </a:graphic>
          </wp:inline>
        </w:drawing>
      </w:r>
    </w:p>
    <w:p w14:paraId="3C916F21" w14:textId="22634B71" w:rsidR="00464FE1" w:rsidRDefault="00C75F7E" w:rsidP="00C75F7E">
      <w:pPr>
        <w:pStyle w:val="Caption0"/>
        <w:jc w:val="center"/>
      </w:pPr>
      <w:r>
        <w:t xml:space="preserve">Figure </w:t>
      </w:r>
      <w:r>
        <w:fldChar w:fldCharType="begin"/>
      </w:r>
      <w:r>
        <w:instrText xml:space="preserve"> SEQ Figure \* ARABIC </w:instrText>
      </w:r>
      <w:r>
        <w:fldChar w:fldCharType="separate"/>
      </w:r>
      <w:r w:rsidR="00EA4364">
        <w:rPr>
          <w:noProof/>
        </w:rPr>
        <w:t>10</w:t>
      </w:r>
      <w:r>
        <w:fldChar w:fldCharType="end"/>
      </w:r>
      <w:r>
        <w:t xml:space="preserve"> </w:t>
      </w:r>
      <w:r w:rsidR="00547B23">
        <w:t>–</w:t>
      </w:r>
      <w:r>
        <w:t xml:space="preserve"> Initiation of the buying order</w:t>
      </w:r>
    </w:p>
    <w:p w14:paraId="578A6840" w14:textId="48A285C3" w:rsidR="00C10A62" w:rsidRDefault="00C10A62" w:rsidP="00C10A62">
      <w:pPr>
        <w:ind w:left="567"/>
      </w:pPr>
      <w:r>
        <w:t xml:space="preserve">The main steps </w:t>
      </w:r>
      <w:r w:rsidR="003315BB">
        <w:t xml:space="preserve">of the first interaction </w:t>
      </w:r>
      <w:r>
        <w:t>are:</w:t>
      </w:r>
    </w:p>
    <w:p w14:paraId="07E19B45" w14:textId="069158DE" w:rsidR="00C10A62" w:rsidRDefault="000D494D" w:rsidP="00643D41">
      <w:pPr>
        <w:pStyle w:val="Currenttext"/>
        <w:numPr>
          <w:ilvl w:val="0"/>
          <w:numId w:val="14"/>
        </w:numPr>
      </w:pPr>
      <w:r>
        <w:t>Step</w:t>
      </w:r>
      <w:r w:rsidR="00F01238">
        <w:t>s</w:t>
      </w:r>
      <w:r>
        <w:t xml:space="preserve"> 2 to 7 are about controlling the request</w:t>
      </w:r>
      <w:r w:rsidR="004C74EC">
        <w:t>: the customer and the digital account must exist and be in adequate status.  The user must have the adequate rights on the digital account to initiate such order.</w:t>
      </w:r>
    </w:p>
    <w:p w14:paraId="1C6F298B" w14:textId="5E3204BC" w:rsidR="00CD588B" w:rsidRDefault="00F01238" w:rsidP="00643D41">
      <w:pPr>
        <w:pStyle w:val="Currenttext"/>
        <w:numPr>
          <w:ilvl w:val="0"/>
          <w:numId w:val="14"/>
        </w:numPr>
      </w:pPr>
      <w:r>
        <w:t>Step</w:t>
      </w:r>
      <w:r w:rsidR="00D74A57">
        <w:t>s</w:t>
      </w:r>
      <w:r>
        <w:t xml:space="preserve"> 8</w:t>
      </w:r>
      <w:r w:rsidR="00D74A57">
        <w:t xml:space="preserve"> to 10 are</w:t>
      </w:r>
      <w:r w:rsidR="00A97BD3">
        <w:t xml:space="preserve"> about </w:t>
      </w:r>
      <w:r w:rsidR="00F24001">
        <w:t xml:space="preserve">accessing the configuration to check that this digital asset </w:t>
      </w:r>
      <w:r w:rsidR="00D74A57">
        <w:t xml:space="preserve">pair </w:t>
      </w:r>
      <w:r w:rsidR="00F24001">
        <w:t>can be traded.</w:t>
      </w:r>
      <w:r w:rsidR="008E46A7">
        <w:t xml:space="preserve"> </w:t>
      </w:r>
      <w:r w:rsidR="00094277">
        <w:t>The order amount must be checked against the minimum / maximum amount and the minimum increment.</w:t>
      </w:r>
    </w:p>
    <w:p w14:paraId="7B5E78E8" w14:textId="317427C3" w:rsidR="001F59AA" w:rsidRDefault="001F59AA" w:rsidP="00643D41">
      <w:pPr>
        <w:pStyle w:val="Currenttext"/>
        <w:numPr>
          <w:ilvl w:val="0"/>
          <w:numId w:val="14"/>
        </w:numPr>
      </w:pPr>
      <w:r>
        <w:t>Step 12 is about retrieving the price for the digital asset pair</w:t>
      </w:r>
      <w:r w:rsidR="00A74771">
        <w:t xml:space="preserve">, which will be useful to control the available balance.  As it’s a buying order, that’s the ‘Offer’ price that </w:t>
      </w:r>
      <w:proofErr w:type="gramStart"/>
      <w:r w:rsidR="00A74771">
        <w:t>has to</w:t>
      </w:r>
      <w:proofErr w:type="gramEnd"/>
      <w:r w:rsidR="00A74771">
        <w:t xml:space="preserve"> be retrieved.</w:t>
      </w:r>
      <w:r w:rsidR="00AA5692">
        <w:t xml:space="preserve">  </w:t>
      </w:r>
    </w:p>
    <w:p w14:paraId="496C4C99" w14:textId="6DF0DF5D" w:rsidR="005D43CE" w:rsidRDefault="005D43CE" w:rsidP="00643D41">
      <w:pPr>
        <w:pStyle w:val="Currenttext"/>
        <w:numPr>
          <w:ilvl w:val="0"/>
          <w:numId w:val="14"/>
        </w:numPr>
      </w:pPr>
      <w:r>
        <w:t xml:space="preserve">Step 14 is about retrieving the bank fees related to this order and </w:t>
      </w:r>
      <w:proofErr w:type="gramStart"/>
      <w:r>
        <w:t>in order to</w:t>
      </w:r>
      <w:proofErr w:type="gramEnd"/>
      <w:r>
        <w:t xml:space="preserve"> warn the customer and take them into account in the fund availability check.</w:t>
      </w:r>
      <w:r w:rsidR="003324DB">
        <w:t xml:space="preserve">  This is done via call to the CBS API endpoint POST /</w:t>
      </w:r>
      <w:r w:rsidR="008301B4">
        <w:t>core-</w:t>
      </w:r>
      <w:r w:rsidR="008301B4">
        <w:lastRenderedPageBreak/>
        <w:t xml:space="preserve">banking/customer-billable-operations in simulation mode.  </w:t>
      </w:r>
      <w:r w:rsidR="003324DB">
        <w:t xml:space="preserve">Bank fees are supposed to be retrieved in the </w:t>
      </w:r>
      <w:r w:rsidR="00B7605A">
        <w:t>fiat</w:t>
      </w:r>
      <w:r w:rsidR="003324DB">
        <w:t xml:space="preserve"> currency</w:t>
      </w:r>
      <w:r w:rsidR="00DC18D4">
        <w:t xml:space="preserve"> for a buy order</w:t>
      </w:r>
      <w:r w:rsidR="003324DB">
        <w:t>.</w:t>
      </w:r>
    </w:p>
    <w:p w14:paraId="16044DD7" w14:textId="14EFA18A" w:rsidR="00C43FF5" w:rsidRDefault="00EF4A1C" w:rsidP="00643D41">
      <w:pPr>
        <w:pStyle w:val="Currenttext"/>
        <w:numPr>
          <w:ilvl w:val="0"/>
          <w:numId w:val="14"/>
        </w:numPr>
      </w:pPr>
      <w:r>
        <w:t>Step</w:t>
      </w:r>
      <w:r w:rsidR="00C43FF5">
        <w:t>s</w:t>
      </w:r>
      <w:r>
        <w:t xml:space="preserve"> 1</w:t>
      </w:r>
      <w:r w:rsidR="000302C0">
        <w:t>6</w:t>
      </w:r>
      <w:r>
        <w:t xml:space="preserve"> </w:t>
      </w:r>
      <w:r w:rsidR="00472A54">
        <w:t xml:space="preserve">to </w:t>
      </w:r>
      <w:r w:rsidR="000302C0">
        <w:t>2</w:t>
      </w:r>
      <w:r w:rsidR="00050766">
        <w:t>3</w:t>
      </w:r>
      <w:r w:rsidR="00C43FF5">
        <w:t xml:space="preserve"> are about controlling the availability of the funds </w:t>
      </w:r>
      <w:r w:rsidR="00050766">
        <w:t xml:space="preserve">and the limits </w:t>
      </w:r>
      <w:r w:rsidR="00C43FF5">
        <w:t xml:space="preserve">to initiate the order. </w:t>
      </w:r>
    </w:p>
    <w:p w14:paraId="65D6B9B1" w14:textId="50262C85" w:rsidR="00EF4A1C" w:rsidRDefault="00C43FF5" w:rsidP="00643D41">
      <w:pPr>
        <w:pStyle w:val="Currenttext"/>
        <w:numPr>
          <w:ilvl w:val="1"/>
          <w:numId w:val="14"/>
        </w:numPr>
      </w:pPr>
      <w:r>
        <w:t>Step 14 i</w:t>
      </w:r>
      <w:r w:rsidR="00BD7BA0">
        <w:t>s related to a</w:t>
      </w:r>
      <w:r w:rsidR="00455C61">
        <w:t>n order against fiat.  It retrieves</w:t>
      </w:r>
      <w:r w:rsidR="00EF4A1C">
        <w:t xml:space="preserve"> the available balance on the fiat account linked to the digital asset account</w:t>
      </w:r>
      <w:r w:rsidR="000C15C4">
        <w:t xml:space="preserve">. </w:t>
      </w:r>
      <w:r w:rsidR="00F728BD">
        <w:t xml:space="preserve"> This is done via consuming a CBS API endpoint GET /</w:t>
      </w:r>
      <w:r w:rsidR="00D3440A">
        <w:t>accounts/{</w:t>
      </w:r>
      <w:proofErr w:type="spellStart"/>
      <w:r w:rsidR="00D3440A">
        <w:t>accountId</w:t>
      </w:r>
      <w:proofErr w:type="spellEnd"/>
      <w:r w:rsidR="00D3440A">
        <w:t>}/positions.</w:t>
      </w:r>
      <w:r w:rsidR="00F728BD">
        <w:t xml:space="preserve"> </w:t>
      </w:r>
      <w:r w:rsidR="000C15C4">
        <w:t xml:space="preserve"> If the order is “at market price”, </w:t>
      </w:r>
      <w:r w:rsidR="0022391C">
        <w:t>the last known ‘</w:t>
      </w:r>
      <w:r w:rsidR="002D0D76">
        <w:t>O</w:t>
      </w:r>
      <w:r w:rsidR="0022391C">
        <w:t>ffer’ price</w:t>
      </w:r>
      <w:r w:rsidR="000C15C4">
        <w:t xml:space="preserve"> (cf. step 12)</w:t>
      </w:r>
      <w:r w:rsidR="00C50B12">
        <w:t xml:space="preserve"> is used to estimate the cost of the operation</w:t>
      </w:r>
      <w:r w:rsidR="00E16436">
        <w:t>.</w:t>
      </w:r>
      <w:r w:rsidR="00E16436" w:rsidRPr="00E16436">
        <w:t xml:space="preserve"> </w:t>
      </w:r>
      <w:r w:rsidR="00E16436">
        <w:t xml:space="preserve">In case of market order, without relying on a quote mechanism, a margin must be taken when controlling the balance, to </w:t>
      </w:r>
      <w:proofErr w:type="gramStart"/>
      <w:r w:rsidR="00E16436">
        <w:t>take into account</w:t>
      </w:r>
      <w:proofErr w:type="gramEnd"/>
      <w:r w:rsidR="00E16436">
        <w:t xml:space="preserve"> the future evolution of the price (between the confirmation of the order and its execution).  This “reservation margin” is configured at the level of the digital asset pair and must be added to the price to compute the countervalue.  Except if the order is </w:t>
      </w:r>
      <w:r w:rsidR="00272158">
        <w:t>expressed in quote currency (</w:t>
      </w:r>
      <w:r w:rsidR="00E16436">
        <w:t>a</w:t>
      </w:r>
      <w:r w:rsidR="00272158">
        <w:t>ka</w:t>
      </w:r>
      <w:r w:rsidR="00E16436">
        <w:t xml:space="preserve"> cash orde</w:t>
      </w:r>
      <w:r w:rsidR="00272158">
        <w:t>r)</w:t>
      </w:r>
      <w:r w:rsidR="00E16436">
        <w:t>, as in this case the control can be based on the target volume</w:t>
      </w:r>
      <w:r w:rsidR="00793C3C">
        <w:t>.  If the order is “at limit price”, that’s the target price provided by the customer which is used to e</w:t>
      </w:r>
      <w:r w:rsidR="000E0320">
        <w:t>stimate the cost of the operation</w:t>
      </w:r>
      <w:r w:rsidR="00DE20A3">
        <w:t xml:space="preserve"> (and in that case the step 12 is useless, except to return the current price to the caller, for information)</w:t>
      </w:r>
      <w:r w:rsidR="000E0320">
        <w:t>.  Let’s notice that the price provided by the OMS (cf. step 12) should include the bank margin based on the configuration done at OMS level</w:t>
      </w:r>
      <w:r w:rsidR="00D77C78">
        <w:t>.</w:t>
      </w:r>
      <w:r w:rsidR="001E4912">
        <w:t xml:space="preserve">  The </w:t>
      </w:r>
      <w:r w:rsidR="000302C0">
        <w:t>bank fees are added to the amount</w:t>
      </w:r>
      <w:r w:rsidR="00CD6999">
        <w:t>.</w:t>
      </w:r>
    </w:p>
    <w:p w14:paraId="4A64CDC9" w14:textId="674AD909" w:rsidR="00F26CEC" w:rsidRDefault="00F26CEC" w:rsidP="00643D41">
      <w:pPr>
        <w:pStyle w:val="Currenttext"/>
        <w:numPr>
          <w:ilvl w:val="1"/>
          <w:numId w:val="14"/>
        </w:numPr>
      </w:pPr>
      <w:r>
        <w:t>Step 16 is related to an order against another digital asset.  It retrieves the available balance on the position of the customer related to this digital asset.</w:t>
      </w:r>
      <w:r w:rsidR="00C7506E">
        <w:t xml:space="preserve">  The same logic applies as for fiat to control the available balance</w:t>
      </w:r>
      <w:r w:rsidR="00E16436">
        <w:t xml:space="preserve"> (including management of “reservation margin” for market order)</w:t>
      </w:r>
      <w:r w:rsidR="00C7506E">
        <w:t>.</w:t>
      </w:r>
      <w:r w:rsidR="00847B31">
        <w:t xml:space="preserve">  The bank fees are also added.</w:t>
      </w:r>
    </w:p>
    <w:p w14:paraId="08CC6939" w14:textId="53D6686C" w:rsidR="00050766" w:rsidRDefault="00844091" w:rsidP="00643D41">
      <w:pPr>
        <w:pStyle w:val="Currenttext"/>
        <w:numPr>
          <w:ilvl w:val="1"/>
          <w:numId w:val="14"/>
        </w:numPr>
      </w:pPr>
      <w:r>
        <w:t>Step 20 is related to control the operational and position limits, which are managed by the subledger.  This is done through an internal API endpoint POST /subledger/</w:t>
      </w:r>
      <w:r w:rsidR="00FB4CC1">
        <w:t>accounts/</w:t>
      </w:r>
      <w:r>
        <w:t>{</w:t>
      </w:r>
      <w:proofErr w:type="spellStart"/>
      <w:r>
        <w:t>accountId</w:t>
      </w:r>
      <w:proofErr w:type="spellEnd"/>
      <w:r>
        <w:t>}/limit-</w:t>
      </w:r>
      <w:r w:rsidR="00A105AC">
        <w:t>validations.</w:t>
      </w:r>
      <w:r w:rsidR="00AE3ABF">
        <w:t xml:space="preserve">  Cf. chapter </w:t>
      </w:r>
      <w:r w:rsidR="00681A4B">
        <w:fldChar w:fldCharType="begin"/>
      </w:r>
      <w:r w:rsidR="00681A4B">
        <w:instrText xml:space="preserve"> REF _Ref198731114 \r \h </w:instrText>
      </w:r>
      <w:r w:rsidR="00681A4B">
        <w:fldChar w:fldCharType="separate"/>
      </w:r>
      <w:r w:rsidR="00681A4B">
        <w:t>3.15</w:t>
      </w:r>
      <w:r w:rsidR="00681A4B">
        <w:fldChar w:fldCharType="end"/>
      </w:r>
      <w:r w:rsidR="00681A4B">
        <w:t xml:space="preserve"> on how to control the limits in this case.</w:t>
      </w:r>
    </w:p>
    <w:p w14:paraId="5BB31373" w14:textId="69C1C25E" w:rsidR="00822A1F" w:rsidRDefault="00822A1F" w:rsidP="00333D70">
      <w:pPr>
        <w:pStyle w:val="Currenttext"/>
        <w:ind w:left="1287"/>
      </w:pPr>
    </w:p>
    <w:p w14:paraId="31B4F2F5" w14:textId="721F9AA7" w:rsidR="000E0320" w:rsidRDefault="00A42DE6" w:rsidP="00A42DE6">
      <w:pPr>
        <w:ind w:left="567"/>
      </w:pPr>
      <w:r>
        <w:t>The main steps of the second interaction are:</w:t>
      </w:r>
    </w:p>
    <w:p w14:paraId="270781B8" w14:textId="4814F2C4" w:rsidR="00A42DE6" w:rsidRDefault="00A42DE6" w:rsidP="00643D41">
      <w:pPr>
        <w:pStyle w:val="Currenttext"/>
        <w:numPr>
          <w:ilvl w:val="0"/>
          <w:numId w:val="14"/>
        </w:numPr>
      </w:pPr>
      <w:r>
        <w:t xml:space="preserve">The ‘Ref’ box </w:t>
      </w:r>
      <w:r w:rsidR="00F37A52">
        <w:t xml:space="preserve">is referring to the steps 2 to </w:t>
      </w:r>
      <w:r w:rsidR="00847B31">
        <w:t>2</w:t>
      </w:r>
      <w:r w:rsidR="00431EEC">
        <w:t>3</w:t>
      </w:r>
      <w:r w:rsidR="00F37A52">
        <w:t xml:space="preserve"> of the first </w:t>
      </w:r>
      <w:r w:rsidR="008C251D">
        <w:t>part of the sequence diagram</w:t>
      </w:r>
      <w:r w:rsidR="00F37A52">
        <w:t xml:space="preserve"> that must be executed again</w:t>
      </w:r>
      <w:r w:rsidR="000F1FEF">
        <w:t xml:space="preserve">, as the </w:t>
      </w:r>
      <w:r w:rsidR="00373655">
        <w:t xml:space="preserve">order </w:t>
      </w:r>
      <w:r w:rsidR="00B274AC">
        <w:t xml:space="preserve">information </w:t>
      </w:r>
      <w:proofErr w:type="gramStart"/>
      <w:r w:rsidR="00B274AC">
        <w:t>is not persisted</w:t>
      </w:r>
      <w:proofErr w:type="gramEnd"/>
      <w:r w:rsidR="00B274AC">
        <w:t xml:space="preserve"> between these two </w:t>
      </w:r>
      <w:r w:rsidR="008C251D">
        <w:t>parts</w:t>
      </w:r>
      <w:r w:rsidR="00B274AC">
        <w:t>.</w:t>
      </w:r>
    </w:p>
    <w:p w14:paraId="18F30A3B" w14:textId="66B2158E" w:rsidR="00F37A52" w:rsidRDefault="00B274AC" w:rsidP="00643D41">
      <w:pPr>
        <w:pStyle w:val="Currenttext"/>
        <w:numPr>
          <w:ilvl w:val="0"/>
          <w:numId w:val="14"/>
        </w:numPr>
      </w:pPr>
      <w:r>
        <w:t>Step 2</w:t>
      </w:r>
      <w:r w:rsidR="00D63565">
        <w:t>6</w:t>
      </w:r>
      <w:r w:rsidR="00692B3E">
        <w:t xml:space="preserve"> is about creating the operation that will be executed (cf. </w:t>
      </w:r>
      <w:r w:rsidR="00517D2A">
        <w:t>later</w:t>
      </w:r>
      <w:r w:rsidR="00692B3E">
        <w:t>)</w:t>
      </w:r>
    </w:p>
    <w:p w14:paraId="23D9F0E3" w14:textId="17711E52" w:rsidR="00692B3E" w:rsidRDefault="00692B3E" w:rsidP="00643D41">
      <w:pPr>
        <w:pStyle w:val="Currenttext"/>
        <w:numPr>
          <w:ilvl w:val="0"/>
          <w:numId w:val="14"/>
        </w:numPr>
      </w:pPr>
      <w:r>
        <w:t xml:space="preserve">Step </w:t>
      </w:r>
      <w:r w:rsidR="00431EEC">
        <w:t>2</w:t>
      </w:r>
      <w:r w:rsidR="00D63565">
        <w:t>7</w:t>
      </w:r>
      <w:r w:rsidR="00431EEC">
        <w:t xml:space="preserve"> </w:t>
      </w:r>
      <w:r>
        <w:t xml:space="preserve">is about persisting the </w:t>
      </w:r>
      <w:r w:rsidR="00D32572">
        <w:t xml:space="preserve">order </w:t>
      </w:r>
      <w:r>
        <w:t>request for audit purpose</w:t>
      </w:r>
      <w:r w:rsidR="00AF7F75">
        <w:t xml:space="preserve"> (in status ‘Accepted’)</w:t>
      </w:r>
      <w:r>
        <w:t>.</w:t>
      </w:r>
    </w:p>
    <w:p w14:paraId="6F50D6D5" w14:textId="13687C9D" w:rsidR="00273AFE" w:rsidRDefault="00273AFE" w:rsidP="00273AFE">
      <w:pPr>
        <w:pStyle w:val="Currenttext"/>
      </w:pPr>
      <w:r>
        <w:t>Both interactions are implemented by the same API endpoint POST /orders</w:t>
      </w:r>
      <w:r w:rsidR="00880A03">
        <w:t>.  The first interaction is using the endpoint in simulation mode, while the second one is using the endpoint in normal mode.</w:t>
      </w:r>
    </w:p>
    <w:p w14:paraId="1F6B3AC4" w14:textId="4EB2BBE4" w:rsidR="00880A03" w:rsidRDefault="00880A03" w:rsidP="00273AFE">
      <w:pPr>
        <w:pStyle w:val="Currenttext"/>
      </w:pPr>
      <w:r>
        <w:t xml:space="preserve">Let’s notice that </w:t>
      </w:r>
      <w:r w:rsidR="006F20FF">
        <w:t xml:space="preserve">it could make sense in the future to review this way of working by persisting the order information at the time of the first interaction.  The request would then be stored in a status </w:t>
      </w:r>
      <w:r w:rsidR="00AF7F75">
        <w:t>‘Initiated’</w:t>
      </w:r>
      <w:r w:rsidR="006F20FF">
        <w:t xml:space="preserve">.  The second interaction would then be </w:t>
      </w:r>
      <w:r w:rsidR="00B93647">
        <w:t>realized through a new API endpoint that would be something like PATCH /orders/{</w:t>
      </w:r>
      <w:proofErr w:type="spellStart"/>
      <w:r w:rsidR="00B93647">
        <w:t>orderId</w:t>
      </w:r>
      <w:proofErr w:type="spellEnd"/>
      <w:r w:rsidR="00B93647">
        <w:t xml:space="preserve">}, that would </w:t>
      </w:r>
      <w:r w:rsidR="001B1FC1">
        <w:t>require the update of the request status to trigger its execution.  This way of working can be required if there is a need to persist the order request</w:t>
      </w:r>
      <w:r w:rsidR="00112B0C">
        <w:t xml:space="preserve">, as for example to manage more </w:t>
      </w:r>
      <w:r w:rsidR="00C71B6D">
        <w:t>complex</w:t>
      </w:r>
      <w:r w:rsidR="00112B0C">
        <w:t xml:space="preserve"> workflow involving </w:t>
      </w:r>
      <w:r w:rsidR="00C71B6D">
        <w:t>multiple</w:t>
      </w:r>
      <w:r w:rsidR="00112B0C">
        <w:t xml:space="preserve"> signature</w:t>
      </w:r>
      <w:r w:rsidR="00C71B6D">
        <w:t>s before accepting the order request</w:t>
      </w:r>
      <w:r w:rsidR="00112B0C">
        <w:t xml:space="preserve">.  But for the moment, </w:t>
      </w:r>
      <w:proofErr w:type="gramStart"/>
      <w:r w:rsidR="00052B9C">
        <w:t>in order to</w:t>
      </w:r>
      <w:proofErr w:type="gramEnd"/>
      <w:r w:rsidR="00052B9C">
        <w:t xml:space="preserve"> keep it simple and considering the </w:t>
      </w:r>
      <w:r w:rsidR="00EA49FB">
        <w:t>current requirements for UI implementation, this approach is not implemented.</w:t>
      </w:r>
    </w:p>
    <w:p w14:paraId="0B302BB9" w14:textId="7C53D9A5" w:rsidR="00464FE1" w:rsidRDefault="00464FE1" w:rsidP="0079243C">
      <w:pPr>
        <w:pStyle w:val="Title3"/>
      </w:pPr>
      <w:bookmarkStart w:id="55" w:name="_Ref182842222"/>
      <w:bookmarkStart w:id="56" w:name="_Toc226736205"/>
      <w:r>
        <w:t>Execution of the buying order</w:t>
      </w:r>
      <w:bookmarkEnd w:id="55"/>
      <w:bookmarkEnd w:id="56"/>
    </w:p>
    <w:p w14:paraId="50538B14" w14:textId="77777777" w:rsidR="00BD2B56" w:rsidRDefault="00FC2937" w:rsidP="00FC2937">
      <w:pPr>
        <w:pStyle w:val="Currenttext"/>
      </w:pPr>
      <w:r>
        <w:t xml:space="preserve">This use case is </w:t>
      </w:r>
      <w:r w:rsidR="009E33EB">
        <w:t>triggered</w:t>
      </w:r>
      <w:r>
        <w:t xml:space="preserve"> by the previous one</w:t>
      </w:r>
      <w:r w:rsidR="00DF0325">
        <w:t>, once the operation order is created in the service Operation Mgt.  This service is orchestrating the execution of the order.</w:t>
      </w:r>
      <w:r w:rsidR="00DE09B3">
        <w:t xml:space="preserve">  </w:t>
      </w:r>
    </w:p>
    <w:p w14:paraId="12689B2A" w14:textId="69A4E942" w:rsidR="006708F9" w:rsidRDefault="00183EBF" w:rsidP="00795CFE">
      <w:pPr>
        <w:pStyle w:val="Currenttext"/>
        <w:jc w:val="center"/>
        <w:rPr>
          <w:noProof/>
        </w:rPr>
      </w:pPr>
      <w:r w:rsidRPr="00183EBF">
        <w:rPr>
          <w:noProof/>
        </w:rPr>
        <w:t xml:space="preserve"> </w:t>
      </w:r>
    </w:p>
    <w:p w14:paraId="699C61FE" w14:textId="7A4A7B35" w:rsidR="000F793B" w:rsidRDefault="00520EF6" w:rsidP="00795CFE">
      <w:pPr>
        <w:pStyle w:val="Currenttext"/>
        <w:jc w:val="center"/>
        <w:rPr>
          <w:noProof/>
        </w:rPr>
      </w:pPr>
      <w:r w:rsidRPr="00520EF6">
        <w:rPr>
          <w:noProof/>
        </w:rPr>
        <w:t xml:space="preserve"> </w:t>
      </w:r>
      <w:r w:rsidR="00212DB3" w:rsidRPr="00212DB3">
        <w:rPr>
          <w:noProof/>
        </w:rPr>
        <w:t xml:space="preserve"> </w:t>
      </w:r>
      <w:r w:rsidR="00016073" w:rsidDel="00016073">
        <w:rPr>
          <w:noProof/>
        </w:rPr>
        <w:t xml:space="preserve"> </w:t>
      </w:r>
    </w:p>
    <w:p w14:paraId="07E8D8E7" w14:textId="7BCF3A03" w:rsidR="00930C10" w:rsidRDefault="00B30204" w:rsidP="00795CFE">
      <w:pPr>
        <w:pStyle w:val="Currenttext"/>
        <w:jc w:val="center"/>
      </w:pPr>
      <w:r>
        <w:rPr>
          <w:noProof/>
        </w:rPr>
        <w:lastRenderedPageBreak/>
        <w:drawing>
          <wp:inline distT="0" distB="0" distL="0" distR="0" wp14:anchorId="57F17003" wp14:editId="036FE1C1">
            <wp:extent cx="3966822" cy="8279841"/>
            <wp:effectExtent l="0" t="0" r="0" b="6985"/>
            <wp:docPr id="121625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55271" name=""/>
                    <pic:cNvPicPr/>
                  </pic:nvPicPr>
                  <pic:blipFill>
                    <a:blip r:embed="rId49"/>
                    <a:stretch>
                      <a:fillRect/>
                    </a:stretch>
                  </pic:blipFill>
                  <pic:spPr>
                    <a:xfrm>
                      <a:off x="0" y="0"/>
                      <a:ext cx="3968826" cy="8284025"/>
                    </a:xfrm>
                    <a:prstGeom prst="rect">
                      <a:avLst/>
                    </a:prstGeom>
                  </pic:spPr>
                </pic:pic>
              </a:graphicData>
            </a:graphic>
          </wp:inline>
        </w:drawing>
      </w:r>
    </w:p>
    <w:p w14:paraId="71A35832" w14:textId="22F419A7" w:rsidR="00E15CC8" w:rsidRDefault="00E15CC8" w:rsidP="00E15CC8">
      <w:pPr>
        <w:pStyle w:val="Caption0"/>
        <w:jc w:val="center"/>
      </w:pPr>
      <w:r>
        <w:t xml:space="preserve">Figure </w:t>
      </w:r>
      <w:r>
        <w:fldChar w:fldCharType="begin"/>
      </w:r>
      <w:r>
        <w:instrText xml:space="preserve"> SEQ Figure \* ARABIC </w:instrText>
      </w:r>
      <w:r>
        <w:fldChar w:fldCharType="separate"/>
      </w:r>
      <w:r w:rsidR="00EA4364">
        <w:rPr>
          <w:noProof/>
        </w:rPr>
        <w:t>11</w:t>
      </w:r>
      <w:r>
        <w:fldChar w:fldCharType="end"/>
      </w:r>
      <w:r>
        <w:t xml:space="preserve"> </w:t>
      </w:r>
      <w:r w:rsidR="00547B23">
        <w:t>–</w:t>
      </w:r>
      <w:r>
        <w:t xml:space="preserve"> Execution of a buying order</w:t>
      </w:r>
    </w:p>
    <w:p w14:paraId="5805034D" w14:textId="173C6BC1" w:rsidR="00381A6A" w:rsidRDefault="00381A6A" w:rsidP="00381A6A">
      <w:r>
        <w:lastRenderedPageBreak/>
        <w:tab/>
      </w:r>
    </w:p>
    <w:p w14:paraId="5913936A" w14:textId="40CB9EC1" w:rsidR="009E33EB" w:rsidRDefault="009E33EB" w:rsidP="009E33EB">
      <w:pPr>
        <w:ind w:left="567"/>
      </w:pPr>
      <w:r>
        <w:t>There are two main parts in this use case:</w:t>
      </w:r>
    </w:p>
    <w:p w14:paraId="6A3F555A" w14:textId="6DDBC75B" w:rsidR="009E33EB" w:rsidRDefault="009E33EB" w:rsidP="00643D41">
      <w:pPr>
        <w:pStyle w:val="ListParagraph"/>
        <w:numPr>
          <w:ilvl w:val="0"/>
          <w:numId w:val="17"/>
        </w:numPr>
      </w:pPr>
      <w:r>
        <w:t xml:space="preserve">Steps </w:t>
      </w:r>
      <w:r w:rsidR="0064451D">
        <w:t>1 to 1</w:t>
      </w:r>
      <w:r w:rsidR="00ED7AE7">
        <w:t>7</w:t>
      </w:r>
      <w:r w:rsidR="0064451D">
        <w:t xml:space="preserve"> are related to the </w:t>
      </w:r>
      <w:r w:rsidR="00FF0CDD">
        <w:t>transfer of the order to the OMS.</w:t>
      </w:r>
    </w:p>
    <w:p w14:paraId="2DA1DDB8" w14:textId="5B45705D" w:rsidR="00FF0CDD" w:rsidRDefault="00FF0CDD" w:rsidP="00643D41">
      <w:pPr>
        <w:pStyle w:val="ListParagraph"/>
        <w:numPr>
          <w:ilvl w:val="0"/>
          <w:numId w:val="17"/>
        </w:numPr>
      </w:pPr>
      <w:r>
        <w:t xml:space="preserve">Steps </w:t>
      </w:r>
      <w:r w:rsidR="000D2CAB">
        <w:t>1</w:t>
      </w:r>
      <w:r w:rsidR="00885098">
        <w:t>8</w:t>
      </w:r>
      <w:r w:rsidR="00196D27">
        <w:t xml:space="preserve"> to </w:t>
      </w:r>
      <w:r w:rsidR="005D67A0">
        <w:t xml:space="preserve">33 </w:t>
      </w:r>
      <w:r w:rsidR="00196D27">
        <w:t>are related to the update of the order based on notification</w:t>
      </w:r>
      <w:r w:rsidR="00D337B7">
        <w:t>s</w:t>
      </w:r>
      <w:r w:rsidR="00196D27">
        <w:t xml:space="preserve"> provided by the OMS.</w:t>
      </w:r>
    </w:p>
    <w:p w14:paraId="0BFB25CF" w14:textId="77777777" w:rsidR="000A066B" w:rsidRDefault="000A066B" w:rsidP="000A066B">
      <w:pPr>
        <w:ind w:left="927"/>
      </w:pPr>
    </w:p>
    <w:p w14:paraId="4D2DA4FC" w14:textId="0A5AD6B7" w:rsidR="00196D27" w:rsidRDefault="000A066B" w:rsidP="00196D27">
      <w:pPr>
        <w:ind w:left="567"/>
      </w:pPr>
      <w:r>
        <w:t>The main steps of the first part are:</w:t>
      </w:r>
    </w:p>
    <w:p w14:paraId="03C59F7B" w14:textId="18D269BF" w:rsidR="00E41FAD" w:rsidRDefault="00E41FAD" w:rsidP="00643D41">
      <w:pPr>
        <w:pStyle w:val="ListParagraph"/>
        <w:numPr>
          <w:ilvl w:val="0"/>
          <w:numId w:val="18"/>
        </w:numPr>
      </w:pPr>
      <w:r>
        <w:t>Step 2 is about retrieving information from the</w:t>
      </w:r>
      <w:r w:rsidR="00317715">
        <w:t xml:space="preserve"> digital asset account: the portfolio id of the OMS (Wyden) portfolio, which is required to submit the trade.</w:t>
      </w:r>
    </w:p>
    <w:p w14:paraId="367D7936" w14:textId="778A568F" w:rsidR="00BC48D6" w:rsidRDefault="00BC48D6" w:rsidP="00643D41">
      <w:pPr>
        <w:pStyle w:val="ListParagraph"/>
        <w:numPr>
          <w:ilvl w:val="0"/>
          <w:numId w:val="18"/>
        </w:numPr>
      </w:pPr>
      <w:r>
        <w:t xml:space="preserve">Step 4 is about retrieving information from the configuration: the </w:t>
      </w:r>
      <w:proofErr w:type="gramStart"/>
      <w:r>
        <w:t>securities id</w:t>
      </w:r>
      <w:proofErr w:type="gramEnd"/>
      <w:r>
        <w:t xml:space="preserve"> which is linked to the </w:t>
      </w:r>
      <w:r w:rsidR="00730106">
        <w:t>trading pair</w:t>
      </w:r>
      <w:r w:rsidR="00B20FBE">
        <w:t>, which is required to submit the trade to the OMS.</w:t>
      </w:r>
    </w:p>
    <w:p w14:paraId="2C1F8962" w14:textId="6F1BD092" w:rsidR="00543481" w:rsidRDefault="00543481" w:rsidP="00643D41">
      <w:pPr>
        <w:pStyle w:val="ListParagraph"/>
        <w:numPr>
          <w:ilvl w:val="0"/>
          <w:numId w:val="18"/>
        </w:numPr>
      </w:pPr>
      <w:r>
        <w:t xml:space="preserve">Step 6 is about retrieving the price of the </w:t>
      </w:r>
      <w:r w:rsidR="00C55214">
        <w:t xml:space="preserve">trading pair, in case of a market order, that will be used to compute the </w:t>
      </w:r>
      <w:r w:rsidR="00153E85">
        <w:t>funds to block (cf. next step).  The price type to use is the ‘Offer’ one, for a buying order.</w:t>
      </w:r>
    </w:p>
    <w:p w14:paraId="58FCA6FF" w14:textId="767E426E" w:rsidR="000A066B" w:rsidRDefault="000A066B" w:rsidP="00643D41">
      <w:pPr>
        <w:pStyle w:val="ListParagraph"/>
        <w:numPr>
          <w:ilvl w:val="0"/>
          <w:numId w:val="18"/>
        </w:numPr>
      </w:pPr>
      <w:r>
        <w:t>Step</w:t>
      </w:r>
      <w:r w:rsidR="00056927">
        <w:t xml:space="preserve"> </w:t>
      </w:r>
      <w:r w:rsidR="00153E85">
        <w:t>8</w:t>
      </w:r>
      <w:r w:rsidR="00056927">
        <w:t xml:space="preserve"> </w:t>
      </w:r>
      <w:r>
        <w:t xml:space="preserve">is about </w:t>
      </w:r>
      <w:r w:rsidR="00981B9F">
        <w:t>blocking the funds on the fiat account</w:t>
      </w:r>
      <w:r w:rsidR="00056927">
        <w:t xml:space="preserve"> if the order is against fiat</w:t>
      </w:r>
      <w:r w:rsidR="00981B9F">
        <w:t xml:space="preserve">.  The </w:t>
      </w:r>
      <w:r w:rsidR="00EB1DAB">
        <w:t>amount</w:t>
      </w:r>
      <w:r w:rsidR="00981B9F">
        <w:t xml:space="preserve"> to block </w:t>
      </w:r>
      <w:r w:rsidR="00EB1DAB">
        <w:t>is</w:t>
      </w:r>
      <w:r w:rsidR="00981B9F">
        <w:t xml:space="preserve"> calculated based on the </w:t>
      </w:r>
      <w:r w:rsidR="00CC131A">
        <w:t xml:space="preserve">offer </w:t>
      </w:r>
      <w:r w:rsidR="00981B9F">
        <w:t xml:space="preserve">price of the </w:t>
      </w:r>
      <w:r w:rsidR="00044999">
        <w:t xml:space="preserve">digital asset for an order “at market” (cf. step </w:t>
      </w:r>
      <w:r w:rsidR="00153E85">
        <w:t>6</w:t>
      </w:r>
      <w:r w:rsidR="00044999">
        <w:t xml:space="preserve"> to get the price)</w:t>
      </w:r>
      <w:r w:rsidR="004575C8">
        <w:t xml:space="preserve"> to which the ‘reservation margin’ (coming from the trading pair configuration, cf. step 4) must be added</w:t>
      </w:r>
      <w:r w:rsidR="00044999">
        <w:t xml:space="preserve">.  </w:t>
      </w:r>
      <w:r w:rsidR="008A4488">
        <w:t>If it’s a</w:t>
      </w:r>
      <w:r w:rsidR="00272158">
        <w:t>n order expressed in quote currency</w:t>
      </w:r>
      <w:r w:rsidR="008A4488">
        <w:t xml:space="preserve">, the </w:t>
      </w:r>
      <w:r w:rsidR="00F5082F">
        <w:t xml:space="preserve">target quote amount is used.  </w:t>
      </w:r>
      <w:r w:rsidR="004575C8">
        <w:t xml:space="preserve">If it’s a limit order </w:t>
      </w:r>
      <w:r w:rsidR="00044999">
        <w:t xml:space="preserve">the </w:t>
      </w:r>
      <w:r w:rsidR="00DE18CB">
        <w:t xml:space="preserve">amount is calculated based on the target price. </w:t>
      </w:r>
      <w:r w:rsidR="007E29DD">
        <w:t xml:space="preserve"> The bank fees (cf. previous paragraph) are added to the amount.</w:t>
      </w:r>
      <w:r w:rsidR="00DE18CB">
        <w:t xml:space="preserve"> This reservation of funds is realized by calling an API provided by the CBS: </w:t>
      </w:r>
      <w:r w:rsidR="001F48E8">
        <w:t>POST /</w:t>
      </w:r>
      <w:r w:rsidR="00EF241C" w:rsidRPr="00EF241C">
        <w:t>accounts/{</w:t>
      </w:r>
      <w:proofErr w:type="spellStart"/>
      <w:r w:rsidR="00EF241C" w:rsidRPr="00EF241C">
        <w:t>fiatAccountId</w:t>
      </w:r>
      <w:proofErr w:type="spellEnd"/>
      <w:r w:rsidR="00EF241C" w:rsidRPr="00EF241C">
        <w:t>}/reservations</w:t>
      </w:r>
      <w:r w:rsidR="000E0AFD">
        <w:t xml:space="preserve">.  If the funds cannot be reserved, the operation is cancelled and the customer is notified.  The notification is done by calling an API that should be provided by the CBS: </w:t>
      </w:r>
      <w:r w:rsidR="00B669ED">
        <w:t xml:space="preserve">POST </w:t>
      </w:r>
      <w:r w:rsidR="00F53319">
        <w:t>/user-notification</w:t>
      </w:r>
      <w:r w:rsidR="00B669ED">
        <w:t>.</w:t>
      </w:r>
    </w:p>
    <w:p w14:paraId="21B8DC76" w14:textId="0B93B92F" w:rsidR="009E3A8F" w:rsidRDefault="00056927" w:rsidP="00643D41">
      <w:pPr>
        <w:pStyle w:val="ListParagraph"/>
        <w:numPr>
          <w:ilvl w:val="0"/>
          <w:numId w:val="18"/>
        </w:numPr>
      </w:pPr>
      <w:r>
        <w:t xml:space="preserve">Step </w:t>
      </w:r>
      <w:r w:rsidR="00153E85">
        <w:t>10</w:t>
      </w:r>
      <w:r>
        <w:t xml:space="preserve"> is about blocking the funds on the position of the ‘quote’ </w:t>
      </w:r>
      <w:r w:rsidR="00F742A2">
        <w:t>digital asset if the order is against another digital asset (i.e. the ‘quote’ one).  The amount to block is calculated as for the fiat currency</w:t>
      </w:r>
      <w:r w:rsidR="006569D7">
        <w:t xml:space="preserve"> (including use of ‘reservation margin’ or target quote amount in case of </w:t>
      </w:r>
      <w:r w:rsidR="00272158">
        <w:t>an order expressed in quote currency</w:t>
      </w:r>
      <w:r w:rsidR="006569D7">
        <w:t>)</w:t>
      </w:r>
      <w:r w:rsidR="00F742A2">
        <w:t>.</w:t>
      </w:r>
      <w:r w:rsidR="005A69F6">
        <w:t xml:space="preserve">  </w:t>
      </w:r>
      <w:r w:rsidR="002A508B">
        <w:t xml:space="preserve">The bank fees are also added. </w:t>
      </w:r>
      <w:r w:rsidR="00CE0E28">
        <w:t xml:space="preserve">This reservation is done by calling the internal API endpoint </w:t>
      </w:r>
      <w:r w:rsidR="005A34C8">
        <w:t>POST /subledger/accounts/{accountId}/positions/{positionId}/</w:t>
      </w:r>
      <w:r w:rsidR="00777BD4">
        <w:t>reservation-</w:t>
      </w:r>
      <w:proofErr w:type="gramStart"/>
      <w:r w:rsidR="005A34C8">
        <w:t>entries .</w:t>
      </w:r>
      <w:proofErr w:type="gramEnd"/>
      <w:r w:rsidR="005A69F6">
        <w:t xml:space="preserve">  Let’s notice that the position id must be first retrieved (</w:t>
      </w:r>
      <w:r w:rsidR="00CE0E28">
        <w:t>via internal API endpoint GET /subledger/accounts/{</w:t>
      </w:r>
      <w:proofErr w:type="spellStart"/>
      <w:r w:rsidR="00CE0E28">
        <w:t>accountId</w:t>
      </w:r>
      <w:proofErr w:type="spellEnd"/>
      <w:r w:rsidR="00CE0E28">
        <w:t>}/positions</w:t>
      </w:r>
      <w:r w:rsidR="005A69F6">
        <w:t>).</w:t>
      </w:r>
    </w:p>
    <w:p w14:paraId="1C87B9D7" w14:textId="29BDB929" w:rsidR="00885098" w:rsidRDefault="00885098" w:rsidP="00643D41">
      <w:pPr>
        <w:pStyle w:val="ListParagraph"/>
        <w:numPr>
          <w:ilvl w:val="0"/>
          <w:numId w:val="18"/>
        </w:numPr>
      </w:pPr>
      <w:r>
        <w:t xml:space="preserve">Step 12 is about updating the position and operation limits to </w:t>
      </w:r>
      <w:proofErr w:type="gramStart"/>
      <w:r>
        <w:t>take into account</w:t>
      </w:r>
      <w:proofErr w:type="gramEnd"/>
      <w:r>
        <w:t xml:space="preserve"> the order.  This is done via an internal API endpoint POST </w:t>
      </w:r>
      <w:r w:rsidR="00226C9B">
        <w:rPr>
          <w:lang w:val="en-US"/>
        </w:rPr>
        <w:t>/subledger/accounts/{</w:t>
      </w:r>
      <w:proofErr w:type="spellStart"/>
      <w:r w:rsidR="00226C9B">
        <w:rPr>
          <w:lang w:val="en-US"/>
        </w:rPr>
        <w:t>accountId</w:t>
      </w:r>
      <w:proofErr w:type="spellEnd"/>
      <w:r w:rsidR="00226C9B">
        <w:rPr>
          <w:lang w:val="en-US"/>
        </w:rPr>
        <w:t xml:space="preserve">}/limit-consumptions.  </w:t>
      </w:r>
      <w:r w:rsidR="00226C9B">
        <w:t xml:space="preserve">Cf. chapter </w:t>
      </w:r>
      <w:r w:rsidR="00226C9B">
        <w:fldChar w:fldCharType="begin"/>
      </w:r>
      <w:r w:rsidR="00226C9B">
        <w:instrText xml:space="preserve"> REF _Ref198731114 \r \h </w:instrText>
      </w:r>
      <w:r w:rsidR="00226C9B">
        <w:fldChar w:fldCharType="separate"/>
      </w:r>
      <w:r w:rsidR="00226C9B">
        <w:t>3.15</w:t>
      </w:r>
      <w:r w:rsidR="00226C9B">
        <w:fldChar w:fldCharType="end"/>
      </w:r>
      <w:r w:rsidR="00226C9B">
        <w:t xml:space="preserve"> on how to update the limits in this case.</w:t>
      </w:r>
    </w:p>
    <w:p w14:paraId="23E2D999" w14:textId="5E7D0AD9" w:rsidR="005A0ACA" w:rsidRDefault="005A0ACA" w:rsidP="00643D41">
      <w:pPr>
        <w:pStyle w:val="ListParagraph"/>
        <w:numPr>
          <w:ilvl w:val="0"/>
          <w:numId w:val="18"/>
        </w:numPr>
      </w:pPr>
      <w:r>
        <w:t xml:space="preserve">If the funds </w:t>
      </w:r>
      <w:r w:rsidR="00107A98">
        <w:t xml:space="preserve">(either fiat or digital asset) </w:t>
      </w:r>
      <w:r>
        <w:t xml:space="preserve">cannot be reserved </w:t>
      </w:r>
      <w:r w:rsidR="00DB21FD">
        <w:t xml:space="preserve">due to unavailable funds </w:t>
      </w:r>
      <w:r>
        <w:t xml:space="preserve">or </w:t>
      </w:r>
      <w:r w:rsidR="00DB21FD">
        <w:t xml:space="preserve">a </w:t>
      </w:r>
      <w:r>
        <w:t xml:space="preserve">limit </w:t>
      </w:r>
      <w:r w:rsidR="00DB21FD">
        <w:t>is reached</w:t>
      </w:r>
      <w:r>
        <w:t>, the operation is rejected</w:t>
      </w:r>
      <w:r w:rsidR="00107A98">
        <w:t xml:space="preserve"> (cf. steps 14 and 15).</w:t>
      </w:r>
    </w:p>
    <w:p w14:paraId="60BFA6FB" w14:textId="1E4314E8" w:rsidR="003945FE" w:rsidRDefault="003810E1" w:rsidP="00C66AF8">
      <w:pPr>
        <w:pStyle w:val="ListParagraph"/>
        <w:numPr>
          <w:ilvl w:val="0"/>
          <w:numId w:val="18"/>
        </w:numPr>
      </w:pPr>
      <w:r>
        <w:t>Step 1</w:t>
      </w:r>
      <w:r w:rsidR="001F62A8">
        <w:t>6</w:t>
      </w:r>
      <w:r>
        <w:t xml:space="preserve"> is about creating the order at the OMS. </w:t>
      </w:r>
      <w:r w:rsidR="00BD0F81">
        <w:t xml:space="preserve"> This is done by interacting with order integration module and submitting an order creation request</w:t>
      </w:r>
      <w:r w:rsidR="004D484C">
        <w:t xml:space="preserve">.  </w:t>
      </w:r>
      <w:r w:rsidR="005A1F81">
        <w:t xml:space="preserve">The amount of the order submitted to the OMS is the one without the banking fees.  </w:t>
      </w:r>
      <w:r w:rsidR="00E56609">
        <w:t xml:space="preserve">In case of </w:t>
      </w:r>
      <w:r w:rsidR="008A3C4B">
        <w:t>an order expressed in quote currency</w:t>
      </w:r>
      <w:r w:rsidR="00E56609">
        <w:t xml:space="preserve">, a target volume </w:t>
      </w:r>
      <w:r w:rsidR="009C45C3">
        <w:t>expressed in</w:t>
      </w:r>
      <w:r w:rsidR="00E56609">
        <w:t xml:space="preserve"> the base asset must be computed, to transform the order in a </w:t>
      </w:r>
      <w:r w:rsidR="00A45D3B">
        <w:t xml:space="preserve">‘usual’ order.  This target volume is computed based on the </w:t>
      </w:r>
      <w:r w:rsidR="008A3C4B">
        <w:t>customer offer</w:t>
      </w:r>
      <w:r w:rsidR="00220894">
        <w:t xml:space="preserve"> price (including the price margin) and the target quote amount (not </w:t>
      </w:r>
      <w:proofErr w:type="gramStart"/>
      <w:r w:rsidR="00220894">
        <w:t>taking into account</w:t>
      </w:r>
      <w:proofErr w:type="gramEnd"/>
      <w:r w:rsidR="00220894">
        <w:t xml:space="preserve"> bank fees or reservation margin).  </w:t>
      </w:r>
      <w:r w:rsidR="004D484C">
        <w:t xml:space="preserve">The transformation of this request into a call to Wyden or </w:t>
      </w:r>
      <w:proofErr w:type="spellStart"/>
      <w:r w:rsidR="004D484C">
        <w:t>Aplo</w:t>
      </w:r>
      <w:proofErr w:type="spellEnd"/>
      <w:r w:rsidR="004D484C">
        <w:t xml:space="preserve"> is detailed in § </w:t>
      </w:r>
      <w:r w:rsidR="004D484C">
        <w:fldChar w:fldCharType="begin"/>
      </w:r>
      <w:r w:rsidR="004D484C">
        <w:instrText xml:space="preserve"> REF _Ref203645402 \r \h </w:instrText>
      </w:r>
      <w:r w:rsidR="004D484C">
        <w:fldChar w:fldCharType="separate"/>
      </w:r>
      <w:r w:rsidR="004D484C">
        <w:t>3.13</w:t>
      </w:r>
      <w:r w:rsidR="004D484C">
        <w:fldChar w:fldCharType="end"/>
      </w:r>
      <w:r w:rsidR="00C66AF8">
        <w:t xml:space="preserve">.  </w:t>
      </w:r>
    </w:p>
    <w:p w14:paraId="56813C54" w14:textId="3DDFB16A" w:rsidR="003D2E10" w:rsidRDefault="00C66AF8" w:rsidP="00CC0DB9">
      <w:pPr>
        <w:ind w:left="708"/>
      </w:pPr>
      <w:r>
        <w:t>In response to this request, several notifications will be received, via the order integration module</w:t>
      </w:r>
      <w:r w:rsidR="002402F9">
        <w:t xml:space="preserve"> to inform on the partial or full execution of the order, or its rejection or cancellation.</w:t>
      </w:r>
      <w:r w:rsidR="003810E1">
        <w:t xml:space="preserve"> </w:t>
      </w:r>
    </w:p>
    <w:p w14:paraId="714D285F" w14:textId="49A6169C" w:rsidR="008F7758" w:rsidRDefault="007A56A7" w:rsidP="00CC0DB9">
      <w:pPr>
        <w:ind w:left="708"/>
      </w:pPr>
      <w:r>
        <w:t xml:space="preserve">This second part illustrates </w:t>
      </w:r>
      <w:r w:rsidR="009927CA">
        <w:t>the</w:t>
      </w:r>
      <w:r w:rsidR="002402F9">
        <w:t xml:space="preserve"> management of these notifications</w:t>
      </w:r>
      <w:r>
        <w:t xml:space="preserve">.  </w:t>
      </w:r>
    </w:p>
    <w:p w14:paraId="1713EF94" w14:textId="77777777" w:rsidR="003D2E10" w:rsidRDefault="003D2E10" w:rsidP="00CC0DB9">
      <w:pPr>
        <w:ind w:left="708"/>
      </w:pPr>
    </w:p>
    <w:p w14:paraId="7E04057C" w14:textId="65326842" w:rsidR="00CC0DB9" w:rsidRPr="007C4835" w:rsidRDefault="00C90B1D" w:rsidP="00CC0DB9">
      <w:pPr>
        <w:ind w:left="708"/>
      </w:pPr>
      <w:r>
        <w:t xml:space="preserve">The main steps of this </w:t>
      </w:r>
      <w:r w:rsidR="00EB0FDB">
        <w:t xml:space="preserve">second </w:t>
      </w:r>
      <w:r>
        <w:t>part are:</w:t>
      </w:r>
    </w:p>
    <w:p w14:paraId="3AB9DD93" w14:textId="011F2D56" w:rsidR="00740870" w:rsidRDefault="00523E1B" w:rsidP="00643D41">
      <w:pPr>
        <w:pStyle w:val="ListParagraph"/>
        <w:numPr>
          <w:ilvl w:val="0"/>
          <w:numId w:val="18"/>
        </w:numPr>
      </w:pPr>
      <w:r>
        <w:t xml:space="preserve">Step </w:t>
      </w:r>
      <w:r w:rsidR="00A71C55">
        <w:t>1</w:t>
      </w:r>
      <w:r w:rsidR="001F62A8">
        <w:t>8</w:t>
      </w:r>
      <w:r>
        <w:t xml:space="preserve"> is triggered based on the </w:t>
      </w:r>
      <w:r w:rsidR="00A71C55">
        <w:t xml:space="preserve">reception </w:t>
      </w:r>
      <w:r w:rsidR="00273DAC">
        <w:t>of a</w:t>
      </w:r>
      <w:r w:rsidR="004E7980">
        <w:t>n</w:t>
      </w:r>
      <w:r w:rsidR="00273DAC">
        <w:t xml:space="preserve"> execution notification message as pushed by the order </w:t>
      </w:r>
      <w:r w:rsidR="00754F29">
        <w:t>i</w:t>
      </w:r>
      <w:r w:rsidR="00273DAC">
        <w:t>ntegration module.</w:t>
      </w:r>
      <w:r w:rsidR="0073553A">
        <w:t xml:space="preserve">  The notification can be matched with the original request thanks to the ‘</w:t>
      </w:r>
      <w:proofErr w:type="spellStart"/>
      <w:r w:rsidR="0073553A">
        <w:t>requestId</w:t>
      </w:r>
      <w:proofErr w:type="spellEnd"/>
      <w:r w:rsidR="0073553A">
        <w:t>’ which is present in the notification and</w:t>
      </w:r>
      <w:r w:rsidR="00F86DA3">
        <w:t xml:space="preserve"> cor</w:t>
      </w:r>
      <w:r w:rsidR="008063EB">
        <w:t>responds to the id assigned by the SCS and submitted with the initial request to the integration module.</w:t>
      </w:r>
      <w:r w:rsidR="00B308AB">
        <w:t xml:space="preserve">  The notification message contains an </w:t>
      </w:r>
      <w:r w:rsidR="00822996">
        <w:t>event type</w:t>
      </w:r>
      <w:r w:rsidR="00B308AB">
        <w:t xml:space="preserve"> that drives the rest of the process:</w:t>
      </w:r>
    </w:p>
    <w:p w14:paraId="6C9D2F18" w14:textId="12E38C0B" w:rsidR="002C5281" w:rsidRDefault="00B34DCF" w:rsidP="00CA5528">
      <w:pPr>
        <w:pStyle w:val="ListParagraph"/>
        <w:numPr>
          <w:ilvl w:val="1"/>
          <w:numId w:val="18"/>
        </w:numPr>
      </w:pPr>
      <w:r>
        <w:t xml:space="preserve">NEW </w:t>
      </w:r>
      <w:r>
        <w:rPr>
          <w:rFonts w:ascii="Wingdings" w:eastAsia="Wingdings" w:hAnsi="Wingdings" w:cs="Wingdings"/>
        </w:rPr>
        <w:t>à</w:t>
      </w:r>
      <w:r>
        <w:t xml:space="preserve"> lead to update of the operation to </w:t>
      </w:r>
      <w:r w:rsidR="00323798">
        <w:t>confirm it has been accepted by Wyden</w:t>
      </w:r>
      <w:r w:rsidR="008C2287">
        <w:t xml:space="preserve">, </w:t>
      </w:r>
      <w:r w:rsidR="00CC336C">
        <w:t xml:space="preserve">cf. step </w:t>
      </w:r>
      <w:r w:rsidR="000B21EB">
        <w:t>20</w:t>
      </w:r>
      <w:r w:rsidR="008C2287">
        <w:t>.</w:t>
      </w:r>
    </w:p>
    <w:p w14:paraId="672722EC" w14:textId="0467A27C" w:rsidR="003A2B0A" w:rsidRDefault="00323798" w:rsidP="00CA5528">
      <w:pPr>
        <w:pStyle w:val="ListParagraph"/>
        <w:numPr>
          <w:ilvl w:val="1"/>
          <w:numId w:val="18"/>
        </w:numPr>
      </w:pPr>
      <w:r>
        <w:t>PENDING_CANCEL</w:t>
      </w:r>
      <w:r w:rsidR="008934C4">
        <w:t xml:space="preserve"> </w:t>
      </w:r>
      <w:r w:rsidRPr="008934C4">
        <w:rPr>
          <w:rFonts w:ascii="Wingdings" w:eastAsia="Wingdings" w:hAnsi="Wingdings" w:cs="Wingdings"/>
        </w:rPr>
        <w:t>à</w:t>
      </w:r>
      <w:r>
        <w:t xml:space="preserve"> </w:t>
      </w:r>
      <w:r w:rsidR="003A2B0A">
        <w:t>lead to update of the operation to confirm cancellation has been accepted</w:t>
      </w:r>
      <w:r w:rsidR="000957AB">
        <w:t xml:space="preserve">, this case is described in </w:t>
      </w:r>
      <w:r w:rsidR="00563A25">
        <w:t>§</w:t>
      </w:r>
      <w:r w:rsidR="00FB5FF5">
        <w:t xml:space="preserve"> </w:t>
      </w:r>
      <w:r w:rsidR="00FB5FF5">
        <w:fldChar w:fldCharType="begin"/>
      </w:r>
      <w:r w:rsidR="00FB5FF5">
        <w:instrText xml:space="preserve"> REF _Ref194941334 \r \h </w:instrText>
      </w:r>
      <w:r w:rsidR="00FB5FF5">
        <w:fldChar w:fldCharType="separate"/>
      </w:r>
      <w:r w:rsidR="00FB5FF5">
        <w:t>3.8</w:t>
      </w:r>
      <w:r w:rsidR="00FB5FF5">
        <w:fldChar w:fldCharType="end"/>
      </w:r>
      <w:r w:rsidR="000957AB">
        <w:t xml:space="preserve"> that deals with the cancellation request.</w:t>
      </w:r>
    </w:p>
    <w:p w14:paraId="0DB15D62" w14:textId="31E48174" w:rsidR="000B0BF5" w:rsidRDefault="00420553" w:rsidP="00CA5528">
      <w:pPr>
        <w:pStyle w:val="ListParagraph"/>
        <w:numPr>
          <w:ilvl w:val="1"/>
          <w:numId w:val="18"/>
        </w:numPr>
      </w:pPr>
      <w:r>
        <w:t>CANCELED</w:t>
      </w:r>
      <w:r w:rsidR="00C01E01">
        <w:t xml:space="preserve"> </w:t>
      </w:r>
      <w:r w:rsidR="00C01E01">
        <w:rPr>
          <w:rFonts w:ascii="Wingdings" w:eastAsia="Wingdings" w:hAnsi="Wingdings" w:cs="Wingdings"/>
        </w:rPr>
        <w:t>à</w:t>
      </w:r>
      <w:r w:rsidR="00C01E01">
        <w:t xml:space="preserve"> lead to update of the operation to confirm </w:t>
      </w:r>
      <w:r w:rsidR="00192F3B">
        <w:t>it’s cancelled</w:t>
      </w:r>
      <w:r w:rsidR="000957AB">
        <w:t>, cf. step</w:t>
      </w:r>
      <w:r w:rsidR="009B42A3">
        <w:t>s</w:t>
      </w:r>
      <w:r w:rsidR="000957AB">
        <w:t xml:space="preserve"> </w:t>
      </w:r>
      <w:r w:rsidR="000B21EB">
        <w:t>2</w:t>
      </w:r>
      <w:r w:rsidR="002B7BE0">
        <w:t>9</w:t>
      </w:r>
      <w:r w:rsidR="000B21EB">
        <w:t xml:space="preserve"> </w:t>
      </w:r>
      <w:r w:rsidR="009B42A3">
        <w:t xml:space="preserve">to </w:t>
      </w:r>
      <w:r w:rsidR="000B21EB">
        <w:t>3</w:t>
      </w:r>
      <w:r w:rsidR="002B7BE0">
        <w:t>3</w:t>
      </w:r>
      <w:r w:rsidR="000A78C7">
        <w:t>.</w:t>
      </w:r>
    </w:p>
    <w:p w14:paraId="26474A18" w14:textId="581A5618" w:rsidR="00192F3B" w:rsidRDefault="0076648C" w:rsidP="00CA5528">
      <w:pPr>
        <w:pStyle w:val="ListParagraph"/>
        <w:numPr>
          <w:ilvl w:val="1"/>
          <w:numId w:val="18"/>
        </w:numPr>
      </w:pPr>
      <w:r>
        <w:t xml:space="preserve">EXPIRED </w:t>
      </w:r>
      <w:r>
        <w:rPr>
          <w:rFonts w:ascii="Wingdings" w:eastAsia="Wingdings" w:hAnsi="Wingdings" w:cs="Wingdings"/>
        </w:rPr>
        <w:t>à</w:t>
      </w:r>
      <w:r>
        <w:t xml:space="preserve"> lead to update of the operation to set it’s expired, </w:t>
      </w:r>
      <w:r w:rsidR="000A78C7">
        <w:t>cf. step</w:t>
      </w:r>
      <w:r w:rsidR="00A23A93">
        <w:t>s 2</w:t>
      </w:r>
      <w:r w:rsidR="002B7BE0">
        <w:t>9</w:t>
      </w:r>
      <w:r w:rsidR="00A23A93">
        <w:t xml:space="preserve"> to </w:t>
      </w:r>
      <w:r w:rsidR="009E62C0">
        <w:t>3</w:t>
      </w:r>
      <w:r w:rsidR="002B7BE0">
        <w:t>3</w:t>
      </w:r>
      <w:r w:rsidR="000A78C7">
        <w:t>.</w:t>
      </w:r>
    </w:p>
    <w:p w14:paraId="4F487B6B" w14:textId="2BCB31C0" w:rsidR="00E26100" w:rsidRDefault="005B5BB1" w:rsidP="00CA5528">
      <w:pPr>
        <w:pStyle w:val="ListParagraph"/>
        <w:numPr>
          <w:ilvl w:val="1"/>
          <w:numId w:val="18"/>
        </w:numPr>
      </w:pPr>
      <w:r>
        <w:t>TRADE_EXECUTION</w:t>
      </w:r>
      <w:r w:rsidR="00BA0763" w:rsidDel="00BA0763">
        <w:t xml:space="preserve"> </w:t>
      </w:r>
      <w:r w:rsidR="00E26100">
        <w:rPr>
          <w:rFonts w:ascii="Wingdings" w:eastAsia="Wingdings" w:hAnsi="Wingdings" w:cs="Wingdings"/>
        </w:rPr>
        <w:t>à</w:t>
      </w:r>
      <w:r w:rsidR="00E26100">
        <w:t xml:space="preserve"> lead to update of the operation with </w:t>
      </w:r>
      <w:r w:rsidR="00695761">
        <w:t xml:space="preserve">trade </w:t>
      </w:r>
      <w:r w:rsidR="00E26100">
        <w:t>execution</w:t>
      </w:r>
      <w:r w:rsidR="00695761">
        <w:t xml:space="preserve"> information</w:t>
      </w:r>
      <w:r w:rsidR="00667533">
        <w:t>, cf. step</w:t>
      </w:r>
      <w:r w:rsidR="004103AA">
        <w:t>s</w:t>
      </w:r>
      <w:r w:rsidR="00667533">
        <w:t xml:space="preserve"> </w:t>
      </w:r>
      <w:r w:rsidR="004103AA">
        <w:t>3</w:t>
      </w:r>
      <w:r w:rsidR="001E1C59">
        <w:t>4</w:t>
      </w:r>
      <w:r w:rsidR="004103AA">
        <w:t xml:space="preserve"> and 3</w:t>
      </w:r>
      <w:r w:rsidR="001E1C59">
        <w:t>7</w:t>
      </w:r>
      <w:r w:rsidR="00667533">
        <w:t>.</w:t>
      </w:r>
    </w:p>
    <w:p w14:paraId="0A960C0E" w14:textId="2D404CE5" w:rsidR="007D521C" w:rsidRDefault="00D22D01" w:rsidP="00CA5528">
      <w:pPr>
        <w:pStyle w:val="ListParagraph"/>
        <w:numPr>
          <w:ilvl w:val="1"/>
          <w:numId w:val="18"/>
        </w:numPr>
      </w:pPr>
      <w:r>
        <w:t xml:space="preserve">FILLED </w:t>
      </w:r>
      <w:r>
        <w:rPr>
          <w:rFonts w:ascii="Wingdings" w:eastAsia="Wingdings" w:hAnsi="Wingdings" w:cs="Wingdings"/>
        </w:rPr>
        <w:t>à</w:t>
      </w:r>
      <w:r>
        <w:t xml:space="preserve"> </w:t>
      </w:r>
      <w:r w:rsidR="003263A7">
        <w:t>lead to</w:t>
      </w:r>
      <w:r>
        <w:t xml:space="preserve"> update</w:t>
      </w:r>
      <w:r w:rsidR="003263A7">
        <w:t xml:space="preserve"> of the operation to </w:t>
      </w:r>
      <w:r w:rsidR="00CB1A45">
        <w:t>confirm its complete executio</w:t>
      </w:r>
      <w:r w:rsidR="00507447">
        <w:t>n, cf. step</w:t>
      </w:r>
      <w:r w:rsidR="00583B1E">
        <w:t xml:space="preserve">s </w:t>
      </w:r>
      <w:r w:rsidR="000B21EB">
        <w:t xml:space="preserve">21 </w:t>
      </w:r>
      <w:r w:rsidR="00583B1E">
        <w:t xml:space="preserve">to </w:t>
      </w:r>
      <w:r w:rsidR="00FD4A7E">
        <w:t>2</w:t>
      </w:r>
      <w:r w:rsidR="001E1C59">
        <w:t>8</w:t>
      </w:r>
      <w:r w:rsidR="00FD4A7E">
        <w:t>.</w:t>
      </w:r>
    </w:p>
    <w:p w14:paraId="4E00A0B0" w14:textId="2EE552AF" w:rsidR="00A43AFE" w:rsidRDefault="00526857" w:rsidP="00CA5528">
      <w:pPr>
        <w:pStyle w:val="ListParagraph"/>
        <w:numPr>
          <w:ilvl w:val="1"/>
          <w:numId w:val="18"/>
        </w:numPr>
      </w:pPr>
      <w:r>
        <w:t xml:space="preserve">REJECTED </w:t>
      </w:r>
      <w:r>
        <w:rPr>
          <w:rFonts w:ascii="Wingdings" w:eastAsia="Wingdings" w:hAnsi="Wingdings" w:cs="Wingdings"/>
        </w:rPr>
        <w:t>à</w:t>
      </w:r>
      <w:r>
        <w:t xml:space="preserve"> </w:t>
      </w:r>
      <w:r w:rsidR="00CB1A45">
        <w:t>lead to update of the operation to inform about rejection</w:t>
      </w:r>
      <w:r w:rsidR="00507447">
        <w:t>, cf. step</w:t>
      </w:r>
      <w:r w:rsidR="00A23A93">
        <w:t>s 2</w:t>
      </w:r>
      <w:r w:rsidR="001E1C59">
        <w:t>9</w:t>
      </w:r>
      <w:r w:rsidR="00A23A93">
        <w:t xml:space="preserve"> to </w:t>
      </w:r>
      <w:r w:rsidR="000B21EB">
        <w:t>3</w:t>
      </w:r>
      <w:r w:rsidR="001E1C59">
        <w:t>3</w:t>
      </w:r>
      <w:r w:rsidR="00A23A93">
        <w:t>.</w:t>
      </w:r>
    </w:p>
    <w:p w14:paraId="743298FD" w14:textId="74DD4372" w:rsidR="00361EEA" w:rsidRDefault="00361EEA" w:rsidP="00203EB9">
      <w:pPr>
        <w:pStyle w:val="ListParagraph"/>
        <w:ind w:left="2007"/>
      </w:pPr>
    </w:p>
    <w:p w14:paraId="0D04DC13" w14:textId="0AE7676E" w:rsidR="00A83D37" w:rsidRDefault="00A83D37" w:rsidP="00643D41">
      <w:pPr>
        <w:pStyle w:val="ListParagraph"/>
        <w:numPr>
          <w:ilvl w:val="0"/>
          <w:numId w:val="18"/>
        </w:numPr>
      </w:pPr>
      <w:r>
        <w:lastRenderedPageBreak/>
        <w:t xml:space="preserve">Step 19 looks for the operation in SCS DB based on the operation id </w:t>
      </w:r>
      <w:r w:rsidR="000A1748">
        <w:t>provided in the notification.  If the operation can’t be found, it’s a technical error and the incoming notification must be stored in DLQ for further analysis.</w:t>
      </w:r>
    </w:p>
    <w:p w14:paraId="28254481" w14:textId="31F487A7" w:rsidR="00DD6D10" w:rsidRPr="001C2EC8" w:rsidRDefault="008638B7" w:rsidP="00643D41">
      <w:pPr>
        <w:pStyle w:val="ListParagraph"/>
        <w:numPr>
          <w:ilvl w:val="0"/>
          <w:numId w:val="18"/>
        </w:numPr>
      </w:pPr>
      <w:r>
        <w:t xml:space="preserve">Step </w:t>
      </w:r>
      <w:r w:rsidR="009E62C0">
        <w:t>20</w:t>
      </w:r>
      <w:r>
        <w:t xml:space="preserve"> is related to the case when the order is </w:t>
      </w:r>
      <w:r w:rsidR="00A41B13">
        <w:t xml:space="preserve">confirmed </w:t>
      </w:r>
      <w:r w:rsidR="00A76251">
        <w:t>(could be also the acceptation of the cancellation request)</w:t>
      </w:r>
      <w:r w:rsidR="002C2A03">
        <w:t xml:space="preserve">.  </w:t>
      </w:r>
      <w:r w:rsidR="009D676B">
        <w:t>T</w:t>
      </w:r>
      <w:r w:rsidR="0004174E">
        <w:t xml:space="preserve">he status </w:t>
      </w:r>
      <w:proofErr w:type="gramStart"/>
      <w:r w:rsidR="0004174E">
        <w:t>has to</w:t>
      </w:r>
      <w:proofErr w:type="gramEnd"/>
      <w:r w:rsidR="0004174E">
        <w:t xml:space="preserve"> be updated</w:t>
      </w:r>
      <w:r w:rsidR="00230983">
        <w:t xml:space="preserve"> (to ‘</w:t>
      </w:r>
      <w:r w:rsidR="00145F29">
        <w:t>Pending execution’</w:t>
      </w:r>
      <w:r w:rsidR="00230983">
        <w:t>)</w:t>
      </w:r>
      <w:r w:rsidR="004103AA">
        <w:t xml:space="preserve"> and information on </w:t>
      </w:r>
      <w:r w:rsidR="00695249">
        <w:t>OMS id stored</w:t>
      </w:r>
      <w:r w:rsidR="0004174E">
        <w:t>.</w:t>
      </w:r>
    </w:p>
    <w:p w14:paraId="3D262228" w14:textId="2EA1CCC8" w:rsidR="002533D4" w:rsidRDefault="002533D4" w:rsidP="00643D41">
      <w:pPr>
        <w:pStyle w:val="ListParagraph"/>
        <w:numPr>
          <w:ilvl w:val="0"/>
          <w:numId w:val="18"/>
        </w:numPr>
      </w:pPr>
      <w:r>
        <w:t>Step</w:t>
      </w:r>
      <w:r w:rsidR="00EF30D4">
        <w:t xml:space="preserve">s </w:t>
      </w:r>
      <w:r w:rsidR="009E62C0">
        <w:t xml:space="preserve">21 </w:t>
      </w:r>
      <w:r w:rsidR="00EF30D4">
        <w:t xml:space="preserve">to </w:t>
      </w:r>
      <w:r w:rsidR="009E62C0">
        <w:t>2</w:t>
      </w:r>
      <w:r w:rsidR="00A564B7">
        <w:t>8</w:t>
      </w:r>
      <w:r w:rsidR="009E62C0">
        <w:t xml:space="preserve"> </w:t>
      </w:r>
      <w:r w:rsidR="00EF30D4">
        <w:t xml:space="preserve">are related to the case when the order is </w:t>
      </w:r>
      <w:r w:rsidR="00DB5BDB">
        <w:t xml:space="preserve">correctly </w:t>
      </w:r>
      <w:r w:rsidR="00EF30D4">
        <w:t>executed:</w:t>
      </w:r>
    </w:p>
    <w:p w14:paraId="7244F01B" w14:textId="18A4201E" w:rsidR="009C3E67" w:rsidRDefault="009C3E67" w:rsidP="009C3E67">
      <w:pPr>
        <w:pStyle w:val="ListParagraph"/>
        <w:numPr>
          <w:ilvl w:val="1"/>
          <w:numId w:val="18"/>
        </w:numPr>
      </w:pPr>
      <w:r>
        <w:t>Step 2</w:t>
      </w:r>
      <w:r w:rsidR="00824BA9">
        <w:t>1</w:t>
      </w:r>
      <w:r>
        <w:t xml:space="preserve"> </w:t>
      </w:r>
      <w:r w:rsidR="00824BA9">
        <w:t xml:space="preserve">interacts with the CBS (or SCS for local implementation) to compute the bank fees.  This is one must be computed to </w:t>
      </w:r>
      <w:proofErr w:type="gramStart"/>
      <w:r w:rsidR="00824BA9">
        <w:t>take into account</w:t>
      </w:r>
      <w:proofErr w:type="gramEnd"/>
      <w:r w:rsidR="00824BA9">
        <w:t xml:space="preserve"> the customer execution price</w:t>
      </w:r>
      <w:r>
        <w:t>.</w:t>
      </w:r>
      <w:r w:rsidR="00824BA9">
        <w:t xml:space="preserve">  </w:t>
      </w:r>
    </w:p>
    <w:p w14:paraId="034FF23A" w14:textId="1039D9E5" w:rsidR="002B6F87" w:rsidRDefault="00EF30D4" w:rsidP="00643D41">
      <w:pPr>
        <w:pStyle w:val="ListParagraph"/>
        <w:numPr>
          <w:ilvl w:val="1"/>
          <w:numId w:val="18"/>
        </w:numPr>
      </w:pPr>
      <w:r>
        <w:t xml:space="preserve">Step </w:t>
      </w:r>
      <w:r w:rsidR="006D646B">
        <w:t>2</w:t>
      </w:r>
      <w:r w:rsidR="007842BD">
        <w:t>3</w:t>
      </w:r>
      <w:r w:rsidR="006D646B">
        <w:t xml:space="preserve"> </w:t>
      </w:r>
      <w:r>
        <w:t>is about debiting the fiat account of the customer</w:t>
      </w:r>
      <w:r w:rsidR="004577AD">
        <w:t xml:space="preserve"> </w:t>
      </w:r>
      <w:r w:rsidR="004577AD">
        <w:rPr>
          <w:lang w:val="en-US"/>
        </w:rPr>
        <w:t xml:space="preserve">when the order is against fiat. </w:t>
      </w:r>
      <w:r w:rsidR="004577AD">
        <w:t>This is done</w:t>
      </w:r>
      <w:r>
        <w:t xml:space="preserve"> via a CBS API endpoint: </w:t>
      </w:r>
      <w:r w:rsidR="004E7D4B">
        <w:t xml:space="preserve">POST </w:t>
      </w:r>
      <w:r w:rsidR="00DE2ACC" w:rsidRPr="00DE2ACC">
        <w:t>/accounts/{</w:t>
      </w:r>
      <w:proofErr w:type="spellStart"/>
      <w:r w:rsidR="00DE2ACC" w:rsidRPr="00DE2ACC">
        <w:t>fiatAccountId</w:t>
      </w:r>
      <w:proofErr w:type="spellEnd"/>
      <w:r w:rsidR="00DE2ACC" w:rsidRPr="00DE2ACC">
        <w:t>}/bookings</w:t>
      </w:r>
      <w:r w:rsidR="004E7D4B">
        <w:t>.</w:t>
      </w:r>
      <w:r w:rsidR="00B04B4E">
        <w:t xml:space="preserve">  Rem: this API endpoint should automatically delete the reservation before booking the transaction.  If it’s not the case, the API endpoint to delete the reservation should be called first.</w:t>
      </w:r>
      <w:r w:rsidR="0036752B">
        <w:t xml:space="preserve">  </w:t>
      </w:r>
    </w:p>
    <w:p w14:paraId="47E3695D" w14:textId="7CD8FD83" w:rsidR="00A6585D" w:rsidRDefault="0036752B" w:rsidP="002B6F87">
      <w:pPr>
        <w:pStyle w:val="ListParagraph"/>
        <w:numPr>
          <w:ilvl w:val="2"/>
          <w:numId w:val="18"/>
        </w:numPr>
      </w:pPr>
      <w:r>
        <w:t>In case of an order at market price</w:t>
      </w:r>
      <w:r w:rsidR="000803C9">
        <w:t xml:space="preserve"> (which is not a cash order, cf. infra)</w:t>
      </w:r>
      <w:r>
        <w:t xml:space="preserve">, the amount to book </w:t>
      </w:r>
      <w:r w:rsidR="00691578">
        <w:t xml:space="preserve">must </w:t>
      </w:r>
      <w:r w:rsidR="00F05372">
        <w:t xml:space="preserve">be based on the execution price, as provided by the OMS, including the </w:t>
      </w:r>
      <w:r w:rsidR="002B6F87">
        <w:t>price margin.</w:t>
      </w:r>
      <w:r w:rsidR="000803C9">
        <w:t xml:space="preserve">  To which the bank fees must</w:t>
      </w:r>
      <w:r w:rsidR="002B6F87">
        <w:t xml:space="preserve"> </w:t>
      </w:r>
      <w:r w:rsidR="000803C9">
        <w:t>be added, which needs to be computed also based on the execution price.</w:t>
      </w:r>
      <w:r w:rsidR="002B6F87">
        <w:t xml:space="preserve"> If this amount</w:t>
      </w:r>
      <w:r w:rsidR="0073342A">
        <w:t xml:space="preserve"> is higher than the reserved amount</w:t>
      </w:r>
      <w:r w:rsidR="00E77B55">
        <w:t xml:space="preserve">, the </w:t>
      </w:r>
      <w:r w:rsidR="00152611">
        <w:t xml:space="preserve">amount is capped to the initial reservation, </w:t>
      </w:r>
      <w:r w:rsidR="000E1A69">
        <w:t>showing a customer price that matches this amount.  This customer price is computed</w:t>
      </w:r>
      <w:r w:rsidR="00837942">
        <w:t xml:space="preserve"> based on the reserved amount, based on the formula: Reserved Amount = </w:t>
      </w:r>
      <w:r w:rsidR="00D91AD2">
        <w:t>Volume * Customer Price + Bank Fees.  This adapted customer price will impact the bank margin</w:t>
      </w:r>
      <w:r w:rsidR="00152611">
        <w:t xml:space="preserve"> (cf. infra)</w:t>
      </w:r>
      <w:r>
        <w:t xml:space="preserve">.  </w:t>
      </w:r>
    </w:p>
    <w:p w14:paraId="062B6F63" w14:textId="4A163F4A" w:rsidR="00EF30D4" w:rsidRDefault="00A6585D" w:rsidP="002B6F87">
      <w:pPr>
        <w:pStyle w:val="ListParagraph"/>
        <w:numPr>
          <w:ilvl w:val="2"/>
          <w:numId w:val="18"/>
        </w:numPr>
      </w:pPr>
      <w:r>
        <w:t>In case of cash order, the amount to book is the initial one (the quote amount) plus the bank fees.</w:t>
      </w:r>
    </w:p>
    <w:p w14:paraId="4A948908" w14:textId="4D500ACD" w:rsidR="00B452C5" w:rsidRDefault="00B452C5" w:rsidP="00046845">
      <w:pPr>
        <w:pStyle w:val="ListParagraph"/>
        <w:numPr>
          <w:ilvl w:val="2"/>
          <w:numId w:val="18"/>
        </w:numPr>
      </w:pPr>
      <w:r>
        <w:t xml:space="preserve">In case of limit order, </w:t>
      </w:r>
      <w:r w:rsidR="008E222E">
        <w:t>the amount to book is the one based on the target limit price.  Practically the execution price may be slightly different, but this difference will impact the bank margin.</w:t>
      </w:r>
    </w:p>
    <w:p w14:paraId="62587AB2" w14:textId="1668D360" w:rsidR="00F55674" w:rsidRPr="007A4EBB" w:rsidRDefault="00F55674" w:rsidP="00643D41">
      <w:pPr>
        <w:pStyle w:val="ListParagraph"/>
        <w:numPr>
          <w:ilvl w:val="1"/>
          <w:numId w:val="18"/>
        </w:numPr>
      </w:pPr>
      <w:r>
        <w:rPr>
          <w:lang w:val="en-US"/>
        </w:rPr>
        <w:t xml:space="preserve">Step </w:t>
      </w:r>
      <w:r w:rsidR="006D646B">
        <w:rPr>
          <w:lang w:val="en-US"/>
        </w:rPr>
        <w:t>2</w:t>
      </w:r>
      <w:r w:rsidR="007842BD">
        <w:rPr>
          <w:lang w:val="en-US"/>
        </w:rPr>
        <w:t>4</w:t>
      </w:r>
      <w:r w:rsidR="006D646B">
        <w:rPr>
          <w:lang w:val="en-US"/>
        </w:rPr>
        <w:t xml:space="preserve"> </w:t>
      </w:r>
      <w:r w:rsidR="00233B30">
        <w:rPr>
          <w:lang w:val="en-US"/>
        </w:rPr>
        <w:t xml:space="preserve">is about debiting the position of the ‘quote’ digital asset when the order is against a digital asset.  This is done by calling the internal API endpoint </w:t>
      </w:r>
      <w:r w:rsidR="00A25E03">
        <w:t>POST /subledger/</w:t>
      </w:r>
      <w:proofErr w:type="gramStart"/>
      <w:r w:rsidR="00A25E03">
        <w:t>accounts/{</w:t>
      </w:r>
      <w:proofErr w:type="spellStart"/>
      <w:r w:rsidR="00A25E03">
        <w:t>accountId</w:t>
      </w:r>
      <w:proofErr w:type="spellEnd"/>
      <w:r w:rsidR="00A25E03">
        <w:t>}/positions/{</w:t>
      </w:r>
      <w:proofErr w:type="spellStart"/>
      <w:r w:rsidR="00A25E03">
        <w:t>positionId</w:t>
      </w:r>
      <w:proofErr w:type="spellEnd"/>
      <w:r w:rsidR="00A25E03">
        <w:t>}/</w:t>
      </w:r>
      <w:proofErr w:type="gramEnd"/>
      <w:r w:rsidR="00A25E03">
        <w:t xml:space="preserve">entries.  This endpoint should automatically remove the reservation.  </w:t>
      </w:r>
      <w:r w:rsidR="003801BC">
        <w:t xml:space="preserve">The same rules (as for order against fiat) apply to compute the amount to book.  </w:t>
      </w:r>
      <w:r w:rsidR="009F29C2">
        <w:t xml:space="preserve">The bank fees must be included in the amount which is debited (as it was also part of the reservation).  </w:t>
      </w:r>
    </w:p>
    <w:p w14:paraId="10593B52" w14:textId="4E81D1A8" w:rsidR="00B04B4E" w:rsidRDefault="006117CC" w:rsidP="00643D41">
      <w:pPr>
        <w:pStyle w:val="ListParagraph"/>
        <w:numPr>
          <w:ilvl w:val="1"/>
          <w:numId w:val="18"/>
        </w:numPr>
      </w:pPr>
      <w:r>
        <w:t>Step</w:t>
      </w:r>
      <w:r w:rsidR="00481619">
        <w:t>s</w:t>
      </w:r>
      <w:r>
        <w:t xml:space="preserve"> </w:t>
      </w:r>
      <w:r w:rsidR="006D646B">
        <w:t>2</w:t>
      </w:r>
      <w:r w:rsidR="00E32745">
        <w:t>5</w:t>
      </w:r>
      <w:r w:rsidR="006D646B">
        <w:t xml:space="preserve"> </w:t>
      </w:r>
      <w:r w:rsidR="00B0369A">
        <w:t>is</w:t>
      </w:r>
      <w:r>
        <w:t xml:space="preserve"> about registering the </w:t>
      </w:r>
      <w:r w:rsidR="00832BCF">
        <w:t>update of the digital asset position</w:t>
      </w:r>
      <w:r w:rsidR="00A9798B">
        <w:t xml:space="preserve"> at customer level</w:t>
      </w:r>
      <w:r w:rsidR="00832BCF">
        <w:t xml:space="preserve"> in the </w:t>
      </w:r>
      <w:r w:rsidR="00A53144">
        <w:t>SCS</w:t>
      </w:r>
      <w:r w:rsidR="00832BCF">
        <w:t xml:space="preserve"> subledger.</w:t>
      </w:r>
      <w:r w:rsidR="00EE5BF6">
        <w:t xml:space="preserve">  </w:t>
      </w:r>
      <w:r w:rsidR="00B0369A">
        <w:t>First the position must be retrieved</w:t>
      </w:r>
      <w:r w:rsidR="00481619">
        <w:t xml:space="preserve">, based on the digital asset involved in the order.  This is done by calling an internal API </w:t>
      </w:r>
      <w:r w:rsidR="003652B0">
        <w:t xml:space="preserve">endpoint </w:t>
      </w:r>
      <w:r w:rsidR="00481619">
        <w:t>GET /</w:t>
      </w:r>
      <w:r w:rsidR="006B55E9">
        <w:t>subledger/accounts/{</w:t>
      </w:r>
      <w:proofErr w:type="spellStart"/>
      <w:r w:rsidR="006B55E9">
        <w:t>accountId</w:t>
      </w:r>
      <w:proofErr w:type="spellEnd"/>
      <w:r w:rsidR="006B55E9">
        <w:t>}/positions</w:t>
      </w:r>
      <w:r w:rsidR="00B0369A">
        <w:t xml:space="preserve"> (this step is not illustrated)</w:t>
      </w:r>
      <w:r w:rsidR="006B55E9">
        <w:t>.  Let’s remark that if the position doesn’t exist yet, because it’s the first</w:t>
      </w:r>
      <w:r w:rsidR="003652B0">
        <w:t xml:space="preserve"> entry related to this digital asset, the position must be then created by calling the internal API endpoint POST /subledger/accounts/{</w:t>
      </w:r>
      <w:proofErr w:type="spellStart"/>
      <w:r w:rsidR="003652B0">
        <w:t>accountId</w:t>
      </w:r>
      <w:proofErr w:type="spellEnd"/>
      <w:r w:rsidR="003652B0">
        <w:t>}/positions</w:t>
      </w:r>
      <w:r w:rsidR="00B0369A">
        <w:t xml:space="preserve"> (this step is not illustrated)</w:t>
      </w:r>
      <w:r w:rsidR="003652B0">
        <w:t xml:space="preserve">. </w:t>
      </w:r>
      <w:r w:rsidR="006B55E9">
        <w:t xml:space="preserve">Then step </w:t>
      </w:r>
      <w:r w:rsidR="006D646B">
        <w:t>2</w:t>
      </w:r>
      <w:r w:rsidR="004A43AA">
        <w:t>3</w:t>
      </w:r>
      <w:r w:rsidR="006D646B">
        <w:t xml:space="preserve"> </w:t>
      </w:r>
      <w:r w:rsidR="006B55E9">
        <w:t>allows to create a new entry</w:t>
      </w:r>
      <w:r w:rsidR="00EE5BF6">
        <w:t xml:space="preserve"> by calling a</w:t>
      </w:r>
      <w:r w:rsidR="003652B0">
        <w:t>n</w:t>
      </w:r>
      <w:r w:rsidR="00EE5BF6">
        <w:t xml:space="preserve"> internal API endpoint POST /</w:t>
      </w:r>
      <w:r w:rsidR="003652B0">
        <w:t>subledger/accounts/{</w:t>
      </w:r>
      <w:proofErr w:type="spellStart"/>
      <w:r w:rsidR="003652B0">
        <w:t>accountId</w:t>
      </w:r>
      <w:proofErr w:type="spellEnd"/>
      <w:r w:rsidR="003652B0">
        <w:t>}/positions/{</w:t>
      </w:r>
      <w:proofErr w:type="spellStart"/>
      <w:r w:rsidR="00043FB6">
        <w:t>positionId</w:t>
      </w:r>
      <w:proofErr w:type="spellEnd"/>
      <w:r w:rsidR="00043FB6">
        <w:t>}/entries.</w:t>
      </w:r>
      <w:r w:rsidR="00832BCF">
        <w:t xml:space="preserve">  </w:t>
      </w:r>
      <w:r w:rsidR="002B5690">
        <w:t xml:space="preserve">(cf. § </w:t>
      </w:r>
      <w:r w:rsidR="002B5690">
        <w:fldChar w:fldCharType="begin"/>
      </w:r>
      <w:r w:rsidR="002B5690">
        <w:instrText xml:space="preserve"> REF _Ref182844899 \r \h </w:instrText>
      </w:r>
      <w:r w:rsidR="002B5690">
        <w:fldChar w:fldCharType="separate"/>
      </w:r>
      <w:r w:rsidR="002B5690">
        <w:t>3.8</w:t>
      </w:r>
      <w:r w:rsidR="002B5690">
        <w:fldChar w:fldCharType="end"/>
      </w:r>
      <w:r w:rsidR="002B5690">
        <w:t xml:space="preserve"> for more details on position and entry management).</w:t>
      </w:r>
      <w:r w:rsidR="007E39B6">
        <w:t xml:space="preserve">  </w:t>
      </w:r>
      <w:r w:rsidR="00B243A9">
        <w:t>If the order was expressed in base currency, t</w:t>
      </w:r>
      <w:r w:rsidR="000B068A">
        <w:t>he number of units to credit the customer position is the one provided by the OMS</w:t>
      </w:r>
      <w:r w:rsidR="00B243A9">
        <w:t xml:space="preserve"> (which is</w:t>
      </w:r>
      <w:r w:rsidR="000B068A">
        <w:t xml:space="preserve"> depending on the executio</w:t>
      </w:r>
      <w:r w:rsidR="00FC2DBA">
        <w:t>n price</w:t>
      </w:r>
      <w:r w:rsidR="00B243A9">
        <w:t>)</w:t>
      </w:r>
      <w:r w:rsidR="00496695">
        <w:t xml:space="preserve">.  </w:t>
      </w:r>
      <w:r w:rsidR="00765D55">
        <w:t xml:space="preserve">If the order was expressed in quote currency (cash order), the number of units must be computed based on the target quote amount and the </w:t>
      </w:r>
      <w:r w:rsidR="009338FE">
        <w:t xml:space="preserve">customer </w:t>
      </w:r>
      <w:r w:rsidR="00765D55">
        <w:t>execution price.</w:t>
      </w:r>
      <w:r w:rsidR="009338FE">
        <w:t xml:space="preserve">  This customer execution price is available in the execution notification and</w:t>
      </w:r>
      <w:r w:rsidR="00B93979">
        <w:t xml:space="preserve"> is used to divide the target quote amount to get the number of units</w:t>
      </w:r>
      <w:r w:rsidR="00FC2DBA">
        <w:t>.</w:t>
      </w:r>
      <w:r w:rsidR="000A3F54">
        <w:t xml:space="preserve">  The difference with the number of units acquired by the bank will increase the bank position (cf. later).</w:t>
      </w:r>
    </w:p>
    <w:p w14:paraId="1A2B95C6" w14:textId="6554F451" w:rsidR="00832BCF" w:rsidRDefault="00832BCF" w:rsidP="00643D41">
      <w:pPr>
        <w:pStyle w:val="ListParagraph"/>
        <w:numPr>
          <w:ilvl w:val="1"/>
          <w:numId w:val="18"/>
        </w:numPr>
      </w:pPr>
      <w:r>
        <w:t>Step 2</w:t>
      </w:r>
      <w:r w:rsidR="00716FAC">
        <w:t>6</w:t>
      </w:r>
      <w:r>
        <w:t xml:space="preserve"> is about notifying the end user on the execution of the order, via a call to the CBS API endpoint.</w:t>
      </w:r>
    </w:p>
    <w:p w14:paraId="068A0343" w14:textId="072DC2E9" w:rsidR="004B326C" w:rsidRDefault="004B326C" w:rsidP="00643D41">
      <w:pPr>
        <w:pStyle w:val="ListParagraph"/>
        <w:numPr>
          <w:ilvl w:val="1"/>
          <w:numId w:val="18"/>
        </w:numPr>
      </w:pPr>
      <w:r>
        <w:t>Step 2</w:t>
      </w:r>
      <w:r w:rsidR="00A564B7">
        <w:t>7</w:t>
      </w:r>
      <w:r>
        <w:t xml:space="preserve"> is about notifying the CBS about the </w:t>
      </w:r>
      <w:r w:rsidR="00EA467A">
        <w:t>bank fees which ha</w:t>
      </w:r>
      <w:r w:rsidR="007254F8">
        <w:t>ve</w:t>
      </w:r>
      <w:r w:rsidR="00EA467A">
        <w:t xml:space="preserve"> been booked on </w:t>
      </w:r>
      <w:r w:rsidR="007254F8">
        <w:t>customer side</w:t>
      </w:r>
      <w:r w:rsidR="004C3032">
        <w:t>.</w:t>
      </w:r>
    </w:p>
    <w:p w14:paraId="0061076F" w14:textId="019B2550" w:rsidR="00E57EE6" w:rsidRDefault="00E57EE6" w:rsidP="00643D41">
      <w:pPr>
        <w:pStyle w:val="ListParagraph"/>
        <w:numPr>
          <w:ilvl w:val="1"/>
          <w:numId w:val="18"/>
        </w:numPr>
      </w:pPr>
      <w:r>
        <w:t>Step 2</w:t>
      </w:r>
      <w:r w:rsidR="00A564B7">
        <w:t>8</w:t>
      </w:r>
      <w:r>
        <w:t xml:space="preserve"> is about the update of the status of the operation</w:t>
      </w:r>
      <w:r w:rsidR="00145F29">
        <w:t xml:space="preserve"> (‘Executed’)</w:t>
      </w:r>
      <w:r>
        <w:t>.</w:t>
      </w:r>
    </w:p>
    <w:p w14:paraId="076F7E5A" w14:textId="03F32CFA" w:rsidR="00832BCF" w:rsidRDefault="00832BCF" w:rsidP="00643D41">
      <w:pPr>
        <w:pStyle w:val="ListParagraph"/>
        <w:numPr>
          <w:ilvl w:val="0"/>
          <w:numId w:val="18"/>
        </w:numPr>
      </w:pPr>
      <w:r>
        <w:t>Step</w:t>
      </w:r>
      <w:r w:rsidR="00790D15">
        <w:t>s</w:t>
      </w:r>
      <w:r>
        <w:t xml:space="preserve"> 2</w:t>
      </w:r>
      <w:r w:rsidR="008F6E5B">
        <w:t>9</w:t>
      </w:r>
      <w:r>
        <w:t xml:space="preserve"> to </w:t>
      </w:r>
      <w:r w:rsidR="00F439B1">
        <w:t>3</w:t>
      </w:r>
      <w:r w:rsidR="008F6E5B">
        <w:t>3</w:t>
      </w:r>
      <w:r w:rsidR="00F439B1">
        <w:t xml:space="preserve"> </w:t>
      </w:r>
      <w:r>
        <w:t>are related to the case the order can’t be executed</w:t>
      </w:r>
      <w:r w:rsidR="00D234A6">
        <w:t>.  There are 3 main reasons</w:t>
      </w:r>
      <w:r w:rsidR="00813633">
        <w:t xml:space="preserve"> for a non-execution: rejection of the order by the OMS or the exchange, cancellation of the order by the customer, expiration of the order if</w:t>
      </w:r>
      <w:r w:rsidR="00633CC5">
        <w:t xml:space="preserve"> it had a</w:t>
      </w:r>
      <w:r w:rsidR="00DB7B8E">
        <w:t>n</w:t>
      </w:r>
      <w:r w:rsidR="00633CC5">
        <w:t xml:space="preserve"> expiration date.</w:t>
      </w:r>
    </w:p>
    <w:p w14:paraId="46C68431" w14:textId="23111B5C" w:rsidR="00832BCF" w:rsidRDefault="00832BCF" w:rsidP="00643D41">
      <w:pPr>
        <w:pStyle w:val="ListParagraph"/>
        <w:numPr>
          <w:ilvl w:val="1"/>
          <w:numId w:val="18"/>
        </w:numPr>
      </w:pPr>
      <w:r>
        <w:t>Step 2</w:t>
      </w:r>
      <w:r w:rsidR="008F6E5B">
        <w:t>9</w:t>
      </w:r>
      <w:r>
        <w:t xml:space="preserve"> notifies the end-user on the </w:t>
      </w:r>
      <w:r w:rsidR="001B6C45">
        <w:t>non-execution, providing the reason.</w:t>
      </w:r>
    </w:p>
    <w:p w14:paraId="33B29D94" w14:textId="6F8252DE" w:rsidR="00832BCF" w:rsidRDefault="00832BCF" w:rsidP="00643D41">
      <w:pPr>
        <w:pStyle w:val="ListParagraph"/>
        <w:numPr>
          <w:ilvl w:val="1"/>
          <w:numId w:val="18"/>
        </w:numPr>
      </w:pPr>
      <w:r>
        <w:t>Step</w:t>
      </w:r>
      <w:r w:rsidR="00303FE4">
        <w:t>s</w:t>
      </w:r>
      <w:r>
        <w:t xml:space="preserve"> </w:t>
      </w:r>
      <w:r w:rsidR="00FF5C96">
        <w:t xml:space="preserve">30 </w:t>
      </w:r>
      <w:r w:rsidR="00303FE4">
        <w:t xml:space="preserve">or </w:t>
      </w:r>
      <w:r w:rsidR="00FF5C96">
        <w:t xml:space="preserve">31 </w:t>
      </w:r>
      <w:r>
        <w:t>deletes the reservation</w:t>
      </w:r>
      <w:r w:rsidR="00303FE4">
        <w:t xml:space="preserve"> (</w:t>
      </w:r>
      <w:proofErr w:type="gramStart"/>
      <w:r w:rsidR="00303FE4">
        <w:t>depending</w:t>
      </w:r>
      <w:proofErr w:type="gramEnd"/>
      <w:r w:rsidR="00303FE4">
        <w:t xml:space="preserve"> if it’s an order against fiat or against digital asset)</w:t>
      </w:r>
      <w:r>
        <w:t>.</w:t>
      </w:r>
    </w:p>
    <w:p w14:paraId="02C5E9AB" w14:textId="75B21105" w:rsidR="00F439B1" w:rsidRPr="00166790" w:rsidRDefault="00F439B1" w:rsidP="00643D41">
      <w:pPr>
        <w:pStyle w:val="ListParagraph"/>
        <w:numPr>
          <w:ilvl w:val="1"/>
          <w:numId w:val="18"/>
        </w:numPr>
        <w:rPr>
          <w:lang w:val="en-US"/>
        </w:rPr>
      </w:pPr>
      <w:r>
        <w:t xml:space="preserve">Step </w:t>
      </w:r>
      <w:r w:rsidR="002F3B75">
        <w:t>3</w:t>
      </w:r>
      <w:r w:rsidR="00FF5C96">
        <w:t>2</w:t>
      </w:r>
      <w:r>
        <w:t xml:space="preserve"> updates the operation and consumption limit</w:t>
      </w:r>
      <w:r w:rsidR="00683D92">
        <w:t xml:space="preserve"> to remove the impact of the order.  This is done through the POST /</w:t>
      </w:r>
      <w:r w:rsidR="006F1CAC">
        <w:rPr>
          <w:lang w:val="en-US"/>
        </w:rPr>
        <w:t>subledger/accounts/{</w:t>
      </w:r>
      <w:proofErr w:type="spellStart"/>
      <w:r w:rsidR="006F1CAC">
        <w:rPr>
          <w:lang w:val="en-US"/>
        </w:rPr>
        <w:t>accountId</w:t>
      </w:r>
      <w:proofErr w:type="spellEnd"/>
      <w:r w:rsidR="006F1CAC">
        <w:rPr>
          <w:lang w:val="en-US"/>
        </w:rPr>
        <w:t xml:space="preserve">}/limit-consumptions (this is not a DELETE, as we want to keep a trace of </w:t>
      </w:r>
      <w:r w:rsidR="00012FB3">
        <w:rPr>
          <w:lang w:val="en-US"/>
        </w:rPr>
        <w:t>consumptions).</w:t>
      </w:r>
    </w:p>
    <w:p w14:paraId="60D4789A" w14:textId="4B43EF1E" w:rsidR="00053DBD" w:rsidRDefault="00053DBD" w:rsidP="00643D41">
      <w:pPr>
        <w:pStyle w:val="ListParagraph"/>
        <w:numPr>
          <w:ilvl w:val="1"/>
          <w:numId w:val="18"/>
        </w:numPr>
      </w:pPr>
      <w:r>
        <w:lastRenderedPageBreak/>
        <w:t xml:space="preserve">Step </w:t>
      </w:r>
      <w:r w:rsidR="00F439B1">
        <w:t>3</w:t>
      </w:r>
      <w:r w:rsidR="00FF5C96">
        <w:t>3</w:t>
      </w:r>
      <w:r w:rsidR="00F439B1">
        <w:t xml:space="preserve"> </w:t>
      </w:r>
      <w:r>
        <w:t>updates the status of the operation</w:t>
      </w:r>
      <w:r w:rsidR="001B6C45">
        <w:t>.</w:t>
      </w:r>
      <w:r w:rsidR="000F0751">
        <w:t xml:space="preserve">  When integrating with Wyden, some ‘CANCEL</w:t>
      </w:r>
      <w:r w:rsidR="00881F22">
        <w:t>LED</w:t>
      </w:r>
      <w:r w:rsidR="00571FE7">
        <w:t xml:space="preserve">’ status may </w:t>
      </w:r>
      <w:proofErr w:type="gramStart"/>
      <w:r w:rsidR="00571FE7">
        <w:t>actually be</w:t>
      </w:r>
      <w:proofErr w:type="gramEnd"/>
      <w:r w:rsidR="00571FE7">
        <w:t xml:space="preserve"> managed as a rejection (i.e. not due to an explicit cancellation request triggered by the customer).  </w:t>
      </w:r>
      <w:r w:rsidR="00EF55F8">
        <w:t>In case of a ‘CANCEL</w:t>
      </w:r>
      <w:r w:rsidR="00881F22">
        <w:t>LED</w:t>
      </w:r>
      <w:r w:rsidR="00EF55F8">
        <w:t xml:space="preserve">’, the service checks if a customer cancellation request exists, and if not the </w:t>
      </w:r>
      <w:r w:rsidR="00881F22">
        <w:t>status of the operation is set as ‘REJECTED’.</w:t>
      </w:r>
    </w:p>
    <w:p w14:paraId="45F1B286" w14:textId="1397CB9D" w:rsidR="002E0581" w:rsidRDefault="00790D15" w:rsidP="00643D41">
      <w:pPr>
        <w:pStyle w:val="ListParagraph"/>
        <w:numPr>
          <w:ilvl w:val="0"/>
          <w:numId w:val="18"/>
        </w:numPr>
      </w:pPr>
      <w:r>
        <w:t>Steps 3</w:t>
      </w:r>
      <w:r w:rsidR="00FF5C96">
        <w:t>4</w:t>
      </w:r>
      <w:r>
        <w:t xml:space="preserve"> to 3</w:t>
      </w:r>
      <w:r w:rsidR="00FF5C96">
        <w:t>7</w:t>
      </w:r>
      <w:r>
        <w:t xml:space="preserve"> are related to the </w:t>
      </w:r>
      <w:r w:rsidR="00AC58DC">
        <w:t xml:space="preserve">execution report related </w:t>
      </w:r>
      <w:r w:rsidR="00695249">
        <w:t>trade execution</w:t>
      </w:r>
      <w:r w:rsidR="00AC58DC">
        <w:t xml:space="preserve">.  </w:t>
      </w:r>
    </w:p>
    <w:p w14:paraId="7753F125" w14:textId="416AF444" w:rsidR="002E0581" w:rsidRDefault="002E0581" w:rsidP="002E0581">
      <w:pPr>
        <w:pStyle w:val="ListParagraph"/>
        <w:numPr>
          <w:ilvl w:val="1"/>
          <w:numId w:val="18"/>
        </w:numPr>
      </w:pPr>
      <w:r>
        <w:t>Step 3</w:t>
      </w:r>
      <w:r w:rsidR="00FF5C96">
        <w:t>4</w:t>
      </w:r>
      <w:r>
        <w:t xml:space="preserve"> has t</w:t>
      </w:r>
      <w:r w:rsidR="00AC58DC">
        <w:t xml:space="preserve">he objective is to update the </w:t>
      </w:r>
      <w:r w:rsidR="00EB6044">
        <w:t xml:space="preserve">executed volume, </w:t>
      </w:r>
      <w:r w:rsidR="00AC58DC">
        <w:t>fees and the margin.</w:t>
      </w:r>
      <w:r w:rsidR="008B1477">
        <w:t xml:space="preserve">  This information is available in the notification message provided by the integration module, for each </w:t>
      </w:r>
      <w:r w:rsidR="00CA5031">
        <w:t>trade execution.  Information must be sum up at operation level</w:t>
      </w:r>
      <w:r w:rsidR="009D20F1">
        <w:t xml:space="preserve">, computing an average </w:t>
      </w:r>
      <w:r>
        <w:t xml:space="preserve">buying </w:t>
      </w:r>
      <w:r w:rsidR="006F42DE">
        <w:t xml:space="preserve">bank </w:t>
      </w:r>
      <w:r>
        <w:t>price</w:t>
      </w:r>
      <w:r w:rsidR="006F42DE">
        <w:t xml:space="preserve"> (excluding bank margin)</w:t>
      </w:r>
      <w:r w:rsidR="00CA5031">
        <w:t xml:space="preserve">.  </w:t>
      </w:r>
    </w:p>
    <w:p w14:paraId="6C487CFC" w14:textId="77777777" w:rsidR="0082248F" w:rsidRDefault="00CA5031" w:rsidP="002E0581">
      <w:pPr>
        <w:pStyle w:val="ListParagraph"/>
        <w:numPr>
          <w:ilvl w:val="1"/>
          <w:numId w:val="18"/>
        </w:numPr>
      </w:pPr>
      <w:r>
        <w:t xml:space="preserve">The </w:t>
      </w:r>
      <w:r w:rsidR="003A4D66">
        <w:t xml:space="preserve">operation service must detect that it’s the last trade execution (in case of multiple execution) </w:t>
      </w:r>
      <w:r w:rsidR="00A11E1E">
        <w:t xml:space="preserve">when the sum of all the trade execution equals the target </w:t>
      </w:r>
      <w:r w:rsidR="006D5B48">
        <w:t>quantity.  When this target is reached</w:t>
      </w:r>
      <w:r w:rsidR="0082248F">
        <w:t>:</w:t>
      </w:r>
    </w:p>
    <w:p w14:paraId="6B1B131B" w14:textId="18C5D9C5" w:rsidR="00365C8B" w:rsidRDefault="0082248F" w:rsidP="00850393">
      <w:pPr>
        <w:pStyle w:val="ListParagraph"/>
        <w:numPr>
          <w:ilvl w:val="2"/>
          <w:numId w:val="18"/>
        </w:numPr>
      </w:pPr>
      <w:r>
        <w:t>T</w:t>
      </w:r>
      <w:r w:rsidR="00170D38">
        <w:t>he bank margin must be computed:</w:t>
      </w:r>
    </w:p>
    <w:p w14:paraId="40B0CF48" w14:textId="3D843762" w:rsidR="005C3A8C" w:rsidRDefault="00365C8B" w:rsidP="00365C8B">
      <w:pPr>
        <w:pStyle w:val="ListParagraph"/>
        <w:numPr>
          <w:ilvl w:val="3"/>
          <w:numId w:val="18"/>
        </w:numPr>
      </w:pPr>
      <w:r>
        <w:t>In case of a market order</w:t>
      </w:r>
      <w:r w:rsidR="00317956">
        <w:t xml:space="preserve">, which is </w:t>
      </w:r>
      <w:r w:rsidR="001C53A2">
        <w:t>expressed in base currency</w:t>
      </w:r>
      <w:r w:rsidR="00B62D5B">
        <w:t xml:space="preserve">, </w:t>
      </w:r>
      <w:r w:rsidR="00E36A8E">
        <w:t>if</w:t>
      </w:r>
      <w:r w:rsidR="00B62D5B">
        <w:t xml:space="preserve"> the </w:t>
      </w:r>
      <w:r w:rsidR="00E36A8E">
        <w:t xml:space="preserve">debited amount (in the quote currency) </w:t>
      </w:r>
      <w:r w:rsidR="00541D6C">
        <w:t xml:space="preserve">on the customer account </w:t>
      </w:r>
      <w:r w:rsidR="00E36A8E">
        <w:t>is lower than the reserved amount: the</w:t>
      </w:r>
      <w:r w:rsidR="00317956">
        <w:t xml:space="preserve"> bank margin is the expected one</w:t>
      </w:r>
      <w:r w:rsidR="00E308F2">
        <w:t xml:space="preserve"> (computed based on the difference between the customer price, captured </w:t>
      </w:r>
      <w:r w:rsidR="000A208B">
        <w:t>based on</w:t>
      </w:r>
      <w:r w:rsidR="00E308F2">
        <w:t xml:space="preserve"> notification FILLED)</w:t>
      </w:r>
      <w:r w:rsidR="00C963A8">
        <w:t xml:space="preserve"> and the </w:t>
      </w:r>
      <w:r w:rsidR="005017FD">
        <w:t xml:space="preserve">bank </w:t>
      </w:r>
      <w:r w:rsidR="00C963A8">
        <w:t>execution price, captured at this stage – notification TRADE_EXECUTION</w:t>
      </w:r>
      <w:r w:rsidR="0031644C">
        <w:t>, taking into account the volume</w:t>
      </w:r>
      <w:r w:rsidR="00C963A8">
        <w:t>)</w:t>
      </w:r>
      <w:r w:rsidR="00253B17">
        <w:t>.  If the de</w:t>
      </w:r>
      <w:r w:rsidR="00541D6C">
        <w:t>bited amount is capped by the reserved amount</w:t>
      </w:r>
      <w:r w:rsidR="00CB7EA6">
        <w:t>, th</w:t>
      </w:r>
      <w:r w:rsidR="00560A99">
        <w:t xml:space="preserve">at means that the customer price has been adapted </w:t>
      </w:r>
      <w:r w:rsidR="00820169">
        <w:t>(cf. step 2</w:t>
      </w:r>
      <w:r w:rsidR="001A5405">
        <w:t>3</w:t>
      </w:r>
      <w:r w:rsidR="00820169">
        <w:t xml:space="preserve">) </w:t>
      </w:r>
      <w:r w:rsidR="00560A99">
        <w:t xml:space="preserve">and consequently this is reflected in the bank margin.  </w:t>
      </w:r>
      <w:r w:rsidR="00820169">
        <w:t xml:space="preserve">The bank margin is thus </w:t>
      </w:r>
      <w:r w:rsidR="007B26B4">
        <w:t>the difference between this adapted customer price and the bank execution price</w:t>
      </w:r>
      <w:r w:rsidR="0031644C">
        <w:t xml:space="preserve"> (</w:t>
      </w:r>
      <w:proofErr w:type="gramStart"/>
      <w:r w:rsidR="0031644C">
        <w:t>taking into account</w:t>
      </w:r>
      <w:proofErr w:type="gramEnd"/>
      <w:r w:rsidR="0031644C">
        <w:t xml:space="preserve"> the volume)</w:t>
      </w:r>
      <w:r w:rsidR="007B26B4">
        <w:t>, which might be negative.</w:t>
      </w:r>
    </w:p>
    <w:p w14:paraId="732CC4BE" w14:textId="794022CB" w:rsidR="001B6539" w:rsidRDefault="005C3A8C" w:rsidP="00046845">
      <w:pPr>
        <w:pStyle w:val="ListParagraph"/>
        <w:numPr>
          <w:ilvl w:val="3"/>
          <w:numId w:val="18"/>
        </w:numPr>
      </w:pPr>
      <w:r>
        <w:t xml:space="preserve">In </w:t>
      </w:r>
      <w:r w:rsidR="00107DAF">
        <w:t>case of a</w:t>
      </w:r>
      <w:r w:rsidR="001C53A2">
        <w:t xml:space="preserve">n order expressed in quote currency (cash order), </w:t>
      </w:r>
      <w:r w:rsidR="008A3C4B">
        <w:t xml:space="preserve">the margin is computed based on the difference between the customer price at the time of the confirmation of the order (the one used to determine the target base amount, which is used to trigger the order, </w:t>
      </w:r>
      <w:r w:rsidR="00CA4E38">
        <w:t>cf. step 16), taking</w:t>
      </w:r>
      <w:r w:rsidR="0031644C">
        <w:t xml:space="preserve"> into account the volume.</w:t>
      </w:r>
    </w:p>
    <w:p w14:paraId="187E0508" w14:textId="144D84F8" w:rsidR="00790D15" w:rsidRDefault="0082248F" w:rsidP="0082248F">
      <w:pPr>
        <w:pStyle w:val="ListParagraph"/>
        <w:numPr>
          <w:ilvl w:val="2"/>
          <w:numId w:val="18"/>
        </w:numPr>
      </w:pPr>
      <w:r>
        <w:t>A</w:t>
      </w:r>
      <w:r w:rsidR="00313B56">
        <w:t>n event for accounting purpose is produce</w:t>
      </w:r>
      <w:r w:rsidR="001E1067">
        <w:t>d</w:t>
      </w:r>
      <w:r w:rsidR="00313B56">
        <w:t>, cf. step 3</w:t>
      </w:r>
      <w:r w:rsidR="001A5405">
        <w:t>5</w:t>
      </w:r>
      <w:r w:rsidR="001E1067">
        <w:t xml:space="preserve">.  </w:t>
      </w:r>
      <w:r w:rsidR="001E1067" w:rsidRPr="001E1067">
        <w:t xml:space="preserve">All information related to the execution (as customer id, account id, amounts, fees, etc) must be registered </w:t>
      </w:r>
      <w:proofErr w:type="gramStart"/>
      <w:r w:rsidR="001E1067" w:rsidRPr="001E1067">
        <w:t>in order to</w:t>
      </w:r>
      <w:proofErr w:type="gramEnd"/>
      <w:r w:rsidR="001E1067" w:rsidRPr="001E1067">
        <w:t xml:space="preserve"> be able to feed the bank general ledger.  This is done via an internal API endpoint POST /subledger/events.  </w:t>
      </w:r>
    </w:p>
    <w:p w14:paraId="75ABD61F" w14:textId="7CF2D3D0" w:rsidR="00E2004E" w:rsidRDefault="00257B4A" w:rsidP="0082248F">
      <w:pPr>
        <w:pStyle w:val="ListParagraph"/>
        <w:numPr>
          <w:ilvl w:val="2"/>
          <w:numId w:val="18"/>
        </w:numPr>
      </w:pPr>
      <w:r>
        <w:t>If the order is against fiat, t</w:t>
      </w:r>
      <w:r w:rsidR="00E2004E">
        <w:t>he bank subledger must be updated for the position related to the broker (</w:t>
      </w:r>
      <w:proofErr w:type="spellStart"/>
      <w:r w:rsidR="00E2004E">
        <w:t>Aplo</w:t>
      </w:r>
      <w:proofErr w:type="spellEnd"/>
      <w:r w:rsidR="00E2004E">
        <w:t xml:space="preserve">) or exchange (Wyden).  This is illustrated via step </w:t>
      </w:r>
      <w:r w:rsidR="000E54DE">
        <w:t>3</w:t>
      </w:r>
      <w:r w:rsidR="00C04725">
        <w:t>6</w:t>
      </w:r>
      <w:r w:rsidR="000E54DE">
        <w:t xml:space="preserve">.  Practically it requests first to identify the </w:t>
      </w:r>
      <w:r w:rsidR="000A2E1D">
        <w:t>loro or nostro account that</w:t>
      </w:r>
      <w:r w:rsidR="0015082B">
        <w:t xml:space="preserve"> must be impacted.  This information is retrieved from the bank positi</w:t>
      </w:r>
      <w:r w:rsidR="00F97263">
        <w:t xml:space="preserve">on </w:t>
      </w:r>
      <w:r w:rsidR="00A730B6">
        <w:t>in the SCS subledger which is impacted</w:t>
      </w:r>
      <w:r w:rsidR="00E12855">
        <w:t>.  To identify that bank position in the SCS</w:t>
      </w:r>
      <w:r w:rsidR="00353A58">
        <w:t xml:space="preserve"> subledger</w:t>
      </w:r>
      <w:r w:rsidR="00E12855">
        <w:t xml:space="preserve">, the ‘venue’ information </w:t>
      </w:r>
      <w:r w:rsidR="00353A58">
        <w:t xml:space="preserve">from the trade execution report is used to select the right ‘bucket’.  </w:t>
      </w:r>
      <w:r w:rsidR="006219DC">
        <w:t>The access to the SCS subledger is done via the API endpoint GET /subledger/</w:t>
      </w:r>
      <w:r w:rsidR="00A9798B">
        <w:t>banks</w:t>
      </w:r>
      <w:r w:rsidR="00560565">
        <w:t xml:space="preserve">/positions </w:t>
      </w:r>
      <w:r w:rsidR="007972A1">
        <w:t>– this step is not illustrated</w:t>
      </w:r>
      <w:r w:rsidR="00560565">
        <w:t>.</w:t>
      </w:r>
      <w:r w:rsidR="00AE41FE">
        <w:t xml:space="preserve">  Once the loro / nostro account is known, the CBS API endpoint POST /</w:t>
      </w:r>
      <w:r w:rsidR="00801F34">
        <w:t>core-banking/</w:t>
      </w:r>
      <w:r w:rsidR="005507B3">
        <w:t>accounts/{</w:t>
      </w:r>
      <w:proofErr w:type="spellStart"/>
      <w:r w:rsidR="009D1BB2">
        <w:t>fiatAccountId</w:t>
      </w:r>
      <w:proofErr w:type="spellEnd"/>
      <w:r w:rsidR="009D1BB2">
        <w:t>}/</w:t>
      </w:r>
      <w:r w:rsidR="00E27180">
        <w:t>bookings is used to update its position.</w:t>
      </w:r>
    </w:p>
    <w:p w14:paraId="6071C1CD" w14:textId="6E520BF5" w:rsidR="00E27180" w:rsidRDefault="00E27180" w:rsidP="00850393">
      <w:pPr>
        <w:pStyle w:val="ListParagraph"/>
        <w:numPr>
          <w:ilvl w:val="2"/>
          <w:numId w:val="18"/>
        </w:numPr>
      </w:pPr>
      <w:r>
        <w:t xml:space="preserve">Then the </w:t>
      </w:r>
      <w:r w:rsidR="00541E36">
        <w:t>SCS subledger must be updated for the bank positions, in line with the</w:t>
      </w:r>
      <w:r w:rsidR="00EE02E7">
        <w:t xml:space="preserve"> principles illustrated in § </w:t>
      </w:r>
      <w:r w:rsidR="00EE02E7">
        <w:fldChar w:fldCharType="begin"/>
      </w:r>
      <w:r w:rsidR="00EE02E7">
        <w:instrText xml:space="preserve"> REF _Ref211434763 \r \h </w:instrText>
      </w:r>
      <w:r w:rsidR="00EE02E7">
        <w:fldChar w:fldCharType="separate"/>
      </w:r>
      <w:r w:rsidR="00EE02E7">
        <w:t>2.3.1.c</w:t>
      </w:r>
      <w:r w:rsidR="00EE02E7">
        <w:fldChar w:fldCharType="end"/>
      </w:r>
      <w:r w:rsidR="00EE02E7">
        <w:t xml:space="preserve">.  </w:t>
      </w:r>
      <w:r w:rsidR="00A458C8">
        <w:t>This is illustrated by step 3</w:t>
      </w:r>
      <w:r w:rsidR="00C04725">
        <w:t>7</w:t>
      </w:r>
      <w:r w:rsidR="00A458C8">
        <w:t xml:space="preserve"> which is </w:t>
      </w:r>
      <w:r w:rsidR="007B591C">
        <w:t>practically</w:t>
      </w:r>
      <w:r w:rsidR="00A458C8">
        <w:t xml:space="preserve"> several steps as there are several bank positions to update.  </w:t>
      </w:r>
      <w:r w:rsidR="009E2A4B">
        <w:t>First the bank position related to the broker or exchange must be updated</w:t>
      </w:r>
      <w:r w:rsidR="00711B27">
        <w:t xml:space="preserve"> (as illustrated in the principles, the exchange fees must be included)</w:t>
      </w:r>
      <w:r w:rsidR="009E2A4B">
        <w:t>, whatever the order is against crypto or fiat.  The position to be updated is determined thanks to the ‘venue’</w:t>
      </w:r>
      <w:r w:rsidR="007972A1">
        <w:t>.  To avoid having to search explicitly for the position, the subledger API endpoint POST /subledger/</w:t>
      </w:r>
      <w:r w:rsidR="007D54B2">
        <w:t>banks/positions</w:t>
      </w:r>
      <w:r w:rsidR="003B572B">
        <w:t>/entr</w:t>
      </w:r>
      <w:r w:rsidR="007D54B2">
        <w:t>ies</w:t>
      </w:r>
      <w:r w:rsidR="003B572B">
        <w:t xml:space="preserve"> allows to create a new entry based on </w:t>
      </w:r>
      <w:r w:rsidR="002B32F6">
        <w:t>position type and position bucket</w:t>
      </w:r>
      <w:r w:rsidR="002C1874">
        <w:t>.  Then the P&amp;L positions must be updated, splitting the different type of P&amp;L (bank fees, margin and exchange fees if relevant).</w:t>
      </w:r>
      <w:r w:rsidR="00B13D4D">
        <w:t xml:space="preserve">  The same API endpoint from the subledger can be used, with adequate value for the position type</w:t>
      </w:r>
      <w:r w:rsidR="005207AB">
        <w:t>,</w:t>
      </w:r>
      <w:r w:rsidR="007D54B2">
        <w:t xml:space="preserve"> </w:t>
      </w:r>
      <w:r w:rsidR="00990682">
        <w:t>bucket</w:t>
      </w:r>
      <w:r w:rsidR="00B13D4D">
        <w:t xml:space="preserve"> </w:t>
      </w:r>
      <w:r w:rsidR="005207AB">
        <w:t>and</w:t>
      </w:r>
      <w:r w:rsidR="00B13D4D">
        <w:t xml:space="preserve"> P&amp;L type.</w:t>
      </w:r>
      <w:r w:rsidR="005207AB">
        <w:t xml:space="preserve">  If the bank position doesn’t exist yet, it’s created automatically (except for the fiat bank position related to exchange or broker, which must be created manually, cf. § </w:t>
      </w:r>
      <w:r w:rsidR="006A2D1D">
        <w:fldChar w:fldCharType="begin"/>
      </w:r>
      <w:r w:rsidR="006A2D1D">
        <w:instrText xml:space="preserve"> REF _Ref219987681 \r \h </w:instrText>
      </w:r>
      <w:r w:rsidR="006A2D1D">
        <w:fldChar w:fldCharType="separate"/>
      </w:r>
      <w:r w:rsidR="006A2D1D">
        <w:t>3.18</w:t>
      </w:r>
      <w:r w:rsidR="006A2D1D">
        <w:fldChar w:fldCharType="end"/>
      </w:r>
      <w:r w:rsidR="006A2D1D">
        <w:t>).</w:t>
      </w:r>
      <w:r w:rsidR="00EB265C">
        <w:t xml:space="preserve">  Moreover, if the </w:t>
      </w:r>
      <w:r w:rsidR="00723B0A">
        <w:t xml:space="preserve">order was expressed in quote currency, the evolution of the price between the initiation of the order and its execution leads to a difference between the funds (in base currency) provided to the customer and the ones </w:t>
      </w:r>
      <w:r w:rsidR="003F0C01">
        <w:t>the bank has bought.  This difference must be booked on a bank position which represents its own asset.</w:t>
      </w:r>
    </w:p>
    <w:p w14:paraId="0A203376" w14:textId="22BC205E" w:rsidR="00553CE5" w:rsidRDefault="00553CE5" w:rsidP="00850393">
      <w:pPr>
        <w:pStyle w:val="ListParagraph"/>
        <w:numPr>
          <w:ilvl w:val="2"/>
          <w:numId w:val="18"/>
        </w:numPr>
      </w:pPr>
      <w:r>
        <w:lastRenderedPageBreak/>
        <w:t xml:space="preserve">Remark: </w:t>
      </w:r>
      <w:r w:rsidR="007B2A5F">
        <w:t>these computations and updates are only possible if the FILLED notification (related to the client side of the execution) has been received, which contains the customer execution price, which is required to compute margin</w:t>
      </w:r>
      <w:r w:rsidR="008C37E3">
        <w:t xml:space="preserve">.  If this information is not yet available, the information related to the last TRADE_EXECUTION must be stored and the processing of the FILLED notification will have to detect that this information is available and do </w:t>
      </w:r>
      <w:r w:rsidR="008E1C8C">
        <w:t>these computation and updates at that time.</w:t>
      </w:r>
      <w:r w:rsidR="007B2A5F">
        <w:t xml:space="preserve"> </w:t>
      </w:r>
    </w:p>
    <w:p w14:paraId="3BFD6FFC" w14:textId="3CF9EC28" w:rsidR="00381A6A" w:rsidRDefault="008A5F78" w:rsidP="00793C3A">
      <w:pPr>
        <w:pStyle w:val="Title2"/>
      </w:pPr>
      <w:bookmarkStart w:id="57" w:name="_Ref201738588"/>
      <w:bookmarkStart w:id="58" w:name="_Ref201738637"/>
      <w:bookmarkStart w:id="59" w:name="_Toc226736206"/>
      <w:r>
        <w:t>Customer requests to sell digital asset</w:t>
      </w:r>
      <w:bookmarkEnd w:id="57"/>
      <w:bookmarkEnd w:id="58"/>
      <w:bookmarkEnd w:id="59"/>
    </w:p>
    <w:p w14:paraId="0AAADB08" w14:textId="0FF2885D" w:rsidR="0030584C" w:rsidRDefault="0030584C" w:rsidP="0030584C">
      <w:pPr>
        <w:ind w:left="567"/>
      </w:pPr>
      <w:r>
        <w:t xml:space="preserve">This use case is initiated by a customer who request to sell some digital assets.  </w:t>
      </w:r>
      <w:r w:rsidR="00194550">
        <w:t xml:space="preserve">It’s quite </w:t>
      </w:r>
      <w:proofErr w:type="gramStart"/>
      <w:r w:rsidR="00194550">
        <w:t>similar to</w:t>
      </w:r>
      <w:proofErr w:type="gramEnd"/>
      <w:r w:rsidR="00194550">
        <w:t xml:space="preserve"> the </w:t>
      </w:r>
      <w:r w:rsidR="009D5E2B">
        <w:t>buying order and the same API endpoint POST /order allows to trigger it.</w:t>
      </w:r>
    </w:p>
    <w:p w14:paraId="57A167AB" w14:textId="20EF9A32" w:rsidR="0030584C" w:rsidRDefault="0030584C" w:rsidP="0030584C">
      <w:pPr>
        <w:ind w:left="567"/>
      </w:pPr>
      <w:r>
        <w:t>As for the previous use case, it’s illustrated with two diagrams: a first one related to the capture of the customer request, a second one related to the execution of the order.</w:t>
      </w:r>
    </w:p>
    <w:p w14:paraId="0223B595" w14:textId="2AB9170A" w:rsidR="0030584C" w:rsidRDefault="00C13FA8" w:rsidP="00C13FA8">
      <w:pPr>
        <w:pStyle w:val="Title3"/>
      </w:pPr>
      <w:bookmarkStart w:id="60" w:name="_Toc226736207"/>
      <w:r>
        <w:t>Initiation of the selling order</w:t>
      </w:r>
      <w:bookmarkEnd w:id="60"/>
    </w:p>
    <w:p w14:paraId="636B4032" w14:textId="31120BD6" w:rsidR="00996898" w:rsidRDefault="00996898" w:rsidP="00996898">
      <w:pPr>
        <w:ind w:left="567"/>
      </w:pPr>
      <w:r>
        <w:t xml:space="preserve">There here under diagram is very similar to the one </w:t>
      </w:r>
      <w:r w:rsidR="000737C6">
        <w:t>describing the buying order use case.</w:t>
      </w:r>
      <w:r w:rsidR="00963741">
        <w:t xml:space="preserve">  </w:t>
      </w:r>
    </w:p>
    <w:p w14:paraId="1433F698" w14:textId="77777777" w:rsidR="0033163C" w:rsidRDefault="0033163C" w:rsidP="00996898">
      <w:pPr>
        <w:ind w:left="567"/>
      </w:pPr>
    </w:p>
    <w:p w14:paraId="0ADA2263" w14:textId="2DD73410" w:rsidR="00E55DA2" w:rsidRDefault="008F7CC2" w:rsidP="00A414DD">
      <w:pPr>
        <w:keepNext/>
        <w:ind w:left="567"/>
      </w:pPr>
      <w:r>
        <w:rPr>
          <w:noProof/>
        </w:rPr>
        <w:drawing>
          <wp:inline distT="0" distB="0" distL="0" distR="0" wp14:anchorId="33F504B3" wp14:editId="0D740CB9">
            <wp:extent cx="5660983" cy="5071273"/>
            <wp:effectExtent l="0" t="0" r="0" b="0"/>
            <wp:docPr id="57271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1314" name="Picture 1" descr="A screenshot of a computer&#10;&#10;AI-generated content may be incorrect."/>
                    <pic:cNvPicPr/>
                  </pic:nvPicPr>
                  <pic:blipFill>
                    <a:blip r:embed="rId50"/>
                    <a:stretch>
                      <a:fillRect/>
                    </a:stretch>
                  </pic:blipFill>
                  <pic:spPr>
                    <a:xfrm>
                      <a:off x="0" y="0"/>
                      <a:ext cx="5666610" cy="5076313"/>
                    </a:xfrm>
                    <a:prstGeom prst="rect">
                      <a:avLst/>
                    </a:prstGeom>
                  </pic:spPr>
                </pic:pic>
              </a:graphicData>
            </a:graphic>
          </wp:inline>
        </w:drawing>
      </w:r>
    </w:p>
    <w:p w14:paraId="64CB3B52" w14:textId="10EFA8F3" w:rsidR="00963741" w:rsidRDefault="00A414DD" w:rsidP="00A414DD">
      <w:pPr>
        <w:pStyle w:val="Caption0"/>
        <w:jc w:val="center"/>
      </w:pPr>
      <w:r>
        <w:t xml:space="preserve">Figure </w:t>
      </w:r>
      <w:r>
        <w:fldChar w:fldCharType="begin"/>
      </w:r>
      <w:r>
        <w:instrText xml:space="preserve"> SEQ Figure \* ARABIC </w:instrText>
      </w:r>
      <w:r>
        <w:fldChar w:fldCharType="separate"/>
      </w:r>
      <w:r w:rsidR="00EA4364">
        <w:rPr>
          <w:noProof/>
        </w:rPr>
        <w:t>12</w:t>
      </w:r>
      <w:r>
        <w:fldChar w:fldCharType="end"/>
      </w:r>
      <w:r>
        <w:t xml:space="preserve"> </w:t>
      </w:r>
      <w:r w:rsidR="00547B23">
        <w:t>–</w:t>
      </w:r>
      <w:r>
        <w:t xml:space="preserve"> Initiation of a selling order</w:t>
      </w:r>
    </w:p>
    <w:p w14:paraId="0C65D671" w14:textId="77777777" w:rsidR="003203A0" w:rsidRDefault="003203A0" w:rsidP="00996898">
      <w:pPr>
        <w:ind w:left="567"/>
      </w:pPr>
    </w:p>
    <w:p w14:paraId="5D8EAA53" w14:textId="247B5E88" w:rsidR="00195C83" w:rsidRDefault="003203A0" w:rsidP="00996898">
      <w:pPr>
        <w:ind w:left="567"/>
      </w:pPr>
      <w:r>
        <w:t>The main difference</w:t>
      </w:r>
      <w:r w:rsidR="00C674AD">
        <w:t>s</w:t>
      </w:r>
      <w:r>
        <w:t xml:space="preserve"> with the previous use case </w:t>
      </w:r>
      <w:r w:rsidR="00C674AD">
        <w:t>are</w:t>
      </w:r>
      <w:r>
        <w:t xml:space="preserve"> related to </w:t>
      </w:r>
    </w:p>
    <w:p w14:paraId="5F2E345D" w14:textId="2BE641DA" w:rsidR="003203A0" w:rsidRDefault="00195C83" w:rsidP="00643D41">
      <w:pPr>
        <w:pStyle w:val="ListParagraph"/>
        <w:numPr>
          <w:ilvl w:val="0"/>
          <w:numId w:val="50"/>
        </w:numPr>
      </w:pPr>
      <w:r>
        <w:lastRenderedPageBreak/>
        <w:t>T</w:t>
      </w:r>
      <w:r w:rsidR="003203A0">
        <w:t xml:space="preserve">he control of </w:t>
      </w:r>
      <w:r w:rsidR="006E320A">
        <w:t>the availab</w:t>
      </w:r>
      <w:r w:rsidR="004B0DC7">
        <w:t>ility</w:t>
      </w:r>
      <w:r w:rsidR="006E320A">
        <w:t xml:space="preserve"> of the digital asset the customer wants to sell.  Step</w:t>
      </w:r>
      <w:r w:rsidR="00D748F6">
        <w:t xml:space="preserve"> 5</w:t>
      </w:r>
      <w:r w:rsidR="00AE1C82">
        <w:t xml:space="preserve"> allows retrieving the </w:t>
      </w:r>
      <w:r w:rsidR="00A14F6D">
        <w:t>balance of the position</w:t>
      </w:r>
      <w:r w:rsidR="00BD1CA6">
        <w:t xml:space="preserve"> via </w:t>
      </w:r>
      <w:r w:rsidR="00B71E90">
        <w:t xml:space="preserve">the internal API endpoint </w:t>
      </w:r>
      <w:r w:rsidR="00B11703">
        <w:t>GET /subledger/accounts/{</w:t>
      </w:r>
      <w:proofErr w:type="spellStart"/>
      <w:r w:rsidR="00B11703">
        <w:t>accountId</w:t>
      </w:r>
      <w:proofErr w:type="spellEnd"/>
      <w:r w:rsidR="00B11703">
        <w:t>}/positions.  Step 7 must control that the available position is sufficient to accept the order.</w:t>
      </w:r>
      <w:r w:rsidR="002C7844">
        <w:t xml:space="preserve">  Let’s notice that the bank fees are not </w:t>
      </w:r>
      <w:proofErr w:type="gramStart"/>
      <w:r w:rsidR="002C7844">
        <w:t>taken into account</w:t>
      </w:r>
      <w:proofErr w:type="gramEnd"/>
      <w:r w:rsidR="002C7844">
        <w:t xml:space="preserve"> in the availability check, as they will be subtracted from the received amount.</w:t>
      </w:r>
    </w:p>
    <w:p w14:paraId="31F20EE5" w14:textId="4683402B" w:rsidR="00195C83" w:rsidRDefault="00195C83" w:rsidP="00643D41">
      <w:pPr>
        <w:pStyle w:val="ListParagraph"/>
        <w:numPr>
          <w:ilvl w:val="0"/>
          <w:numId w:val="50"/>
        </w:numPr>
      </w:pPr>
      <w:r>
        <w:t xml:space="preserve">The control of the limits.  As explained in § </w:t>
      </w:r>
      <w:r>
        <w:fldChar w:fldCharType="begin"/>
      </w:r>
      <w:r>
        <w:instrText xml:space="preserve"> REF _Ref199152861 \r \h </w:instrText>
      </w:r>
      <w:r>
        <w:fldChar w:fldCharType="separate"/>
      </w:r>
      <w:r>
        <w:t>3.15</w:t>
      </w:r>
      <w:r>
        <w:fldChar w:fldCharType="end"/>
      </w:r>
      <w:r>
        <w:t xml:space="preserve"> even if a limit is broken, the request </w:t>
      </w:r>
      <w:proofErr w:type="gramStart"/>
      <w:r>
        <w:t>has to</w:t>
      </w:r>
      <w:proofErr w:type="gramEnd"/>
      <w:r>
        <w:t xml:space="preserve"> be accepted, but the customer </w:t>
      </w:r>
      <w:proofErr w:type="gramStart"/>
      <w:r>
        <w:t>has to</w:t>
      </w:r>
      <w:proofErr w:type="gramEnd"/>
      <w:r>
        <w:t xml:space="preserve"> be warned (cf.</w:t>
      </w:r>
      <w:r w:rsidR="00B07DB6">
        <w:t xml:space="preserve"> step 11).</w:t>
      </w:r>
      <w:r w:rsidR="00615A78">
        <w:t xml:space="preserve">  </w:t>
      </w:r>
    </w:p>
    <w:p w14:paraId="6B58218D" w14:textId="3250796B" w:rsidR="00C33D6C" w:rsidRDefault="00C33D6C" w:rsidP="00996898">
      <w:pPr>
        <w:ind w:left="567"/>
      </w:pPr>
      <w:r>
        <w:t xml:space="preserve">The other steps are </w:t>
      </w:r>
      <w:r w:rsidR="004B0DC7">
        <w:t>similar</w:t>
      </w:r>
      <w:r>
        <w:t>.</w:t>
      </w:r>
    </w:p>
    <w:p w14:paraId="556BA959" w14:textId="6A807446" w:rsidR="00C13FA8" w:rsidRDefault="00C13FA8" w:rsidP="00C13FA8">
      <w:pPr>
        <w:pStyle w:val="Title3"/>
      </w:pPr>
      <w:bookmarkStart w:id="61" w:name="_Ref182842225"/>
      <w:bookmarkStart w:id="62" w:name="_Toc226736208"/>
      <w:r>
        <w:t>Execution of the selling order</w:t>
      </w:r>
      <w:bookmarkEnd w:id="61"/>
      <w:bookmarkEnd w:id="62"/>
    </w:p>
    <w:p w14:paraId="78AADBB7" w14:textId="4354C873" w:rsidR="008A5F78" w:rsidRDefault="006A3422" w:rsidP="008A5F78">
      <w:pPr>
        <w:pStyle w:val="Currenttext"/>
      </w:pPr>
      <w:r>
        <w:t>Here a</w:t>
      </w:r>
      <w:r w:rsidR="0042075E">
        <w:t xml:space="preserve">lso the </w:t>
      </w:r>
      <w:r w:rsidR="00D5790E">
        <w:t xml:space="preserve">sequence is </w:t>
      </w:r>
      <w:proofErr w:type="gramStart"/>
      <w:r w:rsidR="00D5790E">
        <w:t>similar to</w:t>
      </w:r>
      <w:proofErr w:type="gramEnd"/>
      <w:r w:rsidR="00D5790E">
        <w:t xml:space="preserve"> the execution of a buying order.</w:t>
      </w:r>
    </w:p>
    <w:p w14:paraId="0A716CDA" w14:textId="57624B3A" w:rsidR="000140BC" w:rsidRDefault="00975F8D" w:rsidP="00A414DD">
      <w:pPr>
        <w:pStyle w:val="Currenttext"/>
        <w:keepNext/>
        <w:jc w:val="center"/>
        <w:rPr>
          <w:noProof/>
        </w:rPr>
      </w:pPr>
      <w:r w:rsidRPr="00975F8D">
        <w:rPr>
          <w:noProof/>
        </w:rPr>
        <w:lastRenderedPageBreak/>
        <w:t xml:space="preserve"> </w:t>
      </w:r>
      <w:r w:rsidR="008C7796" w:rsidRPr="008C7796">
        <w:rPr>
          <w:noProof/>
        </w:rPr>
        <w:t xml:space="preserve"> </w:t>
      </w:r>
      <w:r w:rsidR="00276935" w:rsidRPr="00276935">
        <w:rPr>
          <w:noProof/>
        </w:rPr>
        <w:t xml:space="preserve"> </w:t>
      </w:r>
    </w:p>
    <w:p w14:paraId="4FA2B6F2" w14:textId="69F407C8" w:rsidR="000B1315" w:rsidRDefault="000B1315" w:rsidP="00A414DD">
      <w:pPr>
        <w:pStyle w:val="Currenttext"/>
        <w:keepNext/>
        <w:jc w:val="center"/>
      </w:pPr>
      <w:r>
        <w:rPr>
          <w:noProof/>
        </w:rPr>
        <w:drawing>
          <wp:inline distT="0" distB="0" distL="0" distR="0" wp14:anchorId="51DB8415" wp14:editId="2A51DA4A">
            <wp:extent cx="4173451" cy="8353727"/>
            <wp:effectExtent l="0" t="0" r="0" b="0"/>
            <wp:docPr id="4085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3744" name=""/>
                    <pic:cNvPicPr/>
                  </pic:nvPicPr>
                  <pic:blipFill>
                    <a:blip r:embed="rId51"/>
                    <a:stretch>
                      <a:fillRect/>
                    </a:stretch>
                  </pic:blipFill>
                  <pic:spPr>
                    <a:xfrm>
                      <a:off x="0" y="0"/>
                      <a:ext cx="4181002" cy="8368842"/>
                    </a:xfrm>
                    <a:prstGeom prst="rect">
                      <a:avLst/>
                    </a:prstGeom>
                  </pic:spPr>
                </pic:pic>
              </a:graphicData>
            </a:graphic>
          </wp:inline>
        </w:drawing>
      </w:r>
    </w:p>
    <w:p w14:paraId="638B12F3" w14:textId="793EC6DB" w:rsidR="00D5790E" w:rsidRDefault="00A414DD" w:rsidP="00A414DD">
      <w:pPr>
        <w:pStyle w:val="Caption0"/>
        <w:jc w:val="center"/>
      </w:pPr>
      <w:r>
        <w:lastRenderedPageBreak/>
        <w:t xml:space="preserve">Figure </w:t>
      </w:r>
      <w:r>
        <w:fldChar w:fldCharType="begin"/>
      </w:r>
      <w:r>
        <w:instrText xml:space="preserve"> SEQ Figure \* ARABIC </w:instrText>
      </w:r>
      <w:r>
        <w:fldChar w:fldCharType="separate"/>
      </w:r>
      <w:r w:rsidR="00EA4364">
        <w:rPr>
          <w:noProof/>
        </w:rPr>
        <w:t>13</w:t>
      </w:r>
      <w:r>
        <w:fldChar w:fldCharType="end"/>
      </w:r>
      <w:r>
        <w:t xml:space="preserve"> </w:t>
      </w:r>
      <w:r w:rsidR="00547B23">
        <w:t>–</w:t>
      </w:r>
      <w:r>
        <w:t xml:space="preserve"> Execution of a selling order</w:t>
      </w:r>
    </w:p>
    <w:p w14:paraId="298244A1" w14:textId="7F1E0F08" w:rsidR="00C825CA" w:rsidRDefault="00C825CA" w:rsidP="00C825CA">
      <w:pPr>
        <w:ind w:left="567"/>
      </w:pPr>
      <w:r>
        <w:t>The main difference</w:t>
      </w:r>
      <w:r w:rsidR="00151995">
        <w:t>s</w:t>
      </w:r>
      <w:r>
        <w:t xml:space="preserve"> with the previous use case </w:t>
      </w:r>
      <w:r w:rsidR="00151995">
        <w:t>are</w:t>
      </w:r>
      <w:r>
        <w:t xml:space="preserve"> related to</w:t>
      </w:r>
      <w:r w:rsidR="00151995">
        <w:t>:</w:t>
      </w:r>
    </w:p>
    <w:p w14:paraId="026FBA8F" w14:textId="0E8E0D0A" w:rsidR="00151995" w:rsidRDefault="00151995" w:rsidP="00643D41">
      <w:pPr>
        <w:pStyle w:val="ListParagraph"/>
        <w:numPr>
          <w:ilvl w:val="0"/>
          <w:numId w:val="20"/>
        </w:numPr>
      </w:pPr>
      <w:r>
        <w:t xml:space="preserve">The reservation of funds before the execution of the order: </w:t>
      </w:r>
      <w:r w:rsidR="00FC4B88">
        <w:t xml:space="preserve">in that case the reservation is made on the digital asset position, cf. flow </w:t>
      </w:r>
      <w:r w:rsidR="00235A7C">
        <w:t>11</w:t>
      </w:r>
      <w:r w:rsidR="00FC4B88">
        <w:t xml:space="preserve"> to do the reservation.  This reservation </w:t>
      </w:r>
      <w:r w:rsidR="00951BE0">
        <w:t>is done via calling an internal API endpoint from the subledger: POST /subledger</w:t>
      </w:r>
      <w:r w:rsidR="00D84662">
        <w:t xml:space="preserve">/accounts/{accountId}/positions/{positionId}/reservation-entries.  </w:t>
      </w:r>
      <w:proofErr w:type="gramStart"/>
      <w:r w:rsidR="00D84662">
        <w:t>Obviously</w:t>
      </w:r>
      <w:proofErr w:type="gramEnd"/>
      <w:r w:rsidR="00D84662">
        <w:t xml:space="preserve"> the funds must be available to accept the reservation.</w:t>
      </w:r>
      <w:r w:rsidR="008E613C">
        <w:t xml:space="preserve">  Availability of funds must be check against the available balance of the position</w:t>
      </w:r>
      <w:r w:rsidR="00EB58B5">
        <w:t xml:space="preserve"> (and not </w:t>
      </w:r>
      <w:r w:rsidR="00847C86">
        <w:t xml:space="preserve">the “full” balance) </w:t>
      </w:r>
      <w:proofErr w:type="gramStart"/>
      <w:r w:rsidR="00847C86">
        <w:t>in order to</w:t>
      </w:r>
      <w:proofErr w:type="gramEnd"/>
      <w:r w:rsidR="00847C86">
        <w:t xml:space="preserve"> </w:t>
      </w:r>
      <w:proofErr w:type="gramStart"/>
      <w:r w:rsidR="00847C86">
        <w:t>take into account</w:t>
      </w:r>
      <w:proofErr w:type="gramEnd"/>
      <w:r w:rsidR="00847C86">
        <w:t xml:space="preserve"> existing reservations or frozen funds.</w:t>
      </w:r>
      <w:r w:rsidR="0091009D">
        <w:t xml:space="preserve">  Let’s notice that the bank fees are not </w:t>
      </w:r>
      <w:proofErr w:type="gramStart"/>
      <w:r w:rsidR="0091009D">
        <w:t>taken into account</w:t>
      </w:r>
      <w:proofErr w:type="gramEnd"/>
      <w:r w:rsidR="0091009D">
        <w:t xml:space="preserve"> in the reservation, as they will be subtracted from the received amount.</w:t>
      </w:r>
    </w:p>
    <w:p w14:paraId="3E8510BF" w14:textId="3C94A4CF" w:rsidR="00453C86" w:rsidRDefault="00453C86" w:rsidP="00643D41">
      <w:pPr>
        <w:pStyle w:val="ListParagraph"/>
        <w:numPr>
          <w:ilvl w:val="0"/>
          <w:numId w:val="20"/>
        </w:numPr>
      </w:pPr>
      <w:r>
        <w:t xml:space="preserve">In case of issues the funds must be un-reserved (cf. flow </w:t>
      </w:r>
      <w:r w:rsidR="001501C1">
        <w:t>2</w:t>
      </w:r>
      <w:r w:rsidR="001632E8">
        <w:t>9</w:t>
      </w:r>
      <w:r w:rsidR="008063B8">
        <w:t>), this is done by an internal API endpoint DELETE /subledger/accounts/{accountId}/positions/{positionId}/reservation-entries</w:t>
      </w:r>
      <w:r w:rsidR="000657C7">
        <w:t>.</w:t>
      </w:r>
    </w:p>
    <w:p w14:paraId="6783483B" w14:textId="7D0B957E" w:rsidR="000657C7" w:rsidRDefault="000657C7" w:rsidP="000657C7">
      <w:pPr>
        <w:pStyle w:val="ListParagraph"/>
        <w:numPr>
          <w:ilvl w:val="0"/>
          <w:numId w:val="20"/>
        </w:numPr>
      </w:pPr>
      <w:r>
        <w:t>The bank fees are supposed to be computed either in fiat currency, for a sell order (against fiat) and in quote currency for a convert order (a sell against another digital asset).</w:t>
      </w:r>
    </w:p>
    <w:p w14:paraId="542C3740" w14:textId="3BDC8407" w:rsidR="00827889" w:rsidRDefault="00827889" w:rsidP="00643D41">
      <w:pPr>
        <w:pStyle w:val="ListParagraph"/>
        <w:numPr>
          <w:ilvl w:val="0"/>
          <w:numId w:val="20"/>
        </w:numPr>
      </w:pPr>
      <w:r>
        <w:t xml:space="preserve">If the order is executed correctly, the </w:t>
      </w:r>
      <w:r w:rsidR="00AD36FA">
        <w:t>digital asset amounts</w:t>
      </w:r>
      <w:r>
        <w:t xml:space="preserve"> must be </w:t>
      </w:r>
      <w:r w:rsidR="00AD36FA">
        <w:t>subtracted from the digital asset position.  This is done by the internal API endpoint POST /subledger/accounts/{</w:t>
      </w:r>
      <w:proofErr w:type="spellStart"/>
      <w:r w:rsidR="00AD36FA">
        <w:t>accountId</w:t>
      </w:r>
      <w:proofErr w:type="spellEnd"/>
      <w:r w:rsidR="00AD36FA">
        <w:t>}/positions/{</w:t>
      </w:r>
      <w:proofErr w:type="spellStart"/>
      <w:r w:rsidR="00AD36FA">
        <w:t>positionId</w:t>
      </w:r>
      <w:proofErr w:type="spellEnd"/>
      <w:r w:rsidR="00AD36FA">
        <w:t xml:space="preserve">}/entries that takes in input the </w:t>
      </w:r>
      <w:r w:rsidR="00ED07E7">
        <w:t xml:space="preserve">reference of the reservation to confirm it (cf. flow </w:t>
      </w:r>
      <w:r w:rsidR="0004268B">
        <w:t>2</w:t>
      </w:r>
      <w:r w:rsidR="00BD2E03">
        <w:t>2</w:t>
      </w:r>
      <w:r w:rsidR="00ED07E7">
        <w:t>).  Next</w:t>
      </w:r>
      <w:r w:rsidR="00E02B4E">
        <w:t>, if the order is against fiat,</w:t>
      </w:r>
      <w:r w:rsidR="00ED07E7">
        <w:t xml:space="preserve"> the fiat side must be executed, which is in the opposite direction than the buying (cf. flow </w:t>
      </w:r>
      <w:r w:rsidR="00CC4FE5">
        <w:t>2</w:t>
      </w:r>
      <w:r w:rsidR="00BD2E03">
        <w:t>4</w:t>
      </w:r>
      <w:r w:rsidR="00ED07E7">
        <w:t xml:space="preserve">).  </w:t>
      </w:r>
      <w:r w:rsidR="003B78E3">
        <w:t xml:space="preserve">If the order is against digital asset, the </w:t>
      </w:r>
      <w:r w:rsidR="0083773B">
        <w:t>counterparty amount in the ‘quote’ digital asset must be credited on the customer position</w:t>
      </w:r>
      <w:r w:rsidR="00855608">
        <w:t xml:space="preserve"> (cf. flow 2</w:t>
      </w:r>
      <w:r w:rsidR="00BD2E03">
        <w:t>5</w:t>
      </w:r>
      <w:r w:rsidR="00855608">
        <w:t>)</w:t>
      </w:r>
      <w:r w:rsidR="0083773B">
        <w:t>.  This position may not exist yet and in this case must be first created</w:t>
      </w:r>
      <w:r w:rsidR="00855608">
        <w:t>.</w:t>
      </w:r>
      <w:r w:rsidR="00543E98">
        <w:t xml:space="preserve">  In both cases (order against fiat or against digital asset), the bank fees must be subtracted</w:t>
      </w:r>
      <w:r w:rsidR="004D6E32">
        <w:t xml:space="preserve"> from the amount credited on the position.</w:t>
      </w:r>
      <w:r w:rsidR="0096322C">
        <w:t xml:space="preserve">  Regarding the bank position update, all P&amp;L are unrealized</w:t>
      </w:r>
      <w:r w:rsidR="007F1DA4">
        <w:t xml:space="preserve"> but must nevertheless </w:t>
      </w:r>
      <w:r w:rsidR="00C03204">
        <w:t xml:space="preserve">be </w:t>
      </w:r>
      <w:r w:rsidR="007F1DA4">
        <w:t>split in 3 parts to identify different PL type</w:t>
      </w:r>
      <w:r w:rsidR="00C03204">
        <w:t>s</w:t>
      </w:r>
      <w:r w:rsidR="007F1DA4">
        <w:t>: bank fees, bank price margin and exchange fees.</w:t>
      </w:r>
    </w:p>
    <w:p w14:paraId="10D24EFD" w14:textId="77777777" w:rsidR="00ED07E7" w:rsidRDefault="00ED07E7" w:rsidP="00ED07E7">
      <w:pPr>
        <w:pStyle w:val="ListParagraph"/>
        <w:ind w:left="1287"/>
      </w:pPr>
    </w:p>
    <w:p w14:paraId="058F935B" w14:textId="77777777" w:rsidR="00C825CA" w:rsidRDefault="00C825CA" w:rsidP="00C825CA">
      <w:pPr>
        <w:ind w:left="567"/>
      </w:pPr>
      <w:r>
        <w:t>The other steps are identical.</w:t>
      </w:r>
    </w:p>
    <w:p w14:paraId="51D0A7B8" w14:textId="2E859C45" w:rsidR="00D222EB" w:rsidRDefault="00D222EB" w:rsidP="00D222EB">
      <w:pPr>
        <w:pStyle w:val="Title2"/>
      </w:pPr>
      <w:bookmarkStart w:id="63" w:name="_Toc226736209"/>
      <w:r>
        <w:t xml:space="preserve">Customer </w:t>
      </w:r>
      <w:r w:rsidR="00AA7039">
        <w:t>initiates a deposit</w:t>
      </w:r>
      <w:bookmarkEnd w:id="63"/>
    </w:p>
    <w:p w14:paraId="5C244D6A" w14:textId="7681BEFD" w:rsidR="00D222EB" w:rsidRDefault="005602FF" w:rsidP="00D222EB">
      <w:pPr>
        <w:ind w:left="567"/>
      </w:pPr>
      <w:r>
        <w:t>A</w:t>
      </w:r>
      <w:r w:rsidR="00AA7039">
        <w:t xml:space="preserve"> deposit is never initiated in the solution but must be </w:t>
      </w:r>
      <w:r w:rsidR="00991F01">
        <w:t xml:space="preserve">done by the user in the system holding the funds he/she wants to deposit on his/her account managed by the solution.  In this other system it’s a withdrawal, where the beneficiary is the account </w:t>
      </w:r>
      <w:r w:rsidR="00353B1B">
        <w:t xml:space="preserve">in the solution.  </w:t>
      </w:r>
    </w:p>
    <w:p w14:paraId="1454418B" w14:textId="752586F9" w:rsidR="00FD6AC0" w:rsidRDefault="002469E6" w:rsidP="00D222EB">
      <w:pPr>
        <w:ind w:left="567"/>
      </w:pPr>
      <w:r>
        <w:t xml:space="preserve">To be able to </w:t>
      </w:r>
      <w:r w:rsidR="00143291">
        <w:t xml:space="preserve">initiate this withdrawal in the other </w:t>
      </w:r>
      <w:r w:rsidR="008C5D36">
        <w:t xml:space="preserve">system, the customer must have a deposit address which </w:t>
      </w:r>
      <w:r w:rsidR="006A1CC9">
        <w:t>can be used as beneficiary</w:t>
      </w:r>
      <w:r w:rsidR="005F07CF">
        <w:t xml:space="preserve"> of the withdrawal.  This deposit address is assigned by</w:t>
      </w:r>
      <w:r w:rsidR="0028225A">
        <w:t xml:space="preserve"> the SCS</w:t>
      </w:r>
      <w:r w:rsidR="00A76AD9">
        <w:t xml:space="preserve">.  </w:t>
      </w:r>
      <w:r w:rsidR="00243D93">
        <w:t>The first step of this use case i</w:t>
      </w:r>
      <w:r w:rsidR="00066C27">
        <w:t>s t</w:t>
      </w:r>
      <w:r w:rsidR="00DC225B">
        <w:t xml:space="preserve">he retrieval of a deposit address by the customer.  </w:t>
      </w:r>
      <w:r w:rsidR="00B22DE3">
        <w:t>Then the customer will trigger the withdrawal in the system holding the funds</w:t>
      </w:r>
      <w:r w:rsidR="00EA1FE6">
        <w:t xml:space="preserve">.  </w:t>
      </w:r>
      <w:r w:rsidR="00523690">
        <w:t>Then the SCS will be notified by the custodian of the reception of the funds</w:t>
      </w:r>
      <w:r w:rsidR="002F41A9">
        <w:t xml:space="preserve"> on the deposit address, which is the second part of the use case described in this paragraph.</w:t>
      </w:r>
    </w:p>
    <w:p w14:paraId="3D521340" w14:textId="5F1125C7" w:rsidR="00E60F2E" w:rsidRDefault="00E60F2E" w:rsidP="00E60F2E">
      <w:pPr>
        <w:pStyle w:val="Title3"/>
      </w:pPr>
      <w:bookmarkStart w:id="64" w:name="_Ref182841817"/>
      <w:bookmarkStart w:id="65" w:name="_Toc226736210"/>
      <w:r>
        <w:t>Deposit address creation</w:t>
      </w:r>
      <w:bookmarkEnd w:id="64"/>
      <w:bookmarkEnd w:id="65"/>
    </w:p>
    <w:p w14:paraId="5DFC454C" w14:textId="77F6DCB6" w:rsidR="00665606" w:rsidRDefault="00021D68" w:rsidP="005602FF">
      <w:pPr>
        <w:ind w:left="567"/>
      </w:pPr>
      <w:r>
        <w:t>In the current front-end implementation, the creation of a deposit address</w:t>
      </w:r>
      <w:r w:rsidR="00D82923">
        <w:t xml:space="preserve"> is simplified: when the user access</w:t>
      </w:r>
      <w:r w:rsidR="00A52369">
        <w:t xml:space="preserve">es the </w:t>
      </w:r>
      <w:r w:rsidR="00C834A3">
        <w:t xml:space="preserve">page managing deposit address, </w:t>
      </w:r>
      <w:r w:rsidR="00834897">
        <w:t>a deposit address is automatically created for the selected digital asset.  The user doesn’t have the possibility to request another one if one exists already.  Practically, the deposit address for the default digital asset (the one which is displayed by default when accessing the page)</w:t>
      </w:r>
      <w:r w:rsidR="00665606">
        <w:t xml:space="preserve"> is already created during the opening of the account (cf. § </w:t>
      </w:r>
      <w:r w:rsidR="00665606">
        <w:fldChar w:fldCharType="begin"/>
      </w:r>
      <w:r w:rsidR="00665606">
        <w:instrText xml:space="preserve"> REF _Ref182841760 \r \h </w:instrText>
      </w:r>
      <w:r w:rsidR="00665606">
        <w:fldChar w:fldCharType="separate"/>
      </w:r>
      <w:r w:rsidR="00665606">
        <w:t>3.1</w:t>
      </w:r>
      <w:r w:rsidR="00665606">
        <w:fldChar w:fldCharType="end"/>
      </w:r>
      <w:r w:rsidR="00665606">
        <w:t>).  If the user selects another digital asset, if a deposit address doesn’t exist yet for this one, it will be created automatically, by calling the SCS API endpoint POST /deposit-addresses (cf. integration guide)</w:t>
      </w:r>
      <w:r w:rsidR="00DD1B53">
        <w:t>.  Otherwise, if a deposit address already exists for this digital asset, this one will be displayed automatically.</w:t>
      </w:r>
    </w:p>
    <w:p w14:paraId="5A937F2D" w14:textId="2D7D4FDE" w:rsidR="00E60F2E" w:rsidRDefault="00B547E2" w:rsidP="005602FF">
      <w:pPr>
        <w:ind w:left="567"/>
      </w:pPr>
      <w:r>
        <w:t xml:space="preserve">The here under sequence diagram illustrates the </w:t>
      </w:r>
      <w:r w:rsidR="00A4624E">
        <w:t>behaviour</w:t>
      </w:r>
      <w:r>
        <w:t xml:space="preserve"> of the </w:t>
      </w:r>
      <w:proofErr w:type="gramStart"/>
      <w:r>
        <w:t>back-end</w:t>
      </w:r>
      <w:proofErr w:type="gramEnd"/>
      <w:r w:rsidR="001C4EA9">
        <w:t xml:space="preserve"> when a </w:t>
      </w:r>
      <w:r w:rsidR="005C5661">
        <w:t>POST /deposit-addresses is triggered</w:t>
      </w:r>
      <w:r w:rsidR="00844AA9">
        <w:t xml:space="preserve">.  </w:t>
      </w:r>
      <w:r w:rsidR="005602FF">
        <w:t xml:space="preserve">The Request Management service is orchestrating the execution of </w:t>
      </w:r>
      <w:r w:rsidR="00844AA9">
        <w:t xml:space="preserve">the </w:t>
      </w:r>
      <w:r w:rsidR="008C7B54">
        <w:t>deposit address creation request</w:t>
      </w:r>
      <w:r w:rsidR="005602FF">
        <w:t xml:space="preserve">.  In this diagram </w:t>
      </w:r>
      <w:r w:rsidR="00E213C6">
        <w:t>there is only one interaction</w:t>
      </w:r>
      <w:r w:rsidR="005602FF">
        <w:t xml:space="preserve"> with the </w:t>
      </w:r>
      <w:proofErr w:type="gramStart"/>
      <w:r w:rsidR="005602FF">
        <w:t>UI</w:t>
      </w:r>
      <w:proofErr w:type="gramEnd"/>
      <w:r w:rsidR="005602FF">
        <w:t xml:space="preserve"> </w:t>
      </w:r>
      <w:r w:rsidR="00E213C6">
        <w:t>which is</w:t>
      </w:r>
      <w:r w:rsidR="005602FF">
        <w:t xml:space="preserve"> illustrated</w:t>
      </w:r>
      <w:r w:rsidR="00E213C6">
        <w:t>, which directly creates the deposit address.  But practically the API c</w:t>
      </w:r>
      <w:r w:rsidR="00A4624E">
        <w:t>ould</w:t>
      </w:r>
      <w:r w:rsidR="00E213C6">
        <w:t xml:space="preserve"> also be called in simulation mode to validate the request first.</w:t>
      </w:r>
    </w:p>
    <w:p w14:paraId="5534B54E" w14:textId="5FFCBE3F" w:rsidR="00D37906" w:rsidRDefault="00D37906" w:rsidP="00D37906">
      <w:pPr>
        <w:keepNext/>
        <w:ind w:left="567"/>
        <w:jc w:val="center"/>
      </w:pPr>
    </w:p>
    <w:p w14:paraId="67214F4B" w14:textId="6BAB891B" w:rsidR="008734AF" w:rsidRDefault="008734AF" w:rsidP="00D37906">
      <w:pPr>
        <w:keepNext/>
        <w:ind w:left="567"/>
        <w:jc w:val="center"/>
      </w:pPr>
      <w:r>
        <w:rPr>
          <w:noProof/>
        </w:rPr>
        <w:drawing>
          <wp:inline distT="0" distB="0" distL="0" distR="0" wp14:anchorId="2EB7C300" wp14:editId="1EC05612">
            <wp:extent cx="5607886" cy="5758004"/>
            <wp:effectExtent l="0" t="0" r="0" b="0"/>
            <wp:docPr id="8099359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35938" name="Picture 1" descr="A screenshot of a computer program&#10;&#10;AI-generated content may be incorrect."/>
                    <pic:cNvPicPr/>
                  </pic:nvPicPr>
                  <pic:blipFill>
                    <a:blip r:embed="rId52"/>
                    <a:stretch>
                      <a:fillRect/>
                    </a:stretch>
                  </pic:blipFill>
                  <pic:spPr>
                    <a:xfrm>
                      <a:off x="0" y="0"/>
                      <a:ext cx="5611416" cy="5761628"/>
                    </a:xfrm>
                    <a:prstGeom prst="rect">
                      <a:avLst/>
                    </a:prstGeom>
                  </pic:spPr>
                </pic:pic>
              </a:graphicData>
            </a:graphic>
          </wp:inline>
        </w:drawing>
      </w:r>
    </w:p>
    <w:p w14:paraId="1DD83DBA" w14:textId="1B5DBC8B" w:rsidR="00D37906" w:rsidRDefault="00D37906" w:rsidP="00D37906">
      <w:pPr>
        <w:pStyle w:val="Caption0"/>
        <w:jc w:val="center"/>
      </w:pPr>
      <w:r>
        <w:t xml:space="preserve">Figure </w:t>
      </w:r>
      <w:r>
        <w:fldChar w:fldCharType="begin"/>
      </w:r>
      <w:r>
        <w:instrText xml:space="preserve"> SEQ Figure \* ARABIC </w:instrText>
      </w:r>
      <w:r>
        <w:fldChar w:fldCharType="separate"/>
      </w:r>
      <w:r w:rsidR="00EA4364">
        <w:rPr>
          <w:noProof/>
        </w:rPr>
        <w:t>14</w:t>
      </w:r>
      <w:r>
        <w:fldChar w:fldCharType="end"/>
      </w:r>
      <w:r>
        <w:t xml:space="preserve"> </w:t>
      </w:r>
      <w:r w:rsidR="00547B23">
        <w:t>–</w:t>
      </w:r>
      <w:r>
        <w:t xml:space="preserve"> New deposit address request</w:t>
      </w:r>
    </w:p>
    <w:p w14:paraId="05A1420A" w14:textId="27640497" w:rsidR="00F556A5" w:rsidRDefault="00E213C6" w:rsidP="00E213C6">
      <w:pPr>
        <w:ind w:left="567"/>
      </w:pPr>
      <w:r>
        <w:t>Main steps are:</w:t>
      </w:r>
    </w:p>
    <w:p w14:paraId="0F9E4D1E" w14:textId="7068C966" w:rsidR="00E213C6" w:rsidRDefault="006508F2" w:rsidP="00643D41">
      <w:pPr>
        <w:pStyle w:val="ListParagraph"/>
        <w:numPr>
          <w:ilvl w:val="0"/>
          <w:numId w:val="23"/>
        </w:numPr>
      </w:pPr>
      <w:r>
        <w:t xml:space="preserve">Steps 2 to 8 are related to control the </w:t>
      </w:r>
      <w:r w:rsidR="000C26AC">
        <w:t>requests: the customer must exist, a digital asset account must exist</w:t>
      </w:r>
      <w:r w:rsidR="005B35B7">
        <w:t>,</w:t>
      </w:r>
      <w:r w:rsidR="000C26AC">
        <w:t xml:space="preserve"> the customer must be entitled to access it</w:t>
      </w:r>
      <w:r w:rsidR="005B35B7">
        <w:t xml:space="preserve">, the digital asset </w:t>
      </w:r>
      <w:r w:rsidR="0095705F">
        <w:t>related to the deposit address must be traded by the bank, etc.</w:t>
      </w:r>
    </w:p>
    <w:p w14:paraId="09E21599" w14:textId="365EFBB9" w:rsidR="000C26AC" w:rsidRDefault="001E0651" w:rsidP="00643D41">
      <w:pPr>
        <w:pStyle w:val="ListParagraph"/>
        <w:numPr>
          <w:ilvl w:val="0"/>
          <w:numId w:val="23"/>
        </w:numPr>
      </w:pPr>
      <w:r>
        <w:t>Steps 9 to 12 are related to the position: a deposit address is always created for a given digital asset</w:t>
      </w:r>
      <w:r w:rsidR="005B5F31">
        <w:t xml:space="preserve"> and a position for this digital asset must exist at account level.  If it’s not the case yet, the position is created automatically (step 11).</w:t>
      </w:r>
    </w:p>
    <w:p w14:paraId="0A805752" w14:textId="6F438B9C" w:rsidR="005B5F31" w:rsidRDefault="0055486B" w:rsidP="00643D41">
      <w:pPr>
        <w:pStyle w:val="ListParagraph"/>
        <w:numPr>
          <w:ilvl w:val="0"/>
          <w:numId w:val="23"/>
        </w:numPr>
      </w:pPr>
      <w:r>
        <w:t xml:space="preserve">Step 13 to </w:t>
      </w:r>
      <w:r w:rsidR="001A0CAB">
        <w:t>20</w:t>
      </w:r>
      <w:r>
        <w:t xml:space="preserve"> are related to the creation of the deposit address by the custodian.  It’s the responsibility of the custodian to </w:t>
      </w:r>
      <w:r w:rsidR="00975CAA">
        <w:t xml:space="preserve">assign the address.  </w:t>
      </w:r>
      <w:proofErr w:type="gramStart"/>
      <w:r w:rsidR="00975CAA">
        <w:t>Depending</w:t>
      </w:r>
      <w:proofErr w:type="gramEnd"/>
      <w:r w:rsidR="00975CAA">
        <w:t xml:space="preserve"> </w:t>
      </w:r>
      <w:r w:rsidR="00B16455">
        <w:t xml:space="preserve">if the digital asset is UTXO-based or account-based (cf. </w:t>
      </w:r>
      <w:r w:rsidR="00280518">
        <w:t xml:space="preserve">the </w:t>
      </w:r>
      <w:proofErr w:type="spellStart"/>
      <w:r w:rsidR="00280518">
        <w:t>ch.</w:t>
      </w:r>
      <w:proofErr w:type="spellEnd"/>
      <w:r w:rsidR="00280518">
        <w:t xml:space="preserve"> </w:t>
      </w:r>
      <w:r w:rsidR="00280518">
        <w:fldChar w:fldCharType="begin"/>
      </w:r>
      <w:r w:rsidR="00280518">
        <w:instrText xml:space="preserve"> REF _Ref179986532 \r \h </w:instrText>
      </w:r>
      <w:r w:rsidR="00280518">
        <w:fldChar w:fldCharType="separate"/>
      </w:r>
      <w:r w:rsidR="00280518">
        <w:t>6</w:t>
      </w:r>
      <w:r w:rsidR="00280518">
        <w:fldChar w:fldCharType="end"/>
      </w:r>
      <w:r w:rsidR="00280518">
        <w:t xml:space="preserve"> </w:t>
      </w:r>
      <w:r w:rsidR="00D93FD5">
        <w:t>– Glossary) the management of deposit address is different at custodian level (here Fireblocks is used as reference)</w:t>
      </w:r>
      <w:r w:rsidR="00F83559">
        <w:t xml:space="preserve">.  The </w:t>
      </w:r>
      <w:proofErr w:type="gramStart"/>
      <w:r w:rsidR="00755803">
        <w:t>characteristics</w:t>
      </w:r>
      <w:proofErr w:type="gramEnd"/>
      <w:r w:rsidR="005B35B7">
        <w:t xml:space="preserve"> of the digital asset is defined in the configuration of the digital asset (not illustrated in the sequence diagram as information on digital assets is supposed to be already available).</w:t>
      </w:r>
    </w:p>
    <w:p w14:paraId="215EFA47" w14:textId="422E5097" w:rsidR="00F9355C" w:rsidRDefault="00F9355C" w:rsidP="00643D41">
      <w:pPr>
        <w:pStyle w:val="ListParagraph"/>
        <w:numPr>
          <w:ilvl w:val="1"/>
          <w:numId w:val="23"/>
        </w:numPr>
      </w:pPr>
      <w:r>
        <w:t xml:space="preserve">Steps 13 to 16 are related to the UTXO-based case: the deposit address can be created under the bank wallet.  This bank wallet can be retrieved from the configuration </w:t>
      </w:r>
      <w:r w:rsidR="00F37FED">
        <w:t xml:space="preserve">with the context OMNIBUS </w:t>
      </w:r>
      <w:r>
        <w:t xml:space="preserve">(cf. </w:t>
      </w:r>
      <w:r w:rsidR="00C2502C">
        <w:t xml:space="preserve">integration guide, </w:t>
      </w:r>
      <w:proofErr w:type="spellStart"/>
      <w:r w:rsidR="00C2502C">
        <w:t>ch.</w:t>
      </w:r>
      <w:proofErr w:type="spellEnd"/>
      <w:r w:rsidR="00C2502C">
        <w:t xml:space="preserve"> </w:t>
      </w:r>
      <w:r w:rsidR="00C84251">
        <w:t>6.1.3).</w:t>
      </w:r>
      <w:r w:rsidR="00F37FED">
        <w:t xml:space="preserve">  Then an API from the custodian must be called to </w:t>
      </w:r>
      <w:r w:rsidR="00F37FED">
        <w:lastRenderedPageBreak/>
        <w:t xml:space="preserve">crate the deposit address in this </w:t>
      </w:r>
      <w:r w:rsidR="00C22430">
        <w:t>wallet.</w:t>
      </w:r>
      <w:r w:rsidR="009C68EA">
        <w:t xml:space="preserve">  In case of Fireblocks, the API is POST </w:t>
      </w:r>
      <w:r w:rsidR="00497D15">
        <w:t>vault</w:t>
      </w:r>
      <w:r w:rsidR="009C68EA">
        <w:t>/</w:t>
      </w:r>
      <w:r w:rsidR="00932CD1">
        <w:t>accounts/</w:t>
      </w:r>
      <w:r w:rsidR="00AC0FBC">
        <w:t>{</w:t>
      </w:r>
      <w:proofErr w:type="spellStart"/>
      <w:r w:rsidR="00AC0FBC">
        <w:t>vaultId</w:t>
      </w:r>
      <w:proofErr w:type="spellEnd"/>
      <w:r w:rsidR="00AC0FBC">
        <w:t>}/{</w:t>
      </w:r>
      <w:proofErr w:type="spellStart"/>
      <w:r w:rsidR="00AC0FBC">
        <w:t>assetId</w:t>
      </w:r>
      <w:proofErr w:type="spellEnd"/>
      <w:r w:rsidR="00AC0FBC">
        <w:t xml:space="preserve">}/addresses (cf. </w:t>
      </w:r>
      <w:hyperlink r:id="rId53" w:history="1">
        <w:r w:rsidR="00AC0FBC" w:rsidRPr="00860822">
          <w:rPr>
            <w:rStyle w:val="Hyperlink"/>
          </w:rPr>
          <w:t>https://developers</w:t>
        </w:r>
        <w:r w:rsidR="001C5B08">
          <w:rPr>
            <w:rStyle w:val="Hyperlink"/>
          </w:rPr>
          <w:t>1</w:t>
        </w:r>
        <w:r w:rsidR="00AC0FBC" w:rsidRPr="00860822">
          <w:rPr>
            <w:rStyle w:val="Hyperlink"/>
          </w:rPr>
          <w:t>.fireblocks.com/reference/createvaultaccountassetaddress</w:t>
        </w:r>
      </w:hyperlink>
      <w:r w:rsidR="00AC0FBC">
        <w:t>)</w:t>
      </w:r>
      <w:r w:rsidR="00904A22">
        <w:t>. T</w:t>
      </w:r>
      <w:r w:rsidR="00B1505F">
        <w:t xml:space="preserve">he </w:t>
      </w:r>
      <w:proofErr w:type="spellStart"/>
      <w:r w:rsidR="00B1505F" w:rsidRPr="00296A19">
        <w:rPr>
          <w:i/>
          <w:iCs/>
        </w:rPr>
        <w:t>vaultId</w:t>
      </w:r>
      <w:proofErr w:type="spellEnd"/>
      <w:r w:rsidR="00B1505F">
        <w:t xml:space="preserve"> </w:t>
      </w:r>
      <w:r w:rsidR="00D213A9">
        <w:t xml:space="preserve">is to be fed with the bank wallet id retrieved in the configuration. </w:t>
      </w:r>
      <w:r w:rsidR="00135E39">
        <w:t xml:space="preserve">The </w:t>
      </w:r>
      <w:proofErr w:type="spellStart"/>
      <w:r w:rsidR="00135E39" w:rsidRPr="00296A19">
        <w:rPr>
          <w:i/>
          <w:iCs/>
        </w:rPr>
        <w:t>assetId</w:t>
      </w:r>
      <w:proofErr w:type="spellEnd"/>
      <w:r w:rsidR="00135E39">
        <w:t xml:space="preserve"> is the identifier of the digital asset as known by the Custodian (Fireblocks), normally it’s identical to the digital asset, but the configuration of digital asset </w:t>
      </w:r>
      <w:proofErr w:type="gramStart"/>
      <w:r w:rsidR="00135E39">
        <w:t>has to</w:t>
      </w:r>
      <w:proofErr w:type="gramEnd"/>
      <w:r w:rsidR="00135E39">
        <w:t xml:space="preserve"> maintain the link between both </w:t>
      </w:r>
      <w:proofErr w:type="gramStart"/>
      <w:r w:rsidR="00135E39">
        <w:t>value</w:t>
      </w:r>
      <w:proofErr w:type="gramEnd"/>
      <w:r w:rsidR="00135E39">
        <w:t xml:space="preserve">.  </w:t>
      </w:r>
      <w:r w:rsidR="00904A22">
        <w:t>The field</w:t>
      </w:r>
      <w:r w:rsidR="00953460">
        <w:t xml:space="preserve">s </w:t>
      </w:r>
      <w:r w:rsidR="00953460" w:rsidRPr="00953460">
        <w:rPr>
          <w:i/>
          <w:iCs/>
        </w:rPr>
        <w:t>description</w:t>
      </w:r>
      <w:r w:rsidR="00953460">
        <w:t xml:space="preserve"> and</w:t>
      </w:r>
      <w:r w:rsidR="00904A22">
        <w:t xml:space="preserve"> </w:t>
      </w:r>
      <w:proofErr w:type="spellStart"/>
      <w:r w:rsidR="00904A22" w:rsidRPr="00953460">
        <w:rPr>
          <w:i/>
          <w:iCs/>
        </w:rPr>
        <w:t>customerRefId</w:t>
      </w:r>
      <w:proofErr w:type="spellEnd"/>
      <w:r w:rsidR="00904A22">
        <w:t xml:space="preserve"> </w:t>
      </w:r>
      <w:r w:rsidR="00135E39">
        <w:t>must</w:t>
      </w:r>
      <w:r w:rsidR="00904A22">
        <w:t xml:space="preserve"> be</w:t>
      </w:r>
      <w:r w:rsidR="00953460">
        <w:t xml:space="preserve"> both</w:t>
      </w:r>
      <w:r w:rsidR="00904A22">
        <w:t xml:space="preserve"> populated with the </w:t>
      </w:r>
      <w:r w:rsidR="00F16E74">
        <w:t>digital asset account</w:t>
      </w:r>
      <w:r w:rsidR="00904A22">
        <w:t xml:space="preserve"> id.</w:t>
      </w:r>
    </w:p>
    <w:p w14:paraId="11AE97CE" w14:textId="1858A4A9" w:rsidR="00D213A9" w:rsidRDefault="00D213A9" w:rsidP="00643D41">
      <w:pPr>
        <w:pStyle w:val="ListParagraph"/>
        <w:numPr>
          <w:ilvl w:val="1"/>
          <w:numId w:val="23"/>
        </w:numPr>
      </w:pPr>
      <w:r>
        <w:t>Step</w:t>
      </w:r>
      <w:r w:rsidR="00DE0977">
        <w:t>s</w:t>
      </w:r>
      <w:r>
        <w:t xml:space="preserve"> 17 and </w:t>
      </w:r>
      <w:r w:rsidR="001A0CAB">
        <w:t>20</w:t>
      </w:r>
      <w:r>
        <w:t xml:space="preserve"> are related to the account-based case: a </w:t>
      </w:r>
      <w:r w:rsidR="00E31154">
        <w:t xml:space="preserve">new vault is created for each </w:t>
      </w:r>
      <w:r w:rsidR="00E324AA">
        <w:t>deposit address</w:t>
      </w:r>
      <w:r w:rsidR="00A97B66">
        <w:t xml:space="preserve">.  This is done by calling </w:t>
      </w:r>
      <w:r w:rsidR="008A1DFC">
        <w:t xml:space="preserve">first the </w:t>
      </w:r>
      <w:r w:rsidR="00A97B66">
        <w:t>Fireblocks API POST /</w:t>
      </w:r>
      <w:r w:rsidR="000807FC">
        <w:t xml:space="preserve">vaults/accounts (cf. </w:t>
      </w:r>
      <w:hyperlink r:id="rId54" w:history="1">
        <w:r w:rsidR="000807FC" w:rsidRPr="00860822">
          <w:rPr>
            <w:rStyle w:val="Hyperlink"/>
          </w:rPr>
          <w:t>https://developers.fireblocks.com/reference/createvaultaccount</w:t>
        </w:r>
      </w:hyperlink>
      <w:r w:rsidR="000807FC">
        <w:t xml:space="preserve">).  </w:t>
      </w:r>
      <w:proofErr w:type="gramStart"/>
      <w:r w:rsidR="000807FC">
        <w:t>In order to</w:t>
      </w:r>
      <w:proofErr w:type="gramEnd"/>
      <w:r w:rsidR="000807FC">
        <w:t xml:space="preserve"> distinct this vault from the other one, the name of the vault should be the concatenation of “CUSTOMER</w:t>
      </w:r>
      <w:proofErr w:type="gramStart"/>
      <w:r w:rsidR="000807FC">
        <w:t>-“ +</w:t>
      </w:r>
      <w:proofErr w:type="gramEnd"/>
      <w:r w:rsidR="000807FC">
        <w:t xml:space="preserve"> the </w:t>
      </w:r>
      <w:r w:rsidR="0036782E">
        <w:t>d</w:t>
      </w:r>
      <w:r w:rsidR="009C5AF9">
        <w:t xml:space="preserve">igital asset </w:t>
      </w:r>
      <w:r w:rsidR="001F42E5">
        <w:t>a</w:t>
      </w:r>
      <w:r w:rsidR="00547B23">
        <w:t>ccount</w:t>
      </w:r>
      <w:r w:rsidR="000807FC">
        <w:t xml:space="preserve"> id </w:t>
      </w:r>
      <w:r w:rsidR="002B5016">
        <w:t xml:space="preserve">+ the digital asset.  The field </w:t>
      </w:r>
      <w:proofErr w:type="spellStart"/>
      <w:r w:rsidR="002B5016" w:rsidRPr="00953460">
        <w:rPr>
          <w:i/>
          <w:iCs/>
        </w:rPr>
        <w:t>customerRefId</w:t>
      </w:r>
      <w:proofErr w:type="spellEnd"/>
      <w:r w:rsidR="001B621B">
        <w:t xml:space="preserve"> </w:t>
      </w:r>
      <w:r w:rsidR="00135E39">
        <w:t>must</w:t>
      </w:r>
      <w:r w:rsidR="001B621B">
        <w:t xml:space="preserve"> also be populated with the </w:t>
      </w:r>
      <w:r w:rsidR="009C5AF9">
        <w:t>digital asset account</w:t>
      </w:r>
      <w:r w:rsidR="001B621B">
        <w:t xml:space="preserve"> id.</w:t>
      </w:r>
      <w:r w:rsidR="008A1DFC">
        <w:t xml:space="preserve">  Then an address must be created in this vault by calling the F</w:t>
      </w:r>
      <w:r w:rsidR="00D10612">
        <w:t xml:space="preserve">ireblocks API POST </w:t>
      </w:r>
      <w:r w:rsidR="00B16EEC">
        <w:t>vault/</w:t>
      </w:r>
      <w:r w:rsidR="00D10612">
        <w:t>accounts/{</w:t>
      </w:r>
      <w:proofErr w:type="spellStart"/>
      <w:r w:rsidR="00D10612">
        <w:t>vaultId</w:t>
      </w:r>
      <w:proofErr w:type="spellEnd"/>
      <w:r w:rsidR="00D10612">
        <w:t>}/{</w:t>
      </w:r>
      <w:proofErr w:type="spellStart"/>
      <w:r w:rsidR="00D10612">
        <w:t>assetId</w:t>
      </w:r>
      <w:proofErr w:type="spellEnd"/>
      <w:r w:rsidR="00D10612">
        <w:t>}</w:t>
      </w:r>
      <w:r w:rsidR="00BC4748">
        <w:t xml:space="preserve"> (cf. </w:t>
      </w:r>
      <w:hyperlink r:id="rId55" w:history="1">
        <w:r w:rsidR="00BC4748" w:rsidRPr="00860822">
          <w:rPr>
            <w:rStyle w:val="Hyperlink"/>
          </w:rPr>
          <w:t>https://developers.fireblocks.com/reference/createvaultaccountasset</w:t>
        </w:r>
      </w:hyperlink>
      <w:r w:rsidR="00BC4748">
        <w:t>)</w:t>
      </w:r>
      <w:r w:rsidR="00B716D5">
        <w:t>, which creates a wallet and the address in the same time</w:t>
      </w:r>
      <w:r w:rsidR="00BC4748">
        <w:t xml:space="preserve">.  Let’s notice that we’ll create a vault for each deposit address, while it could be better optimized by </w:t>
      </w:r>
      <w:r w:rsidR="00E007AF">
        <w:t>using the same vault for different deposit addresses in different digital asset.  But this is a bit more complex to manage</w:t>
      </w:r>
      <w:r w:rsidR="0023069D">
        <w:t>, and as we want to support the management of multiple deposit addresses in the same digital asset for a given account, we have anyway to create multiple vault</w:t>
      </w:r>
      <w:r w:rsidR="00DE0977">
        <w:t>s</w:t>
      </w:r>
      <w:r w:rsidR="0023069D">
        <w:t>.</w:t>
      </w:r>
    </w:p>
    <w:p w14:paraId="62E1B135" w14:textId="132936DC" w:rsidR="000045C3" w:rsidRDefault="000045C3" w:rsidP="00643D41">
      <w:pPr>
        <w:pStyle w:val="ListParagraph"/>
        <w:numPr>
          <w:ilvl w:val="1"/>
          <w:numId w:val="23"/>
        </w:numPr>
      </w:pPr>
      <w:r>
        <w:t xml:space="preserve">To maintain bank position related to deposit address, a bank position </w:t>
      </w:r>
      <w:r w:rsidR="0018680C">
        <w:t xml:space="preserve">must exist for each wallet that contains a deposit address.  When a new wallet is created, a bank position, with a reference to this wallet must be created.  The type of position is </w:t>
      </w:r>
      <w:r w:rsidR="00240C1A">
        <w:t xml:space="preserve">“CUSTODY” and the bucket “CUSTOMER”.  </w:t>
      </w:r>
      <w:r w:rsidR="00240C1A" w:rsidRPr="00046845">
        <w:rPr>
          <w:highlight w:val="yellow"/>
        </w:rPr>
        <w:t>THIS MUST BE ADDED ON THE SEQUENCE DIAGRAM</w:t>
      </w:r>
    </w:p>
    <w:p w14:paraId="66B23B9C" w14:textId="4D892771" w:rsidR="00740DCC" w:rsidRPr="00381001" w:rsidRDefault="00740DCC" w:rsidP="00643D41">
      <w:pPr>
        <w:pStyle w:val="ListParagraph"/>
        <w:numPr>
          <w:ilvl w:val="0"/>
          <w:numId w:val="23"/>
        </w:numPr>
      </w:pPr>
      <w:r>
        <w:t xml:space="preserve">Step 21 is related to the creation of the deposit address in the subledger, based on the address assigned by the Custodian (cf. previous steps).  The vault </w:t>
      </w:r>
      <w:r w:rsidR="00257D13">
        <w:t xml:space="preserve">id must be also stored in the deposit address, cf. field </w:t>
      </w:r>
      <w:proofErr w:type="spellStart"/>
      <w:r w:rsidR="00257D13">
        <w:t>walletId</w:t>
      </w:r>
      <w:proofErr w:type="spellEnd"/>
      <w:r w:rsidR="00257D13">
        <w:t xml:space="preserve"> in the model.  The creation of the deposit address is done by calling the internal API </w:t>
      </w:r>
      <w:r w:rsidR="00D551F0" w:rsidRPr="00D551F0">
        <w:rPr>
          <w:lang w:val="en-US"/>
        </w:rPr>
        <w:t>POST /subledger/accounts/{id}/positions/{id}/deposit-addresses</w:t>
      </w:r>
      <w:r w:rsidR="00D551F0">
        <w:rPr>
          <w:lang w:val="en-US"/>
        </w:rPr>
        <w:t>.</w:t>
      </w:r>
    </w:p>
    <w:p w14:paraId="3B6827E0" w14:textId="3E2B60DA" w:rsidR="00381001" w:rsidRDefault="00381001" w:rsidP="00381001">
      <w:pPr>
        <w:pStyle w:val="Currenttext"/>
        <w:ind w:left="927"/>
      </w:pPr>
      <w:r>
        <w:t xml:space="preserve">The API endpoint which is exposed by the </w:t>
      </w:r>
      <w:r w:rsidR="00A53144">
        <w:t>SCS</w:t>
      </w:r>
      <w:r>
        <w:t xml:space="preserve"> as interface for this service (which </w:t>
      </w:r>
      <w:proofErr w:type="gramStart"/>
      <w:r>
        <w:t>actually corresponds</w:t>
      </w:r>
      <w:proofErr w:type="gramEnd"/>
      <w:r>
        <w:t xml:space="preserve"> to the flow 1 in the diagram) is POST /</w:t>
      </w:r>
      <w:r w:rsidR="000452DE">
        <w:t>deposit-addresses</w:t>
      </w:r>
      <w:r>
        <w:t xml:space="preserve"> (cf. integration guide).</w:t>
      </w:r>
      <w:r w:rsidR="00D1765E">
        <w:t xml:space="preserve">  In simulation mode, only the steps</w:t>
      </w:r>
      <w:r w:rsidR="001E7128">
        <w:t xml:space="preserve"> 2 to 8,</w:t>
      </w:r>
      <w:r w:rsidR="00D1765E">
        <w:t xml:space="preserve"> related </w:t>
      </w:r>
      <w:r w:rsidR="001E7128">
        <w:t>to request validation regarding customer and eligibility, are applied.</w:t>
      </w:r>
    </w:p>
    <w:p w14:paraId="6150907B" w14:textId="77777777" w:rsidR="00381001" w:rsidRPr="00406969" w:rsidRDefault="00381001" w:rsidP="00381001">
      <w:pPr>
        <w:ind w:left="567"/>
      </w:pPr>
    </w:p>
    <w:p w14:paraId="1A7217E7" w14:textId="7BD35478" w:rsidR="00CE0E11" w:rsidRDefault="00CE0E11" w:rsidP="00CE0E11">
      <w:pPr>
        <w:pStyle w:val="Title3"/>
        <w:ind w:left="1281" w:hanging="714"/>
      </w:pPr>
      <w:bookmarkStart w:id="66" w:name="_Ref182842268"/>
      <w:bookmarkStart w:id="67" w:name="_Toc226736211"/>
      <w:r>
        <w:t>Deposit rece</w:t>
      </w:r>
      <w:r w:rsidR="00383F14">
        <w:t>ipt</w:t>
      </w:r>
      <w:bookmarkEnd w:id="66"/>
      <w:bookmarkEnd w:id="67"/>
    </w:p>
    <w:p w14:paraId="1EA0C001" w14:textId="1997076F" w:rsidR="00406969" w:rsidRDefault="00CE0E11" w:rsidP="00CE0E11">
      <w:pPr>
        <w:ind w:left="927"/>
      </w:pPr>
      <w:r>
        <w:t xml:space="preserve">The </w:t>
      </w:r>
      <w:r w:rsidR="00135E39">
        <w:t>receipt of the deposit is triggered base</w:t>
      </w:r>
      <w:r w:rsidR="00C97D09">
        <w:t>d</w:t>
      </w:r>
      <w:r w:rsidR="00135E39">
        <w:t xml:space="preserve"> on a notification (webhooks) issued by the Custodian (Fireblocks).</w:t>
      </w:r>
      <w:r w:rsidR="00E802B9">
        <w:t xml:space="preserve">  </w:t>
      </w:r>
      <w:r w:rsidR="00F965DF">
        <w:t>The Fireblocks environment must be configure</w:t>
      </w:r>
      <w:r w:rsidR="00DC75CA">
        <w:t>d</w:t>
      </w:r>
      <w:r w:rsidR="00F965DF">
        <w:t xml:space="preserve"> to generate the notification to </w:t>
      </w:r>
      <w:r w:rsidR="00A53144">
        <w:t>SCS</w:t>
      </w:r>
      <w:r w:rsidR="00F965DF">
        <w:t xml:space="preserve"> URL dedicated to webhooks</w:t>
      </w:r>
      <w:r w:rsidR="00DC75CA">
        <w:t xml:space="preserve"> (</w:t>
      </w:r>
      <w:r w:rsidR="00151569">
        <w:t>cf. integration guide)</w:t>
      </w:r>
      <w:r w:rsidR="006F6D81">
        <w:t xml:space="preserve">, which calls the </w:t>
      </w:r>
      <w:r w:rsidR="00A53144">
        <w:t>SCS</w:t>
      </w:r>
      <w:r w:rsidR="006F6D81">
        <w:t xml:space="preserve"> API endpoint POST </w:t>
      </w:r>
      <w:r w:rsidR="00F53319">
        <w:t>/</w:t>
      </w:r>
      <w:r w:rsidR="006D3A6A">
        <w:t>transaction</w:t>
      </w:r>
      <w:r w:rsidR="00F53319">
        <w:t>-notification</w:t>
      </w:r>
      <w:r w:rsidR="006F6D81">
        <w:t>s</w:t>
      </w:r>
      <w:r w:rsidR="00F965DF">
        <w:t>.</w:t>
      </w:r>
      <w:r w:rsidR="00A3040D">
        <w:t xml:space="preserve">  The information in the notification is a </w:t>
      </w:r>
      <w:proofErr w:type="spellStart"/>
      <w:r w:rsidR="007E24C2">
        <w:t>TransactionDetails</w:t>
      </w:r>
      <w:proofErr w:type="spellEnd"/>
      <w:r w:rsidR="007E24C2">
        <w:t xml:space="preserve"> (cf. </w:t>
      </w:r>
      <w:hyperlink r:id="rId56" w:anchor="transactiondetails" w:history="1">
        <w:r w:rsidR="00940B7B" w:rsidRPr="00BB3294">
          <w:rPr>
            <w:rStyle w:val="Hyperlink"/>
          </w:rPr>
          <w:t>https://developers.fireblocks.com/reference/webhooks-structures-eventtypes-transaction#transactiondetails</w:t>
        </w:r>
      </w:hyperlink>
      <w:r w:rsidR="007E24C2">
        <w:t xml:space="preserve">). </w:t>
      </w:r>
      <w:r w:rsidR="00C225F4">
        <w:t xml:space="preserve"> </w:t>
      </w:r>
    </w:p>
    <w:p w14:paraId="1AC7732A" w14:textId="5204F927" w:rsidR="00C225F4" w:rsidRDefault="00C225F4" w:rsidP="00CE0E11">
      <w:pPr>
        <w:ind w:left="927"/>
      </w:pPr>
      <w:r>
        <w:t>Several notifications can be received</w:t>
      </w:r>
      <w:r w:rsidR="00E469BF">
        <w:t xml:space="preserve"> (cf. field </w:t>
      </w:r>
      <w:proofErr w:type="spellStart"/>
      <w:r w:rsidR="00D21D6A" w:rsidRPr="003A2CC3">
        <w:rPr>
          <w:i/>
          <w:iCs/>
        </w:rPr>
        <w:t>event</w:t>
      </w:r>
      <w:r w:rsidR="00D21D6A">
        <w:rPr>
          <w:i/>
          <w:iCs/>
        </w:rPr>
        <w:t>T</w:t>
      </w:r>
      <w:r w:rsidR="009C0E44" w:rsidRPr="009C0E44">
        <w:rPr>
          <w:i/>
          <w:iCs/>
        </w:rPr>
        <w:t>ype</w:t>
      </w:r>
      <w:proofErr w:type="spellEnd"/>
      <w:r w:rsidR="009C0E44">
        <w:t>)</w:t>
      </w:r>
      <w:r>
        <w:t>:</w:t>
      </w:r>
    </w:p>
    <w:p w14:paraId="640A275B" w14:textId="23D7201E" w:rsidR="009C0E44" w:rsidRDefault="00740867" w:rsidP="00643D41">
      <w:pPr>
        <w:pStyle w:val="ListParagraph"/>
        <w:numPr>
          <w:ilvl w:val="0"/>
          <w:numId w:val="25"/>
        </w:numPr>
      </w:pPr>
      <w:proofErr w:type="spellStart"/>
      <w:proofErr w:type="gramStart"/>
      <w:r>
        <w:t>transaction.created</w:t>
      </w:r>
      <w:proofErr w:type="spellEnd"/>
      <w:proofErr w:type="gramEnd"/>
      <w:r w:rsidR="009C0E44">
        <w:t xml:space="preserve"> that informs on the creation of the transaction on the blockchain, but which is not confirmed yet</w:t>
      </w:r>
      <w:r w:rsidR="00C73C93">
        <w:t xml:space="preserve">.  The </w:t>
      </w:r>
      <w:r w:rsidR="004570B8">
        <w:t>s</w:t>
      </w:r>
      <w:r w:rsidR="00EA65BF" w:rsidRPr="002D1F89">
        <w:rPr>
          <w:i/>
          <w:iCs/>
        </w:rPr>
        <w:t>tatus</w:t>
      </w:r>
      <w:r w:rsidR="00DC75CA">
        <w:t xml:space="preserve"> </w:t>
      </w:r>
      <w:r w:rsidR="002D1F89">
        <w:t xml:space="preserve">field </w:t>
      </w:r>
      <w:r w:rsidR="00DC75CA">
        <w:t xml:space="preserve">should be </w:t>
      </w:r>
      <w:r w:rsidR="004570B8">
        <w:t>CONFIRMING</w:t>
      </w:r>
    </w:p>
    <w:p w14:paraId="50A3A0C2" w14:textId="54BE9981" w:rsidR="0099630C" w:rsidRDefault="00706654" w:rsidP="00643D41">
      <w:pPr>
        <w:pStyle w:val="ListParagraph"/>
        <w:numPr>
          <w:ilvl w:val="0"/>
          <w:numId w:val="25"/>
        </w:numPr>
      </w:pPr>
      <w:proofErr w:type="spellStart"/>
      <w:proofErr w:type="gramStart"/>
      <w:r>
        <w:t>transaction.status</w:t>
      </w:r>
      <w:proofErr w:type="gramEnd"/>
      <w:r>
        <w:t>.updated</w:t>
      </w:r>
      <w:proofErr w:type="spellEnd"/>
      <w:r w:rsidR="0056542F">
        <w:t xml:space="preserve"> that informs on updates on a transaction.</w:t>
      </w:r>
      <w:r w:rsidR="002D1F89">
        <w:t xml:space="preserve">  The </w:t>
      </w:r>
      <w:r w:rsidR="004570B8">
        <w:t>s</w:t>
      </w:r>
      <w:r w:rsidR="002D1F89" w:rsidRPr="002D1F89">
        <w:rPr>
          <w:i/>
          <w:iCs/>
        </w:rPr>
        <w:t>tatus</w:t>
      </w:r>
      <w:r w:rsidR="002D1F89">
        <w:t xml:space="preserve"> field </w:t>
      </w:r>
      <w:r w:rsidR="004570B8">
        <w:t>informs on the new status</w:t>
      </w:r>
      <w:r w:rsidR="00B30B3B">
        <w:t xml:space="preserve">.  </w:t>
      </w:r>
      <w:r w:rsidR="00A34364">
        <w:t>In our context, we monitor</w:t>
      </w:r>
      <w:r w:rsidR="0099630C">
        <w:t>:</w:t>
      </w:r>
    </w:p>
    <w:p w14:paraId="7BEE1CF9" w14:textId="6454F1D5" w:rsidR="0057077F" w:rsidRDefault="00787174" w:rsidP="00643D41">
      <w:pPr>
        <w:pStyle w:val="ListParagraph"/>
        <w:numPr>
          <w:ilvl w:val="1"/>
          <w:numId w:val="25"/>
        </w:numPr>
      </w:pPr>
      <w:r>
        <w:t>REJECT</w:t>
      </w:r>
      <w:r w:rsidR="007F2B07">
        <w:t>ED, w</w:t>
      </w:r>
      <w:r w:rsidR="009F5622">
        <w:t>hich informs the deposit has been rejected</w:t>
      </w:r>
    </w:p>
    <w:p w14:paraId="1526E891" w14:textId="18831890" w:rsidR="009C0E44" w:rsidRDefault="001C0766" w:rsidP="00643D41">
      <w:pPr>
        <w:pStyle w:val="ListParagraph"/>
        <w:numPr>
          <w:ilvl w:val="1"/>
          <w:numId w:val="25"/>
        </w:numPr>
      </w:pPr>
      <w:r>
        <w:t>COMPLETED once the transaction is confirmed and competed.</w:t>
      </w:r>
      <w:r w:rsidR="00DA7169">
        <w:t xml:space="preserve">  </w:t>
      </w:r>
    </w:p>
    <w:p w14:paraId="20A463E7" w14:textId="3C2CF2BC" w:rsidR="00A93F75" w:rsidRDefault="00A93F75" w:rsidP="00A93F75">
      <w:pPr>
        <w:ind w:left="927"/>
      </w:pPr>
      <w:r>
        <w:t xml:space="preserve">We create the operation once it’s notified, so the customer knows the operation is under process, but the subledger is only updated once the </w:t>
      </w:r>
      <w:r w:rsidR="003E0FC5">
        <w:t>transaction is completed</w:t>
      </w:r>
      <w:r w:rsidR="00FA308C">
        <w:t xml:space="preserve"> or rejected for AML (but the position is then frozen).</w:t>
      </w:r>
    </w:p>
    <w:p w14:paraId="220C9F02" w14:textId="77777777" w:rsidR="002815B9" w:rsidRDefault="002815B9" w:rsidP="00CE0E11">
      <w:pPr>
        <w:ind w:left="927"/>
      </w:pPr>
    </w:p>
    <w:p w14:paraId="190DD9E4" w14:textId="29CE604E" w:rsidR="002232E5" w:rsidRDefault="009728ED" w:rsidP="00427848">
      <w:pPr>
        <w:keepNext/>
        <w:ind w:left="927"/>
        <w:jc w:val="center"/>
        <w:rPr>
          <w:noProof/>
        </w:rPr>
      </w:pPr>
      <w:r w:rsidRPr="009728ED">
        <w:rPr>
          <w:noProof/>
        </w:rPr>
        <w:lastRenderedPageBreak/>
        <w:t xml:space="preserve"> </w:t>
      </w:r>
      <w:r w:rsidR="006C3DB4" w:rsidRPr="006C3DB4">
        <w:rPr>
          <w:noProof/>
        </w:rPr>
        <w:t xml:space="preserve"> </w:t>
      </w:r>
      <w:r w:rsidR="007D42CD" w:rsidRPr="007D42CD">
        <w:rPr>
          <w:noProof/>
        </w:rPr>
        <w:t xml:space="preserve"> </w:t>
      </w:r>
      <w:r w:rsidR="00BE0D29" w:rsidRPr="00BE0D29">
        <w:rPr>
          <w:noProof/>
        </w:rPr>
        <w:t xml:space="preserve"> </w:t>
      </w:r>
      <w:r w:rsidR="00AF04FC" w:rsidRPr="00AF04FC">
        <w:rPr>
          <w:noProof/>
        </w:rPr>
        <w:t xml:space="preserve"> </w:t>
      </w:r>
      <w:r w:rsidR="0023558A" w:rsidRPr="0023558A">
        <w:rPr>
          <w:noProof/>
        </w:rPr>
        <w:t xml:space="preserve"> </w:t>
      </w:r>
    </w:p>
    <w:p w14:paraId="0202FE2B" w14:textId="01AF6264" w:rsidR="00577A01" w:rsidRDefault="004F7A3E" w:rsidP="00427848">
      <w:pPr>
        <w:keepNext/>
        <w:ind w:left="927"/>
        <w:jc w:val="center"/>
      </w:pPr>
      <w:r w:rsidRPr="004F7A3E">
        <w:rPr>
          <w:noProof/>
        </w:rPr>
        <w:t xml:space="preserve"> </w:t>
      </w:r>
      <w:r w:rsidR="00E85C44" w:rsidRPr="00E85C44">
        <w:rPr>
          <w:noProof/>
        </w:rPr>
        <w:t xml:space="preserve"> </w:t>
      </w:r>
      <w:r w:rsidR="001A1593">
        <w:rPr>
          <w:noProof/>
        </w:rPr>
        <w:drawing>
          <wp:inline distT="0" distB="0" distL="0" distR="0" wp14:anchorId="1438D8F8" wp14:editId="1C08EB3F">
            <wp:extent cx="2869049" cy="8258175"/>
            <wp:effectExtent l="0" t="0" r="7620" b="0"/>
            <wp:docPr id="1616869182" name="Picture 1" descr="A white paper with black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69182" name="Picture 1" descr="A white paper with black lines and dots&#10;&#10;AI-generated content may be incorrect."/>
                    <pic:cNvPicPr/>
                  </pic:nvPicPr>
                  <pic:blipFill>
                    <a:blip r:embed="rId57"/>
                    <a:stretch>
                      <a:fillRect/>
                    </a:stretch>
                  </pic:blipFill>
                  <pic:spPr>
                    <a:xfrm>
                      <a:off x="0" y="0"/>
                      <a:ext cx="2871205" cy="8264381"/>
                    </a:xfrm>
                    <a:prstGeom prst="rect">
                      <a:avLst/>
                    </a:prstGeom>
                  </pic:spPr>
                </pic:pic>
              </a:graphicData>
            </a:graphic>
          </wp:inline>
        </w:drawing>
      </w:r>
    </w:p>
    <w:p w14:paraId="582F8C02" w14:textId="6865B875" w:rsidR="00135E39" w:rsidRPr="00F556A5" w:rsidRDefault="00427848" w:rsidP="00427848">
      <w:pPr>
        <w:pStyle w:val="Caption0"/>
        <w:jc w:val="center"/>
      </w:pPr>
      <w:r>
        <w:t xml:space="preserve">Figure </w:t>
      </w:r>
      <w:r>
        <w:fldChar w:fldCharType="begin"/>
      </w:r>
      <w:r>
        <w:instrText xml:space="preserve"> SEQ Figure \* ARABIC </w:instrText>
      </w:r>
      <w:r>
        <w:fldChar w:fldCharType="separate"/>
      </w:r>
      <w:r w:rsidR="00EA4364">
        <w:rPr>
          <w:noProof/>
        </w:rPr>
        <w:t>15</w:t>
      </w:r>
      <w:r>
        <w:fldChar w:fldCharType="end"/>
      </w:r>
      <w:r>
        <w:t xml:space="preserve"> </w:t>
      </w:r>
      <w:r w:rsidR="00547B23">
        <w:t>–</w:t>
      </w:r>
      <w:r>
        <w:t xml:space="preserve"> Deposit receipt</w:t>
      </w:r>
    </w:p>
    <w:p w14:paraId="578B1762" w14:textId="5065F7F7" w:rsidR="00134E10" w:rsidRDefault="00175721" w:rsidP="00134E10">
      <w:pPr>
        <w:ind w:left="927"/>
      </w:pPr>
      <w:r>
        <w:br w:type="page"/>
      </w:r>
      <w:r w:rsidR="00F5581D">
        <w:lastRenderedPageBreak/>
        <w:t>The main steps are:</w:t>
      </w:r>
    </w:p>
    <w:p w14:paraId="42CF41E7" w14:textId="3B46FAE4" w:rsidR="00F5581D" w:rsidRDefault="00FA6949" w:rsidP="00643D41">
      <w:pPr>
        <w:pStyle w:val="ListParagraph"/>
        <w:numPr>
          <w:ilvl w:val="0"/>
          <w:numId w:val="24"/>
        </w:numPr>
      </w:pPr>
      <w:r>
        <w:t>Step</w:t>
      </w:r>
      <w:r w:rsidR="00D46129">
        <w:t>s</w:t>
      </w:r>
      <w:r>
        <w:t xml:space="preserve"> </w:t>
      </w:r>
      <w:r w:rsidR="00887610">
        <w:t>1</w:t>
      </w:r>
      <w:r>
        <w:t xml:space="preserve"> </w:t>
      </w:r>
      <w:r w:rsidR="00D46129">
        <w:t xml:space="preserve">to </w:t>
      </w:r>
      <w:r w:rsidR="00887610">
        <w:t>1</w:t>
      </w:r>
      <w:r w:rsidR="00C80A98">
        <w:t>1</w:t>
      </w:r>
      <w:r w:rsidR="00D46129">
        <w:t xml:space="preserve"> are</w:t>
      </w:r>
      <w:r>
        <w:t xml:space="preserve"> about the registry of the operation in the </w:t>
      </w:r>
      <w:r w:rsidR="00A53144">
        <w:t>SCS</w:t>
      </w:r>
      <w:r>
        <w:t xml:space="preserve"> database</w:t>
      </w:r>
      <w:r w:rsidR="0053434E">
        <w:t xml:space="preserve"> based on the first notification</w:t>
      </w:r>
      <w:r>
        <w:t xml:space="preserve">.  </w:t>
      </w:r>
      <w:r w:rsidR="00F5581D">
        <w:t>The notification must contain information on the transaction</w:t>
      </w:r>
      <w:r>
        <w:t xml:space="preserve"> allowing to </w:t>
      </w:r>
      <w:r w:rsidR="00A3040D">
        <w:t xml:space="preserve">create it.  The </w:t>
      </w:r>
      <w:proofErr w:type="spellStart"/>
      <w:r w:rsidR="00E721CE">
        <w:t>destinationAddress</w:t>
      </w:r>
      <w:proofErr w:type="spellEnd"/>
      <w:r w:rsidR="00E721CE">
        <w:t xml:space="preserve"> in the </w:t>
      </w:r>
      <w:proofErr w:type="spellStart"/>
      <w:r w:rsidR="00D13B68">
        <w:t>TransactionDetails</w:t>
      </w:r>
      <w:proofErr w:type="spellEnd"/>
      <w:r w:rsidR="00D13B68">
        <w:t xml:space="preserve"> should be the </w:t>
      </w:r>
      <w:r w:rsidR="00E63F7F">
        <w:t xml:space="preserve">deposit address registered in the </w:t>
      </w:r>
      <w:r w:rsidR="00A53144">
        <w:t>SCS</w:t>
      </w:r>
      <w:r w:rsidR="00E63F7F">
        <w:t xml:space="preserve">.  </w:t>
      </w:r>
      <w:r w:rsidR="006F0E24">
        <w:t xml:space="preserve">Based on this address, the corresponding account can be retrieved (cf. step </w:t>
      </w:r>
      <w:r w:rsidR="00224485">
        <w:t>3</w:t>
      </w:r>
      <w:r w:rsidR="009E19DB">
        <w:t>, via a call to an</w:t>
      </w:r>
      <w:r w:rsidR="00D815E4">
        <w:t xml:space="preserve"> internal</w:t>
      </w:r>
      <w:r w:rsidR="009E19DB">
        <w:t xml:space="preserve"> API </w:t>
      </w:r>
      <w:r w:rsidR="00AD2EBE" w:rsidRPr="00832F6B">
        <w:rPr>
          <w:lang w:val="en-US"/>
        </w:rPr>
        <w:t>GET /</w:t>
      </w:r>
      <w:r w:rsidR="001E6EDD">
        <w:rPr>
          <w:lang w:val="en-US"/>
        </w:rPr>
        <w:t>subledger/</w:t>
      </w:r>
      <w:r w:rsidR="00AD2EBE" w:rsidRPr="00832F6B">
        <w:rPr>
          <w:lang w:val="en-US"/>
        </w:rPr>
        <w:t>deposit-addresses</w:t>
      </w:r>
      <w:r w:rsidR="004F128C">
        <w:t>).</w:t>
      </w:r>
      <w:r w:rsidR="00832F6B">
        <w:t xml:space="preserve">  If the deposit address in not find in the </w:t>
      </w:r>
      <w:r w:rsidR="00A53144">
        <w:t>SCS</w:t>
      </w:r>
      <w:r w:rsidR="00832F6B">
        <w:t xml:space="preserve">, the operation is nevertheless created </w:t>
      </w:r>
      <w:proofErr w:type="gramStart"/>
      <w:r w:rsidR="00832F6B">
        <w:t>but in a status</w:t>
      </w:r>
      <w:proofErr w:type="gramEnd"/>
      <w:r w:rsidR="00832F6B">
        <w:t xml:space="preserve"> </w:t>
      </w:r>
      <w:r w:rsidR="006C54DF">
        <w:t>‘</w:t>
      </w:r>
      <w:r w:rsidR="00BE0D29">
        <w:t>Error</w:t>
      </w:r>
      <w:r w:rsidR="006C54DF">
        <w:t>’</w:t>
      </w:r>
      <w:r w:rsidR="00A63F5F">
        <w:t xml:space="preserve"> and a bank user must be notified (via CBS API)</w:t>
      </w:r>
      <w:r w:rsidR="00DC0E9A">
        <w:t xml:space="preserve">.  </w:t>
      </w:r>
      <w:r w:rsidR="00C80A98">
        <w:t xml:space="preserve">We need to retrieve also information on account before creating the operation.  </w:t>
      </w:r>
      <w:r w:rsidR="009E1D02">
        <w:t>There</w:t>
      </w:r>
      <w:r w:rsidR="00C80A98">
        <w:t xml:space="preserve"> is no check on the status of the account</w:t>
      </w:r>
      <w:r w:rsidR="009E73BD">
        <w:t xml:space="preserve">: if the account is blocked, the funds will nevertheless be put on the account as they are </w:t>
      </w:r>
      <w:r w:rsidR="00DE2EC9">
        <w:t>received</w:t>
      </w:r>
      <w:r w:rsidR="008A05CF">
        <w:t xml:space="preserve"> by the bank</w:t>
      </w:r>
      <w:r w:rsidR="00DE2EC9">
        <w:t>, but the customer won’t be able to use them.</w:t>
      </w:r>
      <w:r w:rsidR="00ED3FE6">
        <w:t xml:space="preserve">  If some Travel Rule information </w:t>
      </w:r>
      <w:proofErr w:type="gramStart"/>
      <w:r w:rsidR="00ED3FE6">
        <w:t>are</w:t>
      </w:r>
      <w:proofErr w:type="gramEnd"/>
      <w:r w:rsidR="00ED3FE6">
        <w:t xml:space="preserve"> received with the deposit notification, they </w:t>
      </w:r>
      <w:proofErr w:type="gramStart"/>
      <w:r w:rsidR="00ED3FE6">
        <w:t>have to</w:t>
      </w:r>
      <w:proofErr w:type="gramEnd"/>
      <w:r w:rsidR="00ED3FE6">
        <w:t xml:space="preserve"> be stored in the Travel Rule object.</w:t>
      </w:r>
    </w:p>
    <w:p w14:paraId="1415FAA9" w14:textId="0289CBEB" w:rsidR="004A0E84" w:rsidRDefault="00BD5807" w:rsidP="00643D41">
      <w:pPr>
        <w:pStyle w:val="ListParagraph"/>
        <w:numPr>
          <w:ilvl w:val="0"/>
          <w:numId w:val="24"/>
        </w:numPr>
      </w:pPr>
      <w:r>
        <w:t xml:space="preserve">Steps </w:t>
      </w:r>
      <w:r w:rsidR="00007AC9">
        <w:t xml:space="preserve">12 to </w:t>
      </w:r>
      <w:r w:rsidR="00872310">
        <w:t>5</w:t>
      </w:r>
      <w:r w:rsidR="007F227E">
        <w:t>2</w:t>
      </w:r>
      <w:r w:rsidR="00B34EFE">
        <w:t xml:space="preserve"> </w:t>
      </w:r>
      <w:r w:rsidR="00007AC9">
        <w:t>are about the update of the operation based on next notification.</w:t>
      </w:r>
    </w:p>
    <w:p w14:paraId="4E95C4B5" w14:textId="14468D10" w:rsidR="00967858" w:rsidRDefault="00967858" w:rsidP="00643D41">
      <w:pPr>
        <w:pStyle w:val="ListParagraph"/>
        <w:numPr>
          <w:ilvl w:val="1"/>
          <w:numId w:val="24"/>
        </w:numPr>
      </w:pPr>
      <w:r>
        <w:t xml:space="preserve">Step 13 is about the retrieval of the </w:t>
      </w:r>
      <w:proofErr w:type="gramStart"/>
      <w:r>
        <w:t>operation,</w:t>
      </w:r>
      <w:proofErr w:type="gramEnd"/>
      <w:r>
        <w:t xml:space="preserve"> this can be done based on the transaction hash.  </w:t>
      </w:r>
    </w:p>
    <w:p w14:paraId="7C2B4F62" w14:textId="7B609CA8" w:rsidR="00967858" w:rsidRDefault="00967858" w:rsidP="00643D41">
      <w:pPr>
        <w:pStyle w:val="ListParagraph"/>
        <w:numPr>
          <w:ilvl w:val="1"/>
          <w:numId w:val="24"/>
        </w:numPr>
      </w:pPr>
      <w:r>
        <w:t>Step 1</w:t>
      </w:r>
      <w:r w:rsidR="002C095C">
        <w:t>4</w:t>
      </w:r>
      <w:r>
        <w:t xml:space="preserve"> is about the control of the operation status</w:t>
      </w:r>
      <w:r w:rsidR="0077655D">
        <w:t xml:space="preserve">.  Objective is to filter notification which are not relevant for this use case: </w:t>
      </w:r>
      <w:r w:rsidR="00B71213">
        <w:t xml:space="preserve">the management of funds unfreezing is </w:t>
      </w:r>
      <w:r w:rsidR="00942055">
        <w:t xml:space="preserve">described in </w:t>
      </w:r>
      <w:proofErr w:type="spellStart"/>
      <w:proofErr w:type="gramStart"/>
      <w:r w:rsidR="00942055">
        <w:t>an other</w:t>
      </w:r>
      <w:proofErr w:type="spellEnd"/>
      <w:proofErr w:type="gramEnd"/>
      <w:r w:rsidR="00942055">
        <w:t xml:space="preserve"> use case.  Pr</w:t>
      </w:r>
      <w:r w:rsidR="00A4431B">
        <w:t>ac</w:t>
      </w:r>
      <w:r w:rsidR="00942055">
        <w:t xml:space="preserve">tically, </w:t>
      </w:r>
      <w:r w:rsidR="00A4431B">
        <w:t>both will be implemented in the same service.</w:t>
      </w:r>
    </w:p>
    <w:p w14:paraId="06C0ED3F" w14:textId="0B27054E" w:rsidR="007F227E" w:rsidRDefault="007F227E" w:rsidP="00643D41">
      <w:pPr>
        <w:pStyle w:val="ListParagraph"/>
        <w:numPr>
          <w:ilvl w:val="1"/>
          <w:numId w:val="24"/>
        </w:numPr>
      </w:pPr>
      <w:r>
        <w:t>Step 1</w:t>
      </w:r>
      <w:r w:rsidR="002C095C">
        <w:t>5</w:t>
      </w:r>
      <w:r>
        <w:t xml:space="preserve"> updates the bank position for the received funds (in mirror, as explained in § </w:t>
      </w:r>
      <w:r>
        <w:fldChar w:fldCharType="begin"/>
      </w:r>
      <w:r>
        <w:instrText xml:space="preserve"> REF _Ref211434763 \r \h </w:instrText>
      </w:r>
      <w:r>
        <w:fldChar w:fldCharType="separate"/>
      </w:r>
      <w:r>
        <w:t>2.3.1.c</w:t>
      </w:r>
      <w:r>
        <w:fldChar w:fldCharType="end"/>
      </w:r>
      <w:r w:rsidR="005E2B0B">
        <w:t xml:space="preserve">).  This is done thanks to the SCS subledger API endpoint </w:t>
      </w:r>
      <w:r w:rsidR="005D4A38">
        <w:rPr>
          <w:lang w:val="en-US"/>
        </w:rPr>
        <w:t>POST /subledger/</w:t>
      </w:r>
      <w:r w:rsidR="00AD2CCA">
        <w:rPr>
          <w:lang w:val="en-US"/>
        </w:rPr>
        <w:t>banks/positions</w:t>
      </w:r>
      <w:r w:rsidR="005D4A38">
        <w:rPr>
          <w:lang w:val="en-US"/>
        </w:rPr>
        <w:t>/entries (which will identify the right position to update thanks to the position type and position bucket</w:t>
      </w:r>
      <w:r w:rsidR="00A43559">
        <w:rPr>
          <w:lang w:val="en-US"/>
        </w:rPr>
        <w:t xml:space="preserve"> which is fed with the wallet id</w:t>
      </w:r>
      <w:r w:rsidR="005D4A38">
        <w:rPr>
          <w:lang w:val="en-US"/>
        </w:rPr>
        <w:t>).</w:t>
      </w:r>
    </w:p>
    <w:p w14:paraId="34694281" w14:textId="5C589D3D" w:rsidR="00E92030" w:rsidRDefault="00E92030" w:rsidP="00643D41">
      <w:pPr>
        <w:pStyle w:val="ListParagraph"/>
        <w:numPr>
          <w:ilvl w:val="1"/>
          <w:numId w:val="24"/>
        </w:numPr>
      </w:pPr>
      <w:r>
        <w:t>Steps 1</w:t>
      </w:r>
      <w:r w:rsidR="002C095C">
        <w:t>6</w:t>
      </w:r>
      <w:r>
        <w:t xml:space="preserve"> to </w:t>
      </w:r>
      <w:r w:rsidR="002C095C">
        <w:t xml:space="preserve">20 </w:t>
      </w:r>
      <w:r>
        <w:t xml:space="preserve">are about the management of limits.  There is first a control of the limits, then an update of the limits.  As explained in § </w:t>
      </w:r>
      <w:r>
        <w:fldChar w:fldCharType="begin"/>
      </w:r>
      <w:r>
        <w:instrText xml:space="preserve"> REF _Ref198738540 \r \h </w:instrText>
      </w:r>
      <w:r>
        <w:fldChar w:fldCharType="separate"/>
      </w:r>
      <w:r>
        <w:t>3.15</w:t>
      </w:r>
      <w:r>
        <w:fldChar w:fldCharType="end"/>
      </w:r>
      <w:r>
        <w:t xml:space="preserve"> limits are consumed even if there are exceeded as the deposit is received.</w:t>
      </w:r>
      <w:r w:rsidR="0023558A">
        <w:t xml:space="preserve">  If a limit has been broken, a bank customer is notified.</w:t>
      </w:r>
    </w:p>
    <w:p w14:paraId="6842F578" w14:textId="78FC9459" w:rsidR="00294491" w:rsidRPr="00A119A4" w:rsidRDefault="00294491" w:rsidP="00643D41">
      <w:pPr>
        <w:pStyle w:val="ListParagraph"/>
        <w:numPr>
          <w:ilvl w:val="1"/>
          <w:numId w:val="24"/>
        </w:numPr>
      </w:pPr>
      <w:r>
        <w:t>Steps 2</w:t>
      </w:r>
      <w:r w:rsidR="00140CFF">
        <w:t>1</w:t>
      </w:r>
      <w:r>
        <w:t xml:space="preserve"> to </w:t>
      </w:r>
      <w:r w:rsidR="007F33DE">
        <w:t>2</w:t>
      </w:r>
      <w:r w:rsidR="00140CFF">
        <w:t>3</w:t>
      </w:r>
      <w:r>
        <w:t xml:space="preserve"> are related to Travel Rule information management.  Cf. chapter </w:t>
      </w:r>
      <w:r>
        <w:fldChar w:fldCharType="begin"/>
      </w:r>
      <w:r>
        <w:instrText xml:space="preserve"> REF _Ref199346155 \r \h </w:instrText>
      </w:r>
      <w:r>
        <w:fldChar w:fldCharType="separate"/>
      </w:r>
      <w:r>
        <w:t>3.17</w:t>
      </w:r>
      <w:r>
        <w:fldChar w:fldCharType="end"/>
      </w:r>
      <w:r>
        <w:t xml:space="preserve"> for more information on Travel Rule.  It starts with a control if the transaction information contains Travel Rule information; in the current SCS implementation it should not be the case.  If it’s not the case, the customer must complete the information, which is done by creating a task assigned to him/her (step 2</w:t>
      </w:r>
      <w:r w:rsidR="00140CFF">
        <w:t>2</w:t>
      </w:r>
      <w:r>
        <w:t xml:space="preserve">).  </w:t>
      </w:r>
      <w:r w:rsidR="007F33DE">
        <w:t xml:space="preserve">The customer is notified about the need to complete this information (step </w:t>
      </w:r>
      <w:r w:rsidR="00F63854">
        <w:t>2</w:t>
      </w:r>
      <w:r w:rsidR="00140CFF">
        <w:t>3</w:t>
      </w:r>
      <w:r w:rsidR="00F63854">
        <w:t>)</w:t>
      </w:r>
      <w:r>
        <w:t>.</w:t>
      </w:r>
      <w:r w:rsidR="00F63854">
        <w:t xml:space="preserve">  The funds will be frozen later (cf. steps 3</w:t>
      </w:r>
      <w:r w:rsidR="00EE3C6A">
        <w:t>6</w:t>
      </w:r>
      <w:r w:rsidR="00F63854">
        <w:t xml:space="preserve"> and following).</w:t>
      </w:r>
    </w:p>
    <w:p w14:paraId="2034B8A1" w14:textId="3FB76F58" w:rsidR="00E45141" w:rsidRDefault="009974F8" w:rsidP="00643D41">
      <w:pPr>
        <w:pStyle w:val="ListParagraph"/>
        <w:numPr>
          <w:ilvl w:val="1"/>
          <w:numId w:val="24"/>
        </w:numPr>
      </w:pPr>
      <w:r>
        <w:t xml:space="preserve">Steps </w:t>
      </w:r>
      <w:r w:rsidR="00D05C97">
        <w:t>2</w:t>
      </w:r>
      <w:r w:rsidR="00140CFF">
        <w:t>4</w:t>
      </w:r>
      <w:r w:rsidR="00D05C97">
        <w:t xml:space="preserve"> </w:t>
      </w:r>
      <w:r w:rsidR="00905C9B">
        <w:t xml:space="preserve">to </w:t>
      </w:r>
      <w:r w:rsidR="003D14E9">
        <w:t>3</w:t>
      </w:r>
      <w:r w:rsidR="00EE3C6A">
        <w:t>5</w:t>
      </w:r>
      <w:r w:rsidR="003D14E9">
        <w:t xml:space="preserve"> </w:t>
      </w:r>
      <w:r w:rsidR="003225EA">
        <w:t xml:space="preserve">are about the </w:t>
      </w:r>
      <w:r w:rsidR="003D14E9">
        <w:t>control of the transaction regarding KYT</w:t>
      </w:r>
      <w:r w:rsidR="00295850">
        <w:t xml:space="preserve">.  </w:t>
      </w:r>
    </w:p>
    <w:p w14:paraId="432B3C79" w14:textId="7B374859" w:rsidR="00E45141" w:rsidRDefault="0092078C" w:rsidP="00643D41">
      <w:pPr>
        <w:pStyle w:val="ListParagraph"/>
        <w:numPr>
          <w:ilvl w:val="2"/>
          <w:numId w:val="24"/>
        </w:numPr>
      </w:pPr>
      <w:r>
        <w:t>Step 2</w:t>
      </w:r>
      <w:r w:rsidR="00EE3C6A">
        <w:t>4</w:t>
      </w:r>
      <w:r>
        <w:t xml:space="preserve"> </w:t>
      </w:r>
      <w:r w:rsidR="00E45141">
        <w:t xml:space="preserve">initiate the deposit analysis in the compliance engine (Chainalysis), this is done by calling the API </w:t>
      </w:r>
      <w:r w:rsidR="00C8418E">
        <w:t xml:space="preserve">endpoint </w:t>
      </w:r>
      <w:r w:rsidR="002F0D6B" w:rsidRPr="002F0D6B">
        <w:t>POST /users/{</w:t>
      </w:r>
      <w:proofErr w:type="spellStart"/>
      <w:r w:rsidR="002F0D6B" w:rsidRPr="002F0D6B">
        <w:t>usersId</w:t>
      </w:r>
      <w:proofErr w:type="spellEnd"/>
      <w:r w:rsidR="002F0D6B" w:rsidRPr="002F0D6B">
        <w:t>}/transfers</w:t>
      </w:r>
      <w:r w:rsidR="002F0D6B">
        <w:t xml:space="preserve"> (cf. </w:t>
      </w:r>
      <w:hyperlink r:id="rId58" w:history="1">
        <w:r w:rsidR="001B2F73">
          <w:rPr>
            <w:rStyle w:val="Hyperlink"/>
          </w:rPr>
          <w:t>integration</w:t>
        </w:r>
      </w:hyperlink>
      <w:r w:rsidR="001B2F73">
        <w:t xml:space="preserve"> guide</w:t>
      </w:r>
      <w:r w:rsidR="003A045A">
        <w:t xml:space="preserve">).  The </w:t>
      </w:r>
      <w:r w:rsidR="00C859E1">
        <w:t xml:space="preserve">parameter </w:t>
      </w:r>
      <w:proofErr w:type="spellStart"/>
      <w:r w:rsidR="00C859E1">
        <w:t>usersId</w:t>
      </w:r>
      <w:proofErr w:type="spellEnd"/>
      <w:r w:rsidR="00C859E1">
        <w:t xml:space="preserve"> </w:t>
      </w:r>
      <w:proofErr w:type="gramStart"/>
      <w:r w:rsidR="00C859E1">
        <w:t>has to</w:t>
      </w:r>
      <w:proofErr w:type="gramEnd"/>
      <w:r w:rsidR="00C859E1">
        <w:t xml:space="preserve"> be set to the </w:t>
      </w:r>
      <w:proofErr w:type="spellStart"/>
      <w:r w:rsidR="00C859E1">
        <w:t>accountId</w:t>
      </w:r>
      <w:proofErr w:type="spellEnd"/>
      <w:r w:rsidR="00C859E1">
        <w:t xml:space="preserve">, </w:t>
      </w:r>
      <w:proofErr w:type="gramStart"/>
      <w:r w:rsidR="00C859E1">
        <w:t>in order to</w:t>
      </w:r>
      <w:proofErr w:type="gramEnd"/>
      <w:r w:rsidR="00C859E1">
        <w:t xml:space="preserve"> group all requests per customer account.</w:t>
      </w:r>
      <w:r w:rsidR="00716BC3">
        <w:t xml:space="preserve">  In return to this </w:t>
      </w:r>
      <w:proofErr w:type="gramStart"/>
      <w:r w:rsidR="00716BC3">
        <w:t>call</w:t>
      </w:r>
      <w:proofErr w:type="gramEnd"/>
      <w:r w:rsidR="00716BC3">
        <w:t xml:space="preserve"> we must store the ‘</w:t>
      </w:r>
      <w:proofErr w:type="spellStart"/>
      <w:r w:rsidR="00716BC3">
        <w:t>externalId</w:t>
      </w:r>
      <w:proofErr w:type="spellEnd"/>
      <w:r w:rsidR="00716BC3">
        <w:t>’ which identifies the transaction in Chainalysis</w:t>
      </w:r>
    </w:p>
    <w:p w14:paraId="28167AC6" w14:textId="12DF862E" w:rsidR="00C8418E" w:rsidRPr="00C8418E" w:rsidRDefault="00C8418E" w:rsidP="00643D41">
      <w:pPr>
        <w:pStyle w:val="ListParagraph"/>
        <w:numPr>
          <w:ilvl w:val="2"/>
          <w:numId w:val="24"/>
        </w:numPr>
      </w:pPr>
      <w:r>
        <w:t>Step 2</w:t>
      </w:r>
      <w:r w:rsidR="00BF23C0">
        <w:t>6</w:t>
      </w:r>
      <w:r>
        <w:t xml:space="preserve"> is a loop on call to Chainalysis via the API endpoint </w:t>
      </w:r>
      <w:r w:rsidRPr="00C8418E">
        <w:t>GET /transfers/{</w:t>
      </w:r>
      <w:proofErr w:type="spellStart"/>
      <w:r w:rsidRPr="00C8418E">
        <w:t>externalId</w:t>
      </w:r>
      <w:proofErr w:type="spellEnd"/>
      <w:r w:rsidRPr="00C8418E">
        <w:t>}</w:t>
      </w:r>
      <w:r w:rsidR="00983E80">
        <w:t xml:space="preserve"> to monitor the analysis.  The analysis is done once the ‘</w:t>
      </w:r>
      <w:proofErr w:type="spellStart"/>
      <w:r w:rsidR="00983E80">
        <w:t>updatedAt</w:t>
      </w:r>
      <w:proofErr w:type="spellEnd"/>
      <w:r w:rsidR="00983E80">
        <w:t>’ attribute in the answer is not null anymore.</w:t>
      </w:r>
    </w:p>
    <w:p w14:paraId="62BCBE6A" w14:textId="242B5254" w:rsidR="00750052" w:rsidRDefault="00421848" w:rsidP="00643D41">
      <w:pPr>
        <w:pStyle w:val="ListParagraph"/>
        <w:numPr>
          <w:ilvl w:val="2"/>
          <w:numId w:val="24"/>
        </w:numPr>
      </w:pPr>
      <w:r>
        <w:t>Step 2</w:t>
      </w:r>
      <w:r w:rsidR="00BF23C0">
        <w:t>8</w:t>
      </w:r>
      <w:r>
        <w:t xml:space="preserve"> retrieves the (potential) alerts linked to the transaction.  This is done by calling the API endpoint </w:t>
      </w:r>
      <w:r w:rsidR="00F71531" w:rsidRPr="00F71531">
        <w:t>GET /transfers/{</w:t>
      </w:r>
      <w:proofErr w:type="spellStart"/>
      <w:r w:rsidR="00F71531" w:rsidRPr="00F71531">
        <w:t>externalId</w:t>
      </w:r>
      <w:proofErr w:type="spellEnd"/>
      <w:r w:rsidR="00F71531" w:rsidRPr="00F71531">
        <w:t>}/alerts</w:t>
      </w:r>
      <w:r w:rsidR="00F71531">
        <w:t xml:space="preserve">.  </w:t>
      </w:r>
    </w:p>
    <w:p w14:paraId="12CF3755" w14:textId="2D021C29" w:rsidR="00AA5C32" w:rsidRDefault="00750052" w:rsidP="00643D41">
      <w:pPr>
        <w:pStyle w:val="ListParagraph"/>
        <w:numPr>
          <w:ilvl w:val="2"/>
          <w:numId w:val="24"/>
        </w:numPr>
      </w:pPr>
      <w:r>
        <w:t xml:space="preserve">Step </w:t>
      </w:r>
      <w:r w:rsidR="00BF23C0">
        <w:t xml:space="preserve">30 </w:t>
      </w:r>
      <w:r w:rsidR="00197587">
        <w:t>analyses the alert (cf. t</w:t>
      </w:r>
      <w:r w:rsidR="006A6AF2">
        <w:t xml:space="preserve">he </w:t>
      </w:r>
      <w:proofErr w:type="spellStart"/>
      <w:r w:rsidR="006A6AF2">
        <w:t>alertLevel</w:t>
      </w:r>
      <w:proofErr w:type="spellEnd"/>
      <w:r w:rsidR="00197587">
        <w:t xml:space="preserve"> in the answer)</w:t>
      </w:r>
      <w:r w:rsidR="006A6AF2">
        <w:t xml:space="preserve"> to identify if the deposit is </w:t>
      </w:r>
      <w:r w:rsidR="00C532DB">
        <w:t>suspicious</w:t>
      </w:r>
      <w:r w:rsidR="006A6AF2">
        <w:t xml:space="preserve">.  A default logic is provided in an EXIT point that can be </w:t>
      </w:r>
      <w:proofErr w:type="spellStart"/>
      <w:r w:rsidR="006A6AF2">
        <w:t>adapated</w:t>
      </w:r>
      <w:proofErr w:type="spellEnd"/>
      <w:r w:rsidR="006A6AF2">
        <w:t xml:space="preserve"> by the bank.</w:t>
      </w:r>
      <w:r w:rsidR="004A6564">
        <w:t xml:space="preserve">  </w:t>
      </w:r>
    </w:p>
    <w:p w14:paraId="38FDA30E" w14:textId="57530C01" w:rsidR="005C5384" w:rsidRDefault="00E35C15" w:rsidP="00643D41">
      <w:pPr>
        <w:pStyle w:val="ListParagraph"/>
        <w:numPr>
          <w:ilvl w:val="2"/>
          <w:numId w:val="24"/>
        </w:numPr>
      </w:pPr>
      <w:r>
        <w:t>If the</w:t>
      </w:r>
      <w:r w:rsidR="00C532DB">
        <w:t xml:space="preserve"> deposit is suspicious, a task for the compliance officer must be</w:t>
      </w:r>
      <w:r w:rsidR="005C5384">
        <w:t xml:space="preserve"> created.  This is done through steps 30 to 3</w:t>
      </w:r>
      <w:r w:rsidR="005135CE">
        <w:t>4</w:t>
      </w:r>
      <w:r w:rsidR="005C5384">
        <w:t>:</w:t>
      </w:r>
    </w:p>
    <w:p w14:paraId="3794DA5E" w14:textId="233693EE" w:rsidR="005C5384" w:rsidRDefault="005C5384" w:rsidP="00643D41">
      <w:pPr>
        <w:pStyle w:val="ListParagraph"/>
        <w:numPr>
          <w:ilvl w:val="3"/>
          <w:numId w:val="24"/>
        </w:numPr>
      </w:pPr>
      <w:r>
        <w:t>Step 3</w:t>
      </w:r>
      <w:r w:rsidR="00BF23C0">
        <w:t>1</w:t>
      </w:r>
      <w:r>
        <w:t xml:space="preserve"> calls</w:t>
      </w:r>
      <w:r w:rsidR="00E60325">
        <w:t xml:space="preserve"> a CBS API </w:t>
      </w:r>
      <w:r w:rsidR="000B3151">
        <w:t xml:space="preserve">(POST </w:t>
      </w:r>
      <w:r w:rsidR="00AF5C63">
        <w:t>core-banking</w:t>
      </w:r>
      <w:r w:rsidR="000B3151">
        <w:t>/</w:t>
      </w:r>
      <w:r w:rsidR="00F9188C">
        <w:t>task</w:t>
      </w:r>
      <w:r w:rsidR="006352A4">
        <w:t>s</w:t>
      </w:r>
      <w:r w:rsidR="00F9188C">
        <w:t>)</w:t>
      </w:r>
      <w:r w:rsidR="00EF72EE">
        <w:t xml:space="preserve">, so a user </w:t>
      </w:r>
      <w:r w:rsidR="00AF5C63">
        <w:t>is</w:t>
      </w:r>
      <w:r w:rsidR="00EF72EE">
        <w:t xml:space="preserve"> notified that something must be done.</w:t>
      </w:r>
      <w:r w:rsidR="00BA11C0">
        <w:t xml:space="preserve"> </w:t>
      </w:r>
      <w:r w:rsidR="00D05C97">
        <w:t xml:space="preserve"> </w:t>
      </w:r>
      <w:r w:rsidR="008F42EB">
        <w:t>This API endpoint must retrieve the user id to which the task is assigned, as it will be used in SCS task management.</w:t>
      </w:r>
    </w:p>
    <w:p w14:paraId="57C3CC2B" w14:textId="09B5DB64" w:rsidR="00992804" w:rsidRDefault="005C5384" w:rsidP="00643D41">
      <w:pPr>
        <w:pStyle w:val="ListParagraph"/>
        <w:numPr>
          <w:ilvl w:val="3"/>
          <w:numId w:val="24"/>
        </w:numPr>
      </w:pPr>
      <w:r>
        <w:t>Step 3</w:t>
      </w:r>
      <w:r w:rsidR="00BF23C0">
        <w:t>3</w:t>
      </w:r>
      <w:r>
        <w:t xml:space="preserve"> registers the task</w:t>
      </w:r>
      <w:r w:rsidR="00D05C97">
        <w:t xml:space="preserve"> in SCS </w:t>
      </w:r>
    </w:p>
    <w:p w14:paraId="3EC47CDE" w14:textId="20AE35AA" w:rsidR="005135CE" w:rsidRPr="00C4250F" w:rsidRDefault="00992804" w:rsidP="00643D41">
      <w:pPr>
        <w:pStyle w:val="ListParagraph"/>
        <w:numPr>
          <w:ilvl w:val="3"/>
          <w:numId w:val="24"/>
        </w:numPr>
      </w:pPr>
      <w:r>
        <w:t>Step 3</w:t>
      </w:r>
      <w:r w:rsidR="00BF23C0">
        <w:t>4</w:t>
      </w:r>
      <w:r>
        <w:t xml:space="preserve"> stores </w:t>
      </w:r>
      <w:r w:rsidR="00D05C97">
        <w:t>the detail of the screening information</w:t>
      </w:r>
    </w:p>
    <w:p w14:paraId="3B94C417" w14:textId="564D8649" w:rsidR="002C19BB" w:rsidRPr="009D70CB" w:rsidRDefault="005135CE" w:rsidP="00643D41">
      <w:pPr>
        <w:pStyle w:val="ListParagraph"/>
        <w:numPr>
          <w:ilvl w:val="3"/>
          <w:numId w:val="24"/>
        </w:numPr>
      </w:pPr>
      <w:r>
        <w:t>Step 3</w:t>
      </w:r>
      <w:r w:rsidR="00BF23C0">
        <w:t>5</w:t>
      </w:r>
      <w:r>
        <w:t xml:space="preserve"> generates</w:t>
      </w:r>
      <w:r w:rsidR="001F7EEF" w:rsidRPr="005C5384">
        <w:rPr>
          <w:lang w:val="en-US"/>
        </w:rPr>
        <w:t xml:space="preserve"> </w:t>
      </w:r>
      <w:r>
        <w:rPr>
          <w:lang w:val="en-US"/>
        </w:rPr>
        <w:t>a</w:t>
      </w:r>
      <w:r w:rsidR="001F7EEF" w:rsidRPr="005C5384">
        <w:rPr>
          <w:lang w:val="en-US"/>
        </w:rPr>
        <w:t xml:space="preserve"> notification towards a bank </w:t>
      </w:r>
      <w:proofErr w:type="gramStart"/>
      <w:r w:rsidR="001F7EEF" w:rsidRPr="005C5384">
        <w:rPr>
          <w:lang w:val="en-US"/>
        </w:rPr>
        <w:t>users</w:t>
      </w:r>
      <w:proofErr w:type="gramEnd"/>
    </w:p>
    <w:p w14:paraId="0580A312" w14:textId="2BCE5953" w:rsidR="00DE475D" w:rsidRPr="00DE475D" w:rsidRDefault="00DE475D" w:rsidP="00643D41">
      <w:pPr>
        <w:pStyle w:val="ListParagraph"/>
        <w:numPr>
          <w:ilvl w:val="1"/>
          <w:numId w:val="24"/>
        </w:numPr>
      </w:pPr>
      <w:r w:rsidRPr="00ED7761">
        <w:t xml:space="preserve">Step 36 creates a task to request the deposit value, </w:t>
      </w:r>
      <w:proofErr w:type="gramStart"/>
      <w:r w:rsidRPr="00ED7761">
        <w:t>in order to</w:t>
      </w:r>
      <w:proofErr w:type="gramEnd"/>
      <w:r w:rsidRPr="00ED7761">
        <w:t xml:space="preserve"> be able to compute gain for tax reporting.  </w:t>
      </w:r>
    </w:p>
    <w:p w14:paraId="3ACB4EC5" w14:textId="29964523" w:rsidR="00AD7336" w:rsidRPr="00C4250F" w:rsidRDefault="00AD7336" w:rsidP="00643D41">
      <w:pPr>
        <w:pStyle w:val="ListParagraph"/>
        <w:numPr>
          <w:ilvl w:val="1"/>
          <w:numId w:val="24"/>
        </w:numPr>
        <w:rPr>
          <w:i/>
          <w:iCs/>
        </w:rPr>
      </w:pPr>
      <w:r>
        <w:t>Steps 3</w:t>
      </w:r>
      <w:r w:rsidR="000E3320">
        <w:t>7</w:t>
      </w:r>
      <w:r>
        <w:t xml:space="preserve"> to 4</w:t>
      </w:r>
      <w:r w:rsidR="000E3320">
        <w:t>5</w:t>
      </w:r>
      <w:r>
        <w:t xml:space="preserve"> are related to the management of task(s).  If a task has been created</w:t>
      </w:r>
      <w:r w:rsidR="00E64486">
        <w:t xml:space="preserve"> (</w:t>
      </w:r>
      <w:r w:rsidR="000E3320">
        <w:t xml:space="preserve">three </w:t>
      </w:r>
      <w:r w:rsidR="00E64486">
        <w:t>could have been created if travel rule information is missing</w:t>
      </w:r>
      <w:r w:rsidR="000E3320">
        <w:t xml:space="preserve">, </w:t>
      </w:r>
      <w:r w:rsidR="00E64486">
        <w:t>the deposit is suspi</w:t>
      </w:r>
      <w:r w:rsidR="00E64486">
        <w:lastRenderedPageBreak/>
        <w:t>cious</w:t>
      </w:r>
      <w:r w:rsidR="000E3320">
        <w:t xml:space="preserve"> and the deposit value is required</w:t>
      </w:r>
      <w:r w:rsidR="00E64486">
        <w:t xml:space="preserve">), the deposit is frozen (step </w:t>
      </w:r>
      <w:r w:rsidR="00835838">
        <w:t>3</w:t>
      </w:r>
      <w:r w:rsidR="000E3320">
        <w:t>7</w:t>
      </w:r>
      <w:r w:rsidR="00835838">
        <w:t>)</w:t>
      </w:r>
      <w:r w:rsidR="00006F2C">
        <w:t>,</w:t>
      </w:r>
      <w:r w:rsidR="00835838">
        <w:t xml:space="preserve"> an event is generated (step 3</w:t>
      </w:r>
      <w:r w:rsidR="000E3320">
        <w:t>8</w:t>
      </w:r>
      <w:r w:rsidR="00835838">
        <w:t>)</w:t>
      </w:r>
      <w:r w:rsidR="00006F2C">
        <w:t xml:space="preserve"> and the transaction is also frozen in </w:t>
      </w:r>
      <w:r w:rsidR="0032225F">
        <w:t>F</w:t>
      </w:r>
      <w:r w:rsidR="00006F2C">
        <w:t xml:space="preserve">ireblocks (step </w:t>
      </w:r>
      <w:r w:rsidR="0032225F">
        <w:t>3</w:t>
      </w:r>
      <w:r w:rsidR="000E3320">
        <w:t>9</w:t>
      </w:r>
      <w:r w:rsidR="0032225F">
        <w:t>, via a call to API endpoint POST /transactions/{</w:t>
      </w:r>
      <w:proofErr w:type="spellStart"/>
      <w:r w:rsidR="0032225F">
        <w:t>txId</w:t>
      </w:r>
      <w:proofErr w:type="spellEnd"/>
      <w:r w:rsidR="0032225F">
        <w:t xml:space="preserve">}/freeze, where the </w:t>
      </w:r>
      <w:proofErr w:type="spellStart"/>
      <w:r w:rsidR="0032225F">
        <w:t>txId</w:t>
      </w:r>
      <w:proofErr w:type="spellEnd"/>
      <w:r w:rsidR="0032225F">
        <w:t xml:space="preserve"> is the Fireblocks internal id)</w:t>
      </w:r>
      <w:r w:rsidR="00835838">
        <w:t xml:space="preserve">, then the operation is set in a status ‘Pending Task’, waiting for </w:t>
      </w:r>
      <w:r w:rsidR="00A05E5D">
        <w:t xml:space="preserve">human action on task.  Step </w:t>
      </w:r>
      <w:r w:rsidR="00BF23C0">
        <w:t>4</w:t>
      </w:r>
      <w:r w:rsidR="000E3320">
        <w:t>1</w:t>
      </w:r>
      <w:r w:rsidR="00A05E5D">
        <w:t xml:space="preserve"> represents the fact that the process is put on hold waiting for a resolution of all tasks, cf. the dedicated use case</w:t>
      </w:r>
      <w:r w:rsidR="00FD4712">
        <w:t xml:space="preserve">s (§ </w:t>
      </w:r>
      <w:r w:rsidR="00EA52F1">
        <w:fldChar w:fldCharType="begin"/>
      </w:r>
      <w:r w:rsidR="00EA52F1">
        <w:instrText xml:space="preserve"> REF _Ref203062882 \r \h </w:instrText>
      </w:r>
      <w:r w:rsidR="00EA52F1">
        <w:fldChar w:fldCharType="separate"/>
      </w:r>
      <w:r w:rsidR="00EA52F1">
        <w:t>3.9</w:t>
      </w:r>
      <w:r w:rsidR="00EA52F1">
        <w:fldChar w:fldCharType="end"/>
      </w:r>
      <w:r w:rsidR="008865D2">
        <w:t xml:space="preserve"> and § </w:t>
      </w:r>
      <w:r w:rsidR="008865D2">
        <w:fldChar w:fldCharType="begin"/>
      </w:r>
      <w:r w:rsidR="008865D2">
        <w:instrText xml:space="preserve"> REF _Ref203062889 \r \h </w:instrText>
      </w:r>
      <w:r w:rsidR="008865D2">
        <w:fldChar w:fldCharType="separate"/>
      </w:r>
      <w:r w:rsidR="008865D2">
        <w:t>3.10</w:t>
      </w:r>
      <w:r w:rsidR="008865D2">
        <w:fldChar w:fldCharType="end"/>
      </w:r>
      <w:r w:rsidR="008865D2">
        <w:t>)</w:t>
      </w:r>
      <w:r w:rsidR="00A05E5D">
        <w:t xml:space="preserve"> for the resolution of tasks.  If </w:t>
      </w:r>
      <w:r w:rsidR="00282C12">
        <w:t xml:space="preserve">all the tasks are positively resolved </w:t>
      </w:r>
      <w:r w:rsidR="006A5A29">
        <w:t>or if one is negatively resolved</w:t>
      </w:r>
      <w:r w:rsidR="00282C12">
        <w:t>, th</w:t>
      </w:r>
      <w:r w:rsidR="0032225F">
        <w:t>e</w:t>
      </w:r>
      <w:r w:rsidR="00282C12">
        <w:t xml:space="preserve">n the process can continue, starting first by </w:t>
      </w:r>
      <w:r w:rsidR="004C7B6D">
        <w:t xml:space="preserve">‘unfreezing’ the funds (cf. steps </w:t>
      </w:r>
      <w:r w:rsidR="00541EB1">
        <w:t>4</w:t>
      </w:r>
      <w:r w:rsidR="000E3320">
        <w:t>2</w:t>
      </w:r>
      <w:r w:rsidR="0032225F">
        <w:t>,</w:t>
      </w:r>
      <w:r w:rsidR="004C7B6D">
        <w:t xml:space="preserve"> 4</w:t>
      </w:r>
      <w:r w:rsidR="000E3320">
        <w:t>3</w:t>
      </w:r>
      <w:r w:rsidR="0032225F">
        <w:t xml:space="preserve"> and 4</w:t>
      </w:r>
      <w:r w:rsidR="000E3320">
        <w:t>4</w:t>
      </w:r>
      <w:r w:rsidR="0032225F">
        <w:t xml:space="preserve"> – this last one is a call to Fireblocks API endpoint POST /transactions/{</w:t>
      </w:r>
      <w:proofErr w:type="spellStart"/>
      <w:r w:rsidR="0032225F">
        <w:t>txId</w:t>
      </w:r>
      <w:proofErr w:type="spellEnd"/>
      <w:r w:rsidR="0032225F">
        <w:t>}/unfreeze</w:t>
      </w:r>
      <w:r w:rsidR="004C7B6D">
        <w:t>).</w:t>
      </w:r>
      <w:r w:rsidR="00611EE1">
        <w:t xml:space="preserve">  </w:t>
      </w:r>
      <w:r w:rsidR="00611EE1" w:rsidRPr="00C4250F">
        <w:rPr>
          <w:i/>
          <w:iCs/>
        </w:rPr>
        <w:t>Remark:</w:t>
      </w:r>
      <w:r w:rsidR="000101A4" w:rsidRPr="00C4250F">
        <w:rPr>
          <w:i/>
          <w:iCs/>
        </w:rPr>
        <w:t xml:space="preserve"> in future version, it could be interesting to manage a delay while a deposit is pending for task resolution: after this delay, the deposit could be automatically refused.</w:t>
      </w:r>
    </w:p>
    <w:p w14:paraId="71DEBAC9" w14:textId="74FCEA73" w:rsidR="00A4431B" w:rsidRDefault="002C19BB" w:rsidP="00643D41">
      <w:pPr>
        <w:pStyle w:val="ListParagraph"/>
        <w:numPr>
          <w:ilvl w:val="1"/>
          <w:numId w:val="24"/>
        </w:numPr>
      </w:pPr>
      <w:r>
        <w:t xml:space="preserve">Steps </w:t>
      </w:r>
      <w:r w:rsidR="004C7B6D">
        <w:t>4</w:t>
      </w:r>
      <w:r w:rsidR="000E3320">
        <w:t>5</w:t>
      </w:r>
      <w:r w:rsidR="00056800">
        <w:t xml:space="preserve"> </w:t>
      </w:r>
      <w:r w:rsidR="00945592">
        <w:t xml:space="preserve">to </w:t>
      </w:r>
      <w:r w:rsidR="000E3320">
        <w:t>50</w:t>
      </w:r>
      <w:r w:rsidR="004C7B6D">
        <w:t xml:space="preserve"> </w:t>
      </w:r>
      <w:r w:rsidR="00945592">
        <w:t xml:space="preserve">are about the </w:t>
      </w:r>
      <w:r w:rsidR="00F81DDD">
        <w:t xml:space="preserve">management of operation </w:t>
      </w:r>
      <w:r w:rsidR="004C7B6D">
        <w:t xml:space="preserve">once it can be </w:t>
      </w:r>
      <w:r w:rsidR="00F245B4">
        <w:t>correctly processed</w:t>
      </w:r>
      <w:r w:rsidR="00F81DDD">
        <w:t xml:space="preserve">.  </w:t>
      </w:r>
      <w:r w:rsidR="008954D5">
        <w:t xml:space="preserve">In that case the position of the customer is updated (call to the API </w:t>
      </w:r>
      <w:r w:rsidR="005A7090" w:rsidRPr="001C3BED">
        <w:rPr>
          <w:lang w:val="en-US"/>
        </w:rPr>
        <w:t xml:space="preserve">POST /subledger/accounts/{id}/positions/{id}/entries, cf. step </w:t>
      </w:r>
      <w:r w:rsidR="00F245B4">
        <w:rPr>
          <w:lang w:val="en-US"/>
        </w:rPr>
        <w:t>4</w:t>
      </w:r>
      <w:r w:rsidR="000E3320">
        <w:rPr>
          <w:lang w:val="en-US"/>
        </w:rPr>
        <w:t>5</w:t>
      </w:r>
      <w:r w:rsidR="005A7090" w:rsidRPr="001C3BED">
        <w:rPr>
          <w:lang w:val="en-US"/>
        </w:rPr>
        <w:t xml:space="preserve">), </w:t>
      </w:r>
      <w:r w:rsidR="00BB0BFC">
        <w:rPr>
          <w:lang w:val="en-US"/>
        </w:rPr>
        <w:t xml:space="preserve">then an event is registered to potentially impact the bank ledger (step </w:t>
      </w:r>
      <w:r w:rsidR="00F245B4">
        <w:rPr>
          <w:lang w:val="en-US"/>
        </w:rPr>
        <w:t>4</w:t>
      </w:r>
      <w:r w:rsidR="000E3320">
        <w:rPr>
          <w:lang w:val="en-US"/>
        </w:rPr>
        <w:t>6</w:t>
      </w:r>
      <w:r w:rsidR="00BB0BFC">
        <w:rPr>
          <w:lang w:val="en-US"/>
        </w:rPr>
        <w:t xml:space="preserve">), </w:t>
      </w:r>
      <w:r w:rsidR="004A1A50" w:rsidRPr="001C3BED">
        <w:rPr>
          <w:lang w:val="en-US"/>
        </w:rPr>
        <w:t xml:space="preserve">then the customer is notified (call to the CBS API, step </w:t>
      </w:r>
      <w:r w:rsidR="00D8176F">
        <w:rPr>
          <w:lang w:val="en-US"/>
        </w:rPr>
        <w:t>4</w:t>
      </w:r>
      <w:r w:rsidR="000E3320">
        <w:rPr>
          <w:lang w:val="en-US"/>
        </w:rPr>
        <w:t>7</w:t>
      </w:r>
      <w:r w:rsidR="004A1A50" w:rsidRPr="001C3BED">
        <w:rPr>
          <w:lang w:val="en-US"/>
        </w:rPr>
        <w:t xml:space="preserve">) and the </w:t>
      </w:r>
      <w:r w:rsidR="004214E3" w:rsidRPr="001C3BED">
        <w:rPr>
          <w:lang w:val="en-US"/>
        </w:rPr>
        <w:t>customer portfolio</w:t>
      </w:r>
      <w:r w:rsidR="00D808C5" w:rsidRPr="001C3BED">
        <w:rPr>
          <w:lang w:val="en-US"/>
        </w:rPr>
        <w:t xml:space="preserve"> at OMS level is updated to maintain the synchronization between the </w:t>
      </w:r>
      <w:r w:rsidR="00A53144">
        <w:rPr>
          <w:lang w:val="en-US"/>
        </w:rPr>
        <w:t>SCS</w:t>
      </w:r>
      <w:r w:rsidR="00D808C5" w:rsidRPr="001C3BED">
        <w:rPr>
          <w:lang w:val="en-US"/>
        </w:rPr>
        <w:t xml:space="preserve"> subledger and the OMS portfolio</w:t>
      </w:r>
      <w:r w:rsidR="00D8176F">
        <w:rPr>
          <w:lang w:val="en-US"/>
        </w:rPr>
        <w:t xml:space="preserve"> (step 4</w:t>
      </w:r>
      <w:r w:rsidR="000E3320">
        <w:rPr>
          <w:lang w:val="en-US"/>
        </w:rPr>
        <w:t>8</w:t>
      </w:r>
      <w:r w:rsidR="00D8176F">
        <w:rPr>
          <w:lang w:val="en-US"/>
        </w:rPr>
        <w:t>)</w:t>
      </w:r>
      <w:r w:rsidR="00D808C5" w:rsidRPr="001C3BED">
        <w:rPr>
          <w:lang w:val="en-US"/>
        </w:rPr>
        <w:t xml:space="preserve">.  This is done by calling </w:t>
      </w:r>
      <w:r w:rsidR="00541EB1" w:rsidRPr="00850393">
        <w:t>the</w:t>
      </w:r>
      <w:r w:rsidR="008D6E62">
        <w:rPr>
          <w:lang w:val="en-US"/>
        </w:rPr>
        <w:t xml:space="preserve"> order integration module</w:t>
      </w:r>
      <w:r w:rsidR="000D1E1C">
        <w:rPr>
          <w:lang w:val="en-US"/>
        </w:rPr>
        <w:t xml:space="preserve"> ‘update portfolio position’ endpoint</w:t>
      </w:r>
      <w:r w:rsidR="008D6E62">
        <w:rPr>
          <w:lang w:val="en-US"/>
        </w:rPr>
        <w:t xml:space="preserve"> (cf. § </w:t>
      </w:r>
      <w:r w:rsidR="008D6E62">
        <w:rPr>
          <w:lang w:val="en-US"/>
        </w:rPr>
        <w:fldChar w:fldCharType="begin"/>
      </w:r>
      <w:r w:rsidR="008D6E62">
        <w:rPr>
          <w:lang w:val="en-US"/>
        </w:rPr>
        <w:instrText xml:space="preserve"> REF _Ref203645402 \r \h </w:instrText>
      </w:r>
      <w:r w:rsidR="008D6E62">
        <w:rPr>
          <w:lang w:val="en-US"/>
        </w:rPr>
      </w:r>
      <w:r w:rsidR="008D6E62">
        <w:rPr>
          <w:lang w:val="en-US"/>
        </w:rPr>
        <w:fldChar w:fldCharType="separate"/>
      </w:r>
      <w:r w:rsidR="008D6E62">
        <w:rPr>
          <w:lang w:val="en-US"/>
        </w:rPr>
        <w:t>3.13</w:t>
      </w:r>
      <w:r w:rsidR="008D6E62">
        <w:rPr>
          <w:lang w:val="en-US"/>
        </w:rPr>
        <w:fldChar w:fldCharType="end"/>
      </w:r>
      <w:r w:rsidR="008D6E62">
        <w:rPr>
          <w:lang w:val="en-US"/>
        </w:rPr>
        <w:t>)</w:t>
      </w:r>
      <w:r w:rsidR="00052DEE">
        <w:t>.</w:t>
      </w:r>
      <w:r w:rsidR="00A02989">
        <w:t xml:space="preserve">  </w:t>
      </w:r>
      <w:proofErr w:type="gramStart"/>
      <w:r w:rsidR="00A02989">
        <w:t>Finally</w:t>
      </w:r>
      <w:proofErr w:type="gramEnd"/>
      <w:r w:rsidR="00A02989">
        <w:t xml:space="preserve"> the </w:t>
      </w:r>
      <w:r w:rsidR="005B4AF1">
        <w:t xml:space="preserve">operation status must be updated: if it’s an account-based digital asset, the status is set to </w:t>
      </w:r>
      <w:r w:rsidR="00682DD2">
        <w:t>‘Pending Omnibus Sweeping</w:t>
      </w:r>
      <w:r w:rsidR="00E41153">
        <w:t xml:space="preserve">” (step </w:t>
      </w:r>
      <w:r w:rsidR="000E3320">
        <w:t>49</w:t>
      </w:r>
      <w:r w:rsidR="009B02B2">
        <w:t>), while if it’s an UTXO-based digital asset</w:t>
      </w:r>
      <w:r w:rsidR="003338BD">
        <w:t xml:space="preserve">, the status is set to </w:t>
      </w:r>
      <w:r w:rsidR="00682DD2">
        <w:t>‘Executed’</w:t>
      </w:r>
      <w:r w:rsidR="004A0912">
        <w:t xml:space="preserve"> (step </w:t>
      </w:r>
      <w:r w:rsidR="000E3320">
        <w:t>50</w:t>
      </w:r>
      <w:r w:rsidR="004A0912">
        <w:t>)</w:t>
      </w:r>
      <w:r w:rsidR="003338BD">
        <w:t xml:space="preserve">.  </w:t>
      </w:r>
      <w:r w:rsidR="003656D5">
        <w:t xml:space="preserve">Deposit </w:t>
      </w:r>
      <w:r w:rsidR="00352FB8">
        <w:t>of UTXO-based digital asset doesn’t need to be swept as the deposit address is a ‘sub</w:t>
      </w:r>
      <w:r w:rsidR="003A284A">
        <w:t>-</w:t>
      </w:r>
      <w:r w:rsidR="00352FB8">
        <w:t xml:space="preserve">address’ of the omnibus account.  </w:t>
      </w:r>
      <w:r w:rsidR="001E62E0">
        <w:t>The</w:t>
      </w:r>
      <w:r w:rsidR="00884FEB">
        <w:t xml:space="preserve"> </w:t>
      </w:r>
      <w:r w:rsidR="00263AF3">
        <w:t xml:space="preserve">omnibus sweeping </w:t>
      </w:r>
      <w:r w:rsidR="00777065">
        <w:t xml:space="preserve">for account-based digital asset </w:t>
      </w:r>
      <w:r w:rsidR="00263AF3">
        <w:t>is the scope of the next paragrap</w:t>
      </w:r>
      <w:r w:rsidR="00777065">
        <w:t>h</w:t>
      </w:r>
      <w:r w:rsidR="001C3BED">
        <w:t>.</w:t>
      </w:r>
    </w:p>
    <w:p w14:paraId="42C7DF34" w14:textId="0DA2FEBA" w:rsidR="004A7DB2" w:rsidRDefault="004A7DB2" w:rsidP="00643D41">
      <w:pPr>
        <w:pStyle w:val="ListParagraph"/>
        <w:numPr>
          <w:ilvl w:val="1"/>
          <w:numId w:val="24"/>
        </w:numPr>
      </w:pPr>
      <w:r>
        <w:t xml:space="preserve">Steps </w:t>
      </w:r>
      <w:r w:rsidR="0094502E">
        <w:t>5</w:t>
      </w:r>
      <w:r w:rsidR="000E3320">
        <w:t>1</w:t>
      </w:r>
      <w:r>
        <w:t xml:space="preserve"> to 5</w:t>
      </w:r>
      <w:r w:rsidR="000E3320">
        <w:t>3</w:t>
      </w:r>
      <w:r>
        <w:t xml:space="preserve"> are about the management of operation if one task </w:t>
      </w:r>
      <w:r w:rsidR="00A1457A">
        <w:t>processing leads to the reject of the deposit: the funds must be transferred from the deposit address to a bank wallet</w:t>
      </w:r>
      <w:r w:rsidR="00030F2D">
        <w:t xml:space="preserve"> (step </w:t>
      </w:r>
      <w:r w:rsidR="0094502E">
        <w:t>5</w:t>
      </w:r>
      <w:r w:rsidR="000E3320">
        <w:t>1</w:t>
      </w:r>
      <w:r w:rsidR="00C80EBD">
        <w:t>, via a call to the Fireblocks API endpoint POST /</w:t>
      </w:r>
      <w:r w:rsidR="000E05DE">
        <w:t>transactions</w:t>
      </w:r>
      <w:r w:rsidR="00030F2D">
        <w:t>).  The bank wallet which stores suspicious fund is defined in the configuration (</w:t>
      </w:r>
      <w:r w:rsidR="00B07143">
        <w:t>cf. the ‘FRAUD’ context).</w:t>
      </w:r>
      <w:r w:rsidR="00AF1FB7">
        <w:t xml:space="preserve">  Then the customer should be notified</w:t>
      </w:r>
      <w:r w:rsidR="00362AA9">
        <w:t xml:space="preserve"> (step 5</w:t>
      </w:r>
      <w:r w:rsidR="000E3320">
        <w:t>1</w:t>
      </w:r>
      <w:proofErr w:type="gramStart"/>
      <w:r w:rsidR="00362AA9">
        <w:t>)</w:t>
      </w:r>
      <w:proofErr w:type="gramEnd"/>
      <w:r w:rsidR="00362AA9">
        <w:t xml:space="preserve"> and the operation is set in status ‘Rejected’ (step </w:t>
      </w:r>
      <w:r w:rsidR="004B1A87">
        <w:t>53</w:t>
      </w:r>
      <w:r w:rsidR="00362AA9">
        <w:t>).</w:t>
      </w:r>
    </w:p>
    <w:p w14:paraId="75768D01" w14:textId="77777777" w:rsidR="001C3BED" w:rsidRDefault="001C3BED" w:rsidP="001C3BED">
      <w:pPr>
        <w:pStyle w:val="ListParagraph"/>
        <w:ind w:left="2367"/>
      </w:pPr>
    </w:p>
    <w:p w14:paraId="12CEA230" w14:textId="3FC9053D" w:rsidR="001C3BED" w:rsidRDefault="001C3BED" w:rsidP="001C3BED">
      <w:pPr>
        <w:pStyle w:val="Title3"/>
        <w:ind w:left="1281" w:hanging="714"/>
      </w:pPr>
      <w:bookmarkStart w:id="68" w:name="_Toc226736212"/>
      <w:r>
        <w:t xml:space="preserve">Deposit </w:t>
      </w:r>
      <w:r w:rsidR="00657EDA">
        <w:t>sweeping</w:t>
      </w:r>
      <w:bookmarkEnd w:id="68"/>
    </w:p>
    <w:p w14:paraId="5152D9C8" w14:textId="09FA174A" w:rsidR="00AB01B2" w:rsidRDefault="00072596" w:rsidP="001C3BED">
      <w:pPr>
        <w:spacing w:after="160" w:line="259" w:lineRule="auto"/>
        <w:ind w:left="567"/>
      </w:pPr>
      <w:r>
        <w:t xml:space="preserve">In case of </w:t>
      </w:r>
      <w:r w:rsidR="00B30A30">
        <w:t xml:space="preserve">deposit of account-based digital asset, the funds are on a customer deposit address that </w:t>
      </w:r>
      <w:r w:rsidR="00A4579B">
        <w:t xml:space="preserve">should </w:t>
      </w:r>
      <w:r w:rsidR="00B30A30">
        <w:t xml:space="preserve">be </w:t>
      </w:r>
      <w:r w:rsidR="00657EDA">
        <w:t>moved to the omnibus wallet of the bank</w:t>
      </w:r>
      <w:r w:rsidR="008E2ED4">
        <w:t xml:space="preserve">, </w:t>
      </w:r>
      <w:proofErr w:type="gramStart"/>
      <w:r w:rsidR="008E2ED4">
        <w:t>in order to</w:t>
      </w:r>
      <w:proofErr w:type="gramEnd"/>
      <w:r w:rsidR="008E2ED4">
        <w:t xml:space="preserve"> be available for future operations initiated by any customer</w:t>
      </w:r>
      <w:r w:rsidR="002D7DA6">
        <w:t xml:space="preserve">.  </w:t>
      </w:r>
      <w:r w:rsidR="00811C6B">
        <w:t xml:space="preserve">For now, this </w:t>
      </w:r>
      <w:r w:rsidR="00DC1290">
        <w:t xml:space="preserve">step is not automated by the solution; it </w:t>
      </w:r>
      <w:proofErr w:type="gramStart"/>
      <w:r w:rsidR="00DC1290">
        <w:t>has to</w:t>
      </w:r>
      <w:proofErr w:type="gramEnd"/>
      <w:r w:rsidR="00DC1290">
        <w:t xml:space="preserve"> be done manually using the custodian console (Fireblocks console).  The reason is the cost</w:t>
      </w:r>
      <w:r w:rsidR="00CB241F">
        <w:t xml:space="preserve">: </w:t>
      </w:r>
      <w:r w:rsidR="005B18EF">
        <w:t>such operation is a blockchain operation that consumes some gas fee</w:t>
      </w:r>
      <w:r w:rsidR="00FE1A86">
        <w:t>s</w:t>
      </w:r>
      <w:r w:rsidR="005B18EF">
        <w:t xml:space="preserve">, </w:t>
      </w:r>
      <w:r w:rsidR="00DC786E">
        <w:t xml:space="preserve">which are at bank charge.  If the amount on the deposit address is low, </w:t>
      </w:r>
      <w:r w:rsidR="00A45BE3">
        <w:t>moving these fees can be too costly</w:t>
      </w:r>
      <w:r w:rsidR="007D2EAC">
        <w:t xml:space="preserve">: for </w:t>
      </w:r>
      <w:proofErr w:type="gramStart"/>
      <w:r w:rsidR="007D2EAC">
        <w:t>now</w:t>
      </w:r>
      <w:proofErr w:type="gramEnd"/>
      <w:r w:rsidR="007D2EAC">
        <w:t xml:space="preserve"> we let the bank user decides manually </w:t>
      </w:r>
      <w:r w:rsidR="00710EE1">
        <w:t>when to do the sweeping depending on these costs</w:t>
      </w:r>
      <w:r w:rsidR="00A770A6">
        <w:t>.</w:t>
      </w:r>
      <w:r w:rsidR="00A73402">
        <w:t xml:space="preserve"> </w:t>
      </w:r>
      <w:r w:rsidR="001C3BED">
        <w:t xml:space="preserve"> </w:t>
      </w:r>
    </w:p>
    <w:p w14:paraId="079544DC" w14:textId="1FE6A41E" w:rsidR="00AB01B2" w:rsidRDefault="00AB01B2" w:rsidP="00AB01B2">
      <w:pPr>
        <w:pStyle w:val="Title2"/>
      </w:pPr>
      <w:bookmarkStart w:id="69" w:name="_Toc226736213"/>
      <w:r>
        <w:t>Customer request</w:t>
      </w:r>
      <w:r w:rsidR="00CB39F0">
        <w:t>s</w:t>
      </w:r>
      <w:r>
        <w:t xml:space="preserve"> to withdraw digital asset</w:t>
      </w:r>
      <w:bookmarkEnd w:id="69"/>
    </w:p>
    <w:p w14:paraId="047F5B5B" w14:textId="1CDCAB27" w:rsidR="00AB01B2" w:rsidRDefault="00AB01B2" w:rsidP="00AB01B2">
      <w:pPr>
        <w:ind w:left="567"/>
      </w:pPr>
      <w:r>
        <w:t xml:space="preserve">This use case is initiated by a customer who request to </w:t>
      </w:r>
      <w:r w:rsidR="00A22BE8">
        <w:t>withdraw some digital assets</w:t>
      </w:r>
      <w:r>
        <w:t xml:space="preserve">.  He/she must be the holder of </w:t>
      </w:r>
      <w:r w:rsidR="00A22BE8">
        <w:t xml:space="preserve">an </w:t>
      </w:r>
      <w:r>
        <w:t>active digital asset account</w:t>
      </w:r>
      <w:r w:rsidR="00A22BE8">
        <w:t xml:space="preserve"> with available funds</w:t>
      </w:r>
    </w:p>
    <w:p w14:paraId="24E064B6" w14:textId="60E5FA61" w:rsidR="00AB01B2" w:rsidRDefault="00AB01B2" w:rsidP="00AB01B2">
      <w:pPr>
        <w:ind w:left="567"/>
      </w:pPr>
      <w:r>
        <w:t xml:space="preserve">This use case is illustrated with </w:t>
      </w:r>
      <w:r w:rsidR="00A22BE8">
        <w:t>several</w:t>
      </w:r>
      <w:r>
        <w:t xml:space="preserve"> diagrams: a first one related to the </w:t>
      </w:r>
      <w:r w:rsidR="00A22BE8">
        <w:t>whitelisting of a beneficiary address</w:t>
      </w:r>
      <w:r>
        <w:t xml:space="preserve">, a second one related to the </w:t>
      </w:r>
      <w:r w:rsidR="00A76633">
        <w:t xml:space="preserve">initiation of the withdrawal, and then specific diagrams related to the execution of the withdrawal depending on the </w:t>
      </w:r>
      <w:r w:rsidR="0072183A">
        <w:t>context.</w:t>
      </w:r>
    </w:p>
    <w:p w14:paraId="04D5E227" w14:textId="405E4C9F" w:rsidR="00567C35" w:rsidRDefault="00567C35" w:rsidP="00AB01B2">
      <w:pPr>
        <w:ind w:left="567"/>
      </w:pPr>
      <w:r>
        <w:t>For this use case, the solution is managing the fees in a</w:t>
      </w:r>
      <w:r w:rsidR="00E2515E">
        <w:t>n</w:t>
      </w:r>
      <w:r>
        <w:t xml:space="preserve"> explicit way: the customer</w:t>
      </w:r>
      <w:r w:rsidR="001805E8">
        <w:t xml:space="preserve"> </w:t>
      </w:r>
      <w:proofErr w:type="gramStart"/>
      <w:r w:rsidR="001805E8">
        <w:t>has to</w:t>
      </w:r>
      <w:proofErr w:type="gramEnd"/>
      <w:r w:rsidR="001805E8">
        <w:t xml:space="preserve"> pay some fees which are computed thanks to a billing engine which must be provided by the CBS.  </w:t>
      </w:r>
      <w:r w:rsidR="002067CE">
        <w:t xml:space="preserve">The objective is that the amount in digital asset </w:t>
      </w:r>
      <w:r w:rsidR="00655BD0">
        <w:t xml:space="preserve">which is transferred is a net amount: the one the customer wants to send to the beneficiary.  </w:t>
      </w:r>
      <w:r w:rsidR="00E2515E">
        <w:t xml:space="preserve">The network fees will be eventually paid by the bank (as the customer is debited of the net amount while the bank wallet is debited of the gross amount) and these ones should be compensated by the operation </w:t>
      </w:r>
      <w:proofErr w:type="gramStart"/>
      <w:r w:rsidR="00E2515E">
        <w:t xml:space="preserve">fees </w:t>
      </w:r>
      <w:r w:rsidR="00320276">
        <w:t>.</w:t>
      </w:r>
      <w:proofErr w:type="gramEnd"/>
      <w:r w:rsidR="00320276">
        <w:t xml:space="preserve">  It’s up to the bank to configure correctly its pricing engine </w:t>
      </w:r>
      <w:proofErr w:type="gramStart"/>
      <w:r w:rsidR="00320276">
        <w:t>in order to</w:t>
      </w:r>
      <w:proofErr w:type="gramEnd"/>
      <w:r w:rsidR="00320276">
        <w:t xml:space="preserve"> ensure the</w:t>
      </w:r>
      <w:r w:rsidR="00CF21A5">
        <w:t>se operation fees are not lower than the network fees</w:t>
      </w:r>
      <w:r w:rsidR="00237308">
        <w:t xml:space="preserve">.  Cf. </w:t>
      </w:r>
      <w:r w:rsidR="00FB4A78">
        <w:t xml:space="preserve">also dedicated paragraph on fee management (§ </w:t>
      </w:r>
      <w:r w:rsidR="00FB4A78">
        <w:fldChar w:fldCharType="begin"/>
      </w:r>
      <w:r w:rsidR="00FB4A78">
        <w:instrText xml:space="preserve"> REF _Ref182301284 \r \h </w:instrText>
      </w:r>
      <w:r w:rsidR="00FB4A78">
        <w:fldChar w:fldCharType="separate"/>
      </w:r>
      <w:r w:rsidR="00FB4A78">
        <w:fldChar w:fldCharType="end"/>
      </w:r>
      <w:r w:rsidR="00FB4A78">
        <w:t>).</w:t>
      </w:r>
    </w:p>
    <w:p w14:paraId="262ADDA5" w14:textId="79B995AE" w:rsidR="00AB01B2" w:rsidRDefault="0072183A" w:rsidP="00AB01B2">
      <w:pPr>
        <w:pStyle w:val="Title3"/>
      </w:pPr>
      <w:bookmarkStart w:id="70" w:name="_Ref182841832"/>
      <w:bookmarkStart w:id="71" w:name="_Toc226736214"/>
      <w:r>
        <w:t>Whitelisting of address</w:t>
      </w:r>
      <w:bookmarkEnd w:id="70"/>
      <w:bookmarkEnd w:id="71"/>
    </w:p>
    <w:p w14:paraId="35ECBBE2" w14:textId="721EECA1" w:rsidR="009B3C3D" w:rsidRDefault="00C1515B" w:rsidP="00AB01B2">
      <w:pPr>
        <w:spacing w:after="160" w:line="259" w:lineRule="auto"/>
        <w:ind w:left="567"/>
      </w:pPr>
      <w:r>
        <w:t xml:space="preserve">The whitelisting of an address is </w:t>
      </w:r>
      <w:r w:rsidR="00B142FC">
        <w:t>mainly</w:t>
      </w:r>
      <w:r>
        <w:t xml:space="preserve"> there to </w:t>
      </w:r>
      <w:r w:rsidR="00007DE6">
        <w:t>isolate the capture of the beneficiary address and to warn the customer of the importance of keyed in a correct address</w:t>
      </w:r>
      <w:r w:rsidR="00555529">
        <w:t xml:space="preserve">.  Moreover, it allows the customer reusing this address </w:t>
      </w:r>
      <w:r w:rsidR="00555529">
        <w:lastRenderedPageBreak/>
        <w:t>for multiple withdrawals.  The Custodia</w:t>
      </w:r>
      <w:r w:rsidR="00A84560">
        <w:t>n, like Fireblocks, requires the creation of a whitelisted address as a first step to be able to use it in withdrawal operation afterwards</w:t>
      </w:r>
      <w:r w:rsidR="005C0A80">
        <w:t xml:space="preserve">.  The </w:t>
      </w:r>
      <w:r w:rsidR="00A53144">
        <w:t>SCS</w:t>
      </w:r>
      <w:r w:rsidR="005C0A80">
        <w:t xml:space="preserve"> process is consequently aligned on this way of working.</w:t>
      </w:r>
      <w:r w:rsidR="00B142FC">
        <w:t xml:space="preserve">  </w:t>
      </w:r>
      <w:r w:rsidR="00835BE5">
        <w:t>It relies on the compliance engine, Chainalysis, to do a first control on the address, to potentially warn the customer if there is a risk of fraud.  It’s up to the bank to configure which kind of risk</w:t>
      </w:r>
      <w:r w:rsidR="007C5F8C">
        <w:t xml:space="preserve"> will be notified to the user and if this notification is blocking or not.</w:t>
      </w:r>
    </w:p>
    <w:p w14:paraId="38D1F859" w14:textId="4FA1DF8E" w:rsidR="009B3C3D" w:rsidRDefault="009B3C3D" w:rsidP="00AB01B2">
      <w:pPr>
        <w:spacing w:after="160" w:line="259" w:lineRule="auto"/>
        <w:ind w:left="567"/>
      </w:pPr>
      <w:r>
        <w:t xml:space="preserve">In the here under picture, the Request Management service is orchestrating the execution of whitelisted address creation request.  In this diagram there is only one interaction with the </w:t>
      </w:r>
      <w:proofErr w:type="gramStart"/>
      <w:r>
        <w:t>UI</w:t>
      </w:r>
      <w:proofErr w:type="gramEnd"/>
      <w:r>
        <w:t xml:space="preserve"> which is illustrated, which directly creates the whitelisted address.  But practically the API can also be called in simulation mode to validate the request first.</w:t>
      </w:r>
    </w:p>
    <w:p w14:paraId="06F83CBA" w14:textId="1C63D538" w:rsidR="00A10E7D" w:rsidRDefault="00A10E7D" w:rsidP="00A10E7D">
      <w:pPr>
        <w:keepNext/>
        <w:spacing w:after="160" w:line="259" w:lineRule="auto"/>
        <w:ind w:left="567"/>
      </w:pPr>
    </w:p>
    <w:p w14:paraId="623BE373" w14:textId="2768D367" w:rsidR="008C0EAB" w:rsidRDefault="008C0EAB" w:rsidP="00A10E7D">
      <w:pPr>
        <w:keepNext/>
        <w:spacing w:after="160" w:line="259" w:lineRule="auto"/>
        <w:ind w:left="567"/>
      </w:pPr>
    </w:p>
    <w:p w14:paraId="36086C3B" w14:textId="6903120A" w:rsidR="007F4CA2" w:rsidRDefault="00096391" w:rsidP="00A10E7D">
      <w:pPr>
        <w:keepNext/>
        <w:spacing w:after="160" w:line="259" w:lineRule="auto"/>
        <w:ind w:left="567"/>
      </w:pPr>
      <w:r w:rsidRPr="00096391">
        <w:rPr>
          <w:noProof/>
        </w:rPr>
        <w:t xml:space="preserve"> </w:t>
      </w:r>
      <w:r>
        <w:rPr>
          <w:noProof/>
        </w:rPr>
        <w:drawing>
          <wp:inline distT="0" distB="0" distL="0" distR="0" wp14:anchorId="54049D0C" wp14:editId="0AEE8ED9">
            <wp:extent cx="5755770" cy="6423434"/>
            <wp:effectExtent l="0" t="0" r="0" b="0"/>
            <wp:docPr id="1794765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65655" name="Picture 1" descr="A screenshot of a computer&#10;&#10;AI-generated content may be incorrect."/>
                    <pic:cNvPicPr/>
                  </pic:nvPicPr>
                  <pic:blipFill>
                    <a:blip r:embed="rId59"/>
                    <a:stretch>
                      <a:fillRect/>
                    </a:stretch>
                  </pic:blipFill>
                  <pic:spPr>
                    <a:xfrm>
                      <a:off x="0" y="0"/>
                      <a:ext cx="5773195" cy="6442880"/>
                    </a:xfrm>
                    <a:prstGeom prst="rect">
                      <a:avLst/>
                    </a:prstGeom>
                  </pic:spPr>
                </pic:pic>
              </a:graphicData>
            </a:graphic>
          </wp:inline>
        </w:drawing>
      </w:r>
    </w:p>
    <w:p w14:paraId="7C3E53CE" w14:textId="40316B86" w:rsidR="00A10E7D" w:rsidRDefault="00A10E7D" w:rsidP="00A10E7D">
      <w:pPr>
        <w:pStyle w:val="Caption0"/>
        <w:jc w:val="center"/>
      </w:pPr>
      <w:r>
        <w:t xml:space="preserve">Figure </w:t>
      </w:r>
      <w:r>
        <w:fldChar w:fldCharType="begin"/>
      </w:r>
      <w:r>
        <w:instrText xml:space="preserve"> SEQ Figure \* ARABIC </w:instrText>
      </w:r>
      <w:r>
        <w:fldChar w:fldCharType="separate"/>
      </w:r>
      <w:r w:rsidR="00EA4364">
        <w:rPr>
          <w:noProof/>
        </w:rPr>
        <w:t>16</w:t>
      </w:r>
      <w:r>
        <w:fldChar w:fldCharType="end"/>
      </w:r>
      <w:r>
        <w:t xml:space="preserve"> </w:t>
      </w:r>
      <w:r w:rsidR="00547B23">
        <w:t>–</w:t>
      </w:r>
      <w:r>
        <w:t xml:space="preserve"> Whitelisted address creation</w:t>
      </w:r>
    </w:p>
    <w:p w14:paraId="40DDBB1C" w14:textId="31577CE6" w:rsidR="00A10E7D" w:rsidRDefault="00255785" w:rsidP="00255785">
      <w:pPr>
        <w:ind w:left="567"/>
      </w:pPr>
      <w:r>
        <w:t>The main steps are</w:t>
      </w:r>
    </w:p>
    <w:p w14:paraId="6CB40D04" w14:textId="69920B87" w:rsidR="00255785" w:rsidRDefault="00255785" w:rsidP="00643D41">
      <w:pPr>
        <w:pStyle w:val="ListParagraph"/>
        <w:numPr>
          <w:ilvl w:val="0"/>
          <w:numId w:val="26"/>
        </w:numPr>
      </w:pPr>
      <w:r>
        <w:t>Steps 2</w:t>
      </w:r>
      <w:r w:rsidR="003C4B49">
        <w:t xml:space="preserve"> to 8 are the usual steps to control the request against the customer, the account and the eligibility of the customer.</w:t>
      </w:r>
    </w:p>
    <w:p w14:paraId="405B59D3" w14:textId="670946EF" w:rsidR="00160C60" w:rsidRDefault="00160C60" w:rsidP="00643D41">
      <w:pPr>
        <w:pStyle w:val="ListParagraph"/>
        <w:numPr>
          <w:ilvl w:val="0"/>
          <w:numId w:val="26"/>
        </w:numPr>
      </w:pPr>
      <w:r>
        <w:t xml:space="preserve">Step 9 checks that the address is not already whitelisted for this account.  If </w:t>
      </w:r>
      <w:r w:rsidR="00DA395A">
        <w:t>it’s the case, an error is sent to the customer (step 11).  Let’s notice that the same address can be whitelisted for two different accounts</w:t>
      </w:r>
      <w:r w:rsidR="00E226CF">
        <w:t xml:space="preserve"> (i.e. this situation is not an issue)</w:t>
      </w:r>
      <w:r w:rsidR="00DA395A">
        <w:t>.</w:t>
      </w:r>
    </w:p>
    <w:p w14:paraId="3EDEA2FC" w14:textId="41BE7009" w:rsidR="00B87E0B" w:rsidRDefault="00B87E0B" w:rsidP="00643D41">
      <w:pPr>
        <w:pStyle w:val="ListParagraph"/>
        <w:numPr>
          <w:ilvl w:val="0"/>
          <w:numId w:val="26"/>
        </w:numPr>
      </w:pPr>
      <w:r>
        <w:lastRenderedPageBreak/>
        <w:t xml:space="preserve">Step 12 checks that the party name, holder of the address, is provided.  This information will be used </w:t>
      </w:r>
      <w:proofErr w:type="gramStart"/>
      <w:r>
        <w:t>later on</w:t>
      </w:r>
      <w:proofErr w:type="gramEnd"/>
      <w:r>
        <w:t xml:space="preserve"> to complete Travel Rule information (cf. § </w:t>
      </w:r>
      <w:r>
        <w:fldChar w:fldCharType="begin"/>
      </w:r>
      <w:r>
        <w:instrText xml:space="preserve"> REF _Ref199346155 \r \h </w:instrText>
      </w:r>
      <w:r>
        <w:fldChar w:fldCharType="separate"/>
      </w:r>
      <w:r>
        <w:t>3.18</w:t>
      </w:r>
      <w:r>
        <w:fldChar w:fldCharType="end"/>
      </w:r>
      <w:r>
        <w:t>)</w:t>
      </w:r>
      <w:r w:rsidR="000A3025">
        <w:t>.  If the information is not complete enough, an error is returned (step 13).</w:t>
      </w:r>
    </w:p>
    <w:p w14:paraId="2C812891" w14:textId="016F282E" w:rsidR="000A3025" w:rsidRDefault="000D5FCA" w:rsidP="00643D41">
      <w:pPr>
        <w:pStyle w:val="ListParagraph"/>
        <w:numPr>
          <w:ilvl w:val="0"/>
          <w:numId w:val="26"/>
        </w:numPr>
      </w:pPr>
      <w:r>
        <w:t>Step 14 calls a Chainalysis API endpoint GET /entities/{</w:t>
      </w:r>
      <w:proofErr w:type="spellStart"/>
      <w:r>
        <w:t>addressId</w:t>
      </w:r>
      <w:proofErr w:type="spellEnd"/>
      <w:r>
        <w:t xml:space="preserve">} to get the risk assessment level of the whitelisted address.  </w:t>
      </w:r>
    </w:p>
    <w:p w14:paraId="2C1D5EC9" w14:textId="54272207" w:rsidR="0019356D" w:rsidRDefault="0019356D" w:rsidP="00643D41">
      <w:pPr>
        <w:pStyle w:val="ListParagraph"/>
        <w:numPr>
          <w:ilvl w:val="0"/>
          <w:numId w:val="26"/>
        </w:numPr>
      </w:pPr>
      <w:r>
        <w:t xml:space="preserve">Step 16 analysis the returned information to decide if the address can be accepted or not.  This logic </w:t>
      </w:r>
      <w:r w:rsidR="00197F8A">
        <w:t>can be adapted by the bank via an EXIT POINT.  3 options are possible:</w:t>
      </w:r>
    </w:p>
    <w:p w14:paraId="5C9AD649" w14:textId="2EA9D057" w:rsidR="00197F8A" w:rsidRDefault="00197F8A" w:rsidP="00643D41">
      <w:pPr>
        <w:pStyle w:val="ListParagraph"/>
        <w:numPr>
          <w:ilvl w:val="1"/>
          <w:numId w:val="26"/>
        </w:numPr>
      </w:pPr>
      <w:r>
        <w:t xml:space="preserve">Block the creation of the whitelisted address, by returning an error (step </w:t>
      </w:r>
      <w:r w:rsidR="00765125">
        <w:t>17)</w:t>
      </w:r>
    </w:p>
    <w:p w14:paraId="6087A1ED" w14:textId="631F973F" w:rsidR="00765125" w:rsidRDefault="00765125" w:rsidP="00643D41">
      <w:pPr>
        <w:pStyle w:val="ListParagraph"/>
        <w:numPr>
          <w:ilvl w:val="1"/>
          <w:numId w:val="26"/>
        </w:numPr>
      </w:pPr>
      <w:r>
        <w:t>Warn the user about the risk but let him/her decide to create the whitelisted address or not (step 18)</w:t>
      </w:r>
      <w:r w:rsidR="004A6662">
        <w:t xml:space="preserve">.  This warning step can only work in simulation mode (cf. </w:t>
      </w:r>
      <w:r w:rsidR="00BB59A0">
        <w:t>§</w:t>
      </w:r>
      <w:r w:rsidR="00042319">
        <w:t xml:space="preserve"> </w:t>
      </w:r>
      <w:r w:rsidR="00042319">
        <w:fldChar w:fldCharType="begin"/>
      </w:r>
      <w:r w:rsidR="00042319">
        <w:instrText xml:space="preserve"> REF _Ref188627211 \r \h </w:instrText>
      </w:r>
      <w:r w:rsidR="00042319">
        <w:fldChar w:fldCharType="separate"/>
      </w:r>
      <w:r w:rsidR="00042319">
        <w:t>4.2.1.c</w:t>
      </w:r>
      <w:r w:rsidR="00042319">
        <w:fldChar w:fldCharType="end"/>
      </w:r>
      <w:r w:rsidR="00BB59A0">
        <w:t>), otherwise the complete logic of the service will be executed and the UI won’t be able to manage correctly the warning message (i.e. to let the user decides to continue or not).</w:t>
      </w:r>
    </w:p>
    <w:p w14:paraId="28CD5774" w14:textId="65D9AACC" w:rsidR="00765125" w:rsidRDefault="00636377" w:rsidP="00643D41">
      <w:pPr>
        <w:pStyle w:val="ListParagraph"/>
        <w:numPr>
          <w:ilvl w:val="1"/>
          <w:numId w:val="26"/>
        </w:numPr>
      </w:pPr>
      <w:r>
        <w:t>Continue the process if there is no risk or if the bank estimates that the customer should not be warned.</w:t>
      </w:r>
    </w:p>
    <w:p w14:paraId="7EFBBC56" w14:textId="41E58D32" w:rsidR="003C4B49" w:rsidRDefault="003C4B49" w:rsidP="00643D41">
      <w:pPr>
        <w:pStyle w:val="ListParagraph"/>
        <w:numPr>
          <w:ilvl w:val="0"/>
          <w:numId w:val="26"/>
        </w:numPr>
      </w:pPr>
      <w:r>
        <w:t xml:space="preserve">Step </w:t>
      </w:r>
      <w:r w:rsidR="00E226CF">
        <w:t>1</w:t>
      </w:r>
      <w:r w:rsidR="00427B5C">
        <w:t>9</w:t>
      </w:r>
      <w:r w:rsidR="00E226CF">
        <w:t xml:space="preserve"> </w:t>
      </w:r>
      <w:r>
        <w:t>creates a</w:t>
      </w:r>
      <w:r w:rsidR="00E226CF">
        <w:t>n</w:t>
      </w:r>
      <w:r>
        <w:t xml:space="preserve"> </w:t>
      </w:r>
      <w:r w:rsidR="00046B75">
        <w:t xml:space="preserve">external wallet in Fireblocks.  Cf. the Fireblocks documentation on the management of external wallet.  We create a wallet for each </w:t>
      </w:r>
      <w:r w:rsidR="001A3886">
        <w:t xml:space="preserve">whitelisted address for simplicity reason even if one wallet could group multiple addresses for different digital asset (but this is more complex to manage).  This is done by calling the </w:t>
      </w:r>
      <w:r w:rsidR="00D14F8C">
        <w:t>POST /</w:t>
      </w:r>
      <w:proofErr w:type="spellStart"/>
      <w:r w:rsidR="00D14F8C">
        <w:t>external_wallets</w:t>
      </w:r>
      <w:proofErr w:type="spellEnd"/>
      <w:r w:rsidR="00D14F8C">
        <w:t xml:space="preserve"> API (cf. </w:t>
      </w:r>
      <w:hyperlink r:id="rId60" w:history="1">
        <w:r w:rsidR="00B61D02" w:rsidRPr="00860822">
          <w:rPr>
            <w:rStyle w:val="Hyperlink"/>
          </w:rPr>
          <w:t>https://developers.fireblocks.com/reference/createexternalwallet</w:t>
        </w:r>
      </w:hyperlink>
      <w:r w:rsidR="00B61D02">
        <w:t xml:space="preserve">).  The </w:t>
      </w:r>
      <w:r w:rsidR="00B61D02" w:rsidRPr="00604C9D">
        <w:rPr>
          <w:i/>
          <w:iCs/>
        </w:rPr>
        <w:t>name</w:t>
      </w:r>
      <w:r w:rsidR="00B61D02">
        <w:t xml:space="preserve"> of the wallet must be the concatenation of “CUSTOMER – </w:t>
      </w:r>
      <w:proofErr w:type="gramStart"/>
      <w:r w:rsidR="00B61D02">
        <w:t>“ and</w:t>
      </w:r>
      <w:proofErr w:type="gramEnd"/>
      <w:r w:rsidR="00B61D02">
        <w:t xml:space="preserve"> the </w:t>
      </w:r>
      <w:r w:rsidR="00B27604">
        <w:t>digital asset account id</w:t>
      </w:r>
      <w:r w:rsidR="00B61D02">
        <w:t xml:space="preserve">.  The field </w:t>
      </w:r>
      <w:proofErr w:type="spellStart"/>
      <w:r w:rsidR="00B61D02" w:rsidRPr="00604C9D">
        <w:rPr>
          <w:i/>
          <w:iCs/>
        </w:rPr>
        <w:t>customerRefId</w:t>
      </w:r>
      <w:proofErr w:type="spellEnd"/>
      <w:r w:rsidR="00B61D02">
        <w:t xml:space="preserve"> must also be populated </w:t>
      </w:r>
      <w:r w:rsidR="00B27604">
        <w:t>with the digital asset account id.</w:t>
      </w:r>
    </w:p>
    <w:p w14:paraId="0A731EF7" w14:textId="5CC4E857" w:rsidR="00604C9D" w:rsidRDefault="00604C9D" w:rsidP="00643D41">
      <w:pPr>
        <w:pStyle w:val="ListParagraph"/>
        <w:numPr>
          <w:ilvl w:val="0"/>
          <w:numId w:val="26"/>
        </w:numPr>
      </w:pPr>
      <w:r>
        <w:t xml:space="preserve">Step </w:t>
      </w:r>
      <w:r w:rsidR="00427B5C">
        <w:t>21</w:t>
      </w:r>
      <w:r>
        <w:t xml:space="preserve"> creates the address in the external wallet previously created.  This is done by calling the POST</w:t>
      </w:r>
      <w:r w:rsidR="00386B81">
        <w:t xml:space="preserve"> /</w:t>
      </w:r>
      <w:proofErr w:type="spellStart"/>
      <w:r w:rsidR="00386B81">
        <w:t>external_wallets</w:t>
      </w:r>
      <w:proofErr w:type="spellEnd"/>
      <w:r w:rsidR="00386B81">
        <w:t>/{</w:t>
      </w:r>
      <w:proofErr w:type="spellStart"/>
      <w:r w:rsidR="00386B81">
        <w:t>walletId</w:t>
      </w:r>
      <w:proofErr w:type="spellEnd"/>
      <w:r w:rsidR="00386B81">
        <w:t>}/{</w:t>
      </w:r>
      <w:proofErr w:type="spellStart"/>
      <w:r w:rsidR="00386B81">
        <w:t>assetId</w:t>
      </w:r>
      <w:proofErr w:type="spellEnd"/>
      <w:r w:rsidR="00386B81">
        <w:t>}</w:t>
      </w:r>
      <w:r w:rsidR="004F07AB">
        <w:t xml:space="preserve"> </w:t>
      </w:r>
      <w:r w:rsidR="00060F37">
        <w:t xml:space="preserve">API (cf. </w:t>
      </w:r>
      <w:hyperlink r:id="rId61">
        <w:r w:rsidR="00060F37" w:rsidRPr="19F65072">
          <w:rPr>
            <w:rStyle w:val="Hyperlink"/>
          </w:rPr>
          <w:t>https://developers.fireblocks.co</w:t>
        </w:r>
      </w:hyperlink>
      <w:r w:rsidR="00060F37" w:rsidRPr="19F65072">
        <w:rPr>
          <w:rStyle w:val="Hyperlink"/>
        </w:rPr>
        <w:t>m/reference/addassettoexternalwallet</w:t>
      </w:r>
      <w:r w:rsidR="00060F37">
        <w:t>)</w:t>
      </w:r>
      <w:r w:rsidR="00386B81">
        <w:t xml:space="preserve">.  The </w:t>
      </w:r>
      <w:proofErr w:type="spellStart"/>
      <w:r w:rsidR="00386B81" w:rsidRPr="19F65072">
        <w:rPr>
          <w:i/>
          <w:iCs/>
        </w:rPr>
        <w:t>walletId</w:t>
      </w:r>
      <w:proofErr w:type="spellEnd"/>
      <w:r w:rsidR="00386B81">
        <w:t xml:space="preserve"> is the id returned by the previous call, the </w:t>
      </w:r>
      <w:proofErr w:type="spellStart"/>
      <w:r w:rsidR="00386B81" w:rsidRPr="19F65072">
        <w:rPr>
          <w:i/>
          <w:iCs/>
        </w:rPr>
        <w:t>assetId</w:t>
      </w:r>
      <w:proofErr w:type="spellEnd"/>
      <w:r w:rsidR="00386B81">
        <w:t xml:space="preserve"> is the identifier of the digital asset to which the </w:t>
      </w:r>
      <w:r w:rsidR="008A461A">
        <w:t xml:space="preserve">whitelisted address belongs.  </w:t>
      </w:r>
      <w:r w:rsidR="006A3537">
        <w:t xml:space="preserve">The address itself is in the body of the message, in the </w:t>
      </w:r>
      <w:r w:rsidR="006A3537" w:rsidRPr="19F65072">
        <w:rPr>
          <w:i/>
          <w:iCs/>
        </w:rPr>
        <w:t>address</w:t>
      </w:r>
      <w:r w:rsidR="006A3537">
        <w:t xml:space="preserve"> field.  This step creates the address in a status “WAITING_FOR_APPROVAL”</w:t>
      </w:r>
      <w:r w:rsidR="00CD243B">
        <w:t xml:space="preserve"> at </w:t>
      </w:r>
      <w:r w:rsidR="005755FE">
        <w:t>Fireblocks side</w:t>
      </w:r>
      <w:r w:rsidR="006A3537">
        <w:t>.</w:t>
      </w:r>
    </w:p>
    <w:p w14:paraId="1B2FF8CD" w14:textId="1CE1F97C" w:rsidR="00C9651B" w:rsidRDefault="00C9651B" w:rsidP="00643D41">
      <w:pPr>
        <w:pStyle w:val="ListParagraph"/>
        <w:numPr>
          <w:ilvl w:val="0"/>
          <w:numId w:val="26"/>
        </w:numPr>
      </w:pPr>
      <w:r>
        <w:t>Step</w:t>
      </w:r>
      <w:r w:rsidR="00A7760B">
        <w:t>s</w:t>
      </w:r>
      <w:r>
        <w:t xml:space="preserve"> </w:t>
      </w:r>
      <w:r w:rsidR="005C5926">
        <w:t xml:space="preserve">23 </w:t>
      </w:r>
      <w:r>
        <w:t xml:space="preserve">and </w:t>
      </w:r>
      <w:r w:rsidR="005C5926">
        <w:t xml:space="preserve">24 </w:t>
      </w:r>
      <w:r>
        <w:t>are initiated by Fireblocks based on the co-signer module</w:t>
      </w:r>
      <w:r w:rsidR="00F17736">
        <w:t xml:space="preserve"> which automatically signs this kind of operation</w:t>
      </w:r>
      <w:r w:rsidR="00A7760B">
        <w:t>, depending on the configuration of the signature policy at Fireblocks level</w:t>
      </w:r>
      <w:r w:rsidR="00F17736">
        <w:t>.  Cf. the integration guide for the setup of the co-signer module.</w:t>
      </w:r>
      <w:r w:rsidR="005755FE">
        <w:t xml:space="preserve">  Th</w:t>
      </w:r>
      <w:r w:rsidR="00B649BE">
        <w:t>ese steps allow</w:t>
      </w:r>
      <w:r w:rsidR="005755FE">
        <w:t xml:space="preserve"> </w:t>
      </w:r>
      <w:r w:rsidR="00B649BE">
        <w:t>approving</w:t>
      </w:r>
      <w:r w:rsidR="005755FE">
        <w:t xml:space="preserve"> the address</w:t>
      </w:r>
      <w:r w:rsidR="00A7760B">
        <w:t xml:space="preserve"> at Fireblocks level</w:t>
      </w:r>
      <w:r w:rsidR="00B649BE">
        <w:t>.</w:t>
      </w:r>
      <w:r w:rsidR="00A7760B">
        <w:t xml:space="preserve">  For </w:t>
      </w:r>
      <w:r w:rsidR="005869D6">
        <w:t xml:space="preserve">now, these steps are not implemented, relying on signature policy which avoids its usage (cf. § </w:t>
      </w:r>
      <w:r w:rsidR="005869D6">
        <w:fldChar w:fldCharType="begin"/>
      </w:r>
      <w:r w:rsidR="005869D6">
        <w:instrText xml:space="preserve"> REF _Ref183676242 \r \h </w:instrText>
      </w:r>
      <w:r w:rsidR="005869D6">
        <w:fldChar w:fldCharType="separate"/>
      </w:r>
      <w:r w:rsidR="005869D6">
        <w:t>2.6</w:t>
      </w:r>
      <w:r w:rsidR="005869D6">
        <w:fldChar w:fldCharType="end"/>
      </w:r>
      <w:r w:rsidR="005869D6">
        <w:t>)</w:t>
      </w:r>
    </w:p>
    <w:p w14:paraId="3CD99376" w14:textId="242CBF3F" w:rsidR="00402451" w:rsidRPr="00402451" w:rsidRDefault="00F17736" w:rsidP="00643D41">
      <w:pPr>
        <w:pStyle w:val="ListParagraph"/>
        <w:numPr>
          <w:ilvl w:val="0"/>
          <w:numId w:val="26"/>
        </w:numPr>
      </w:pPr>
      <w:r>
        <w:t xml:space="preserve">Step </w:t>
      </w:r>
      <w:r w:rsidR="00146BA6">
        <w:t>2</w:t>
      </w:r>
      <w:r w:rsidR="005C5926">
        <w:t>6</w:t>
      </w:r>
      <w:r w:rsidR="00146BA6">
        <w:t xml:space="preserve"> </w:t>
      </w:r>
      <w:r>
        <w:t xml:space="preserve">is registering the whitelisted address in </w:t>
      </w:r>
      <w:r w:rsidR="00A53144">
        <w:t>SCS</w:t>
      </w:r>
      <w:r w:rsidR="0067361C">
        <w:t xml:space="preserve"> DB.</w:t>
      </w:r>
      <w:r w:rsidR="00EC33A0">
        <w:t xml:space="preserve">  This is done through the internal API </w:t>
      </w:r>
      <w:r w:rsidR="00402451" w:rsidRPr="00402451">
        <w:rPr>
          <w:lang w:val="en-US"/>
        </w:rPr>
        <w:t>POST /subledger/accounts/{id}/positions/{id}/</w:t>
      </w:r>
      <w:proofErr w:type="gramStart"/>
      <w:r w:rsidR="00402451" w:rsidRPr="00402451">
        <w:rPr>
          <w:lang w:val="en-US"/>
        </w:rPr>
        <w:t>whitelisted-addresses</w:t>
      </w:r>
      <w:proofErr w:type="gramEnd"/>
      <w:r w:rsidR="00402451">
        <w:rPr>
          <w:lang w:val="en-US"/>
        </w:rPr>
        <w:t xml:space="preserve">.  </w:t>
      </w:r>
      <w:r w:rsidR="004B0947">
        <w:rPr>
          <w:lang w:val="en-US"/>
        </w:rPr>
        <w:t xml:space="preserve">The </w:t>
      </w:r>
      <w:proofErr w:type="spellStart"/>
      <w:r w:rsidR="000805AB" w:rsidRPr="000805AB">
        <w:rPr>
          <w:i/>
          <w:iCs/>
          <w:lang w:val="en-US"/>
        </w:rPr>
        <w:t>custodyId</w:t>
      </w:r>
      <w:proofErr w:type="spellEnd"/>
      <w:r w:rsidR="000805AB">
        <w:rPr>
          <w:lang w:val="en-US"/>
        </w:rPr>
        <w:t xml:space="preserve"> must contain the </w:t>
      </w:r>
      <w:proofErr w:type="spellStart"/>
      <w:r w:rsidR="000805AB" w:rsidRPr="000805AB">
        <w:rPr>
          <w:i/>
          <w:iCs/>
          <w:lang w:val="en-US"/>
        </w:rPr>
        <w:t>walletId</w:t>
      </w:r>
      <w:proofErr w:type="spellEnd"/>
      <w:r w:rsidR="000805AB">
        <w:rPr>
          <w:lang w:val="en-US"/>
        </w:rPr>
        <w:t xml:space="preserve"> provided by Fireblocks at step 1</w:t>
      </w:r>
      <w:r w:rsidR="00404DA5">
        <w:rPr>
          <w:lang w:val="en-US"/>
        </w:rPr>
        <w:t>4</w:t>
      </w:r>
      <w:r w:rsidR="000805AB">
        <w:rPr>
          <w:lang w:val="en-US"/>
        </w:rPr>
        <w:t>.</w:t>
      </w:r>
      <w:r w:rsidR="004B6AC6">
        <w:rPr>
          <w:lang w:val="en-US"/>
        </w:rPr>
        <w:t xml:space="preserve">  Remark: as </w:t>
      </w:r>
      <w:r w:rsidR="003F0E89">
        <w:rPr>
          <w:lang w:val="en-US"/>
        </w:rPr>
        <w:t xml:space="preserve">introduced in the model (cf. § </w:t>
      </w:r>
      <w:r w:rsidR="003F0E89">
        <w:rPr>
          <w:lang w:val="en-US"/>
        </w:rPr>
        <w:fldChar w:fldCharType="begin"/>
      </w:r>
      <w:r w:rsidR="003F0E89">
        <w:rPr>
          <w:lang w:val="en-US"/>
        </w:rPr>
        <w:instrText xml:space="preserve"> REF _Ref182841243 \r \h </w:instrText>
      </w:r>
      <w:r w:rsidR="003F0E89">
        <w:rPr>
          <w:lang w:val="en-US"/>
        </w:rPr>
      </w:r>
      <w:r w:rsidR="003F0E89">
        <w:rPr>
          <w:lang w:val="en-US"/>
        </w:rPr>
        <w:fldChar w:fldCharType="separate"/>
      </w:r>
      <w:r w:rsidR="003F0E89">
        <w:rPr>
          <w:lang w:val="en-US"/>
        </w:rPr>
        <w:t>2.2.1</w:t>
      </w:r>
      <w:r w:rsidR="003F0E89">
        <w:rPr>
          <w:lang w:val="en-US"/>
        </w:rPr>
        <w:fldChar w:fldCharType="end"/>
      </w:r>
      <w:r w:rsidR="003F0E89">
        <w:rPr>
          <w:lang w:val="en-US"/>
        </w:rPr>
        <w:t>) a whit</w:t>
      </w:r>
      <w:r w:rsidR="00DE4B76">
        <w:rPr>
          <w:lang w:val="en-US"/>
        </w:rPr>
        <w:t>elisted address is always linked to a position (related to the given digital asset): if a position doesn’t exist yet at the time of the whitelisting, the position should be first created (but practically this should never happen, as if the customer creates a whitelisted address, it’s to do a withdrawal</w:t>
      </w:r>
      <w:r w:rsidR="00B45A5E">
        <w:rPr>
          <w:lang w:val="en-US"/>
        </w:rPr>
        <w:t xml:space="preserve"> afterwards</w:t>
      </w:r>
      <w:r w:rsidR="00DE4B76">
        <w:rPr>
          <w:lang w:val="en-US"/>
        </w:rPr>
        <w:t>, which means he/she has already a position).</w:t>
      </w:r>
    </w:p>
    <w:p w14:paraId="2A3C4AC9" w14:textId="01FAE7D8" w:rsidR="00F17736" w:rsidRDefault="00F17736" w:rsidP="000805AB"/>
    <w:p w14:paraId="145A2E6D" w14:textId="63B1AC60" w:rsidR="000805AB" w:rsidRDefault="000805AB" w:rsidP="00104D78">
      <w:pPr>
        <w:ind w:left="708"/>
      </w:pPr>
      <w:r>
        <w:t xml:space="preserve">The API endpoint which is exposed by the </w:t>
      </w:r>
      <w:r w:rsidR="00A53144">
        <w:t>SCS</w:t>
      </w:r>
      <w:r>
        <w:t xml:space="preserve"> to the UI layer as interface for this service (which </w:t>
      </w:r>
      <w:proofErr w:type="gramStart"/>
      <w:r>
        <w:t>actually corresponds</w:t>
      </w:r>
      <w:proofErr w:type="gramEnd"/>
      <w:r>
        <w:t xml:space="preserve"> to the flow 1 in the diagram) is </w:t>
      </w:r>
      <w:r w:rsidRPr="0088431A">
        <w:rPr>
          <w:lang w:val="en-US"/>
        </w:rPr>
        <w:t>POST /</w:t>
      </w:r>
      <w:proofErr w:type="gramStart"/>
      <w:r w:rsidRPr="0088431A">
        <w:rPr>
          <w:lang w:val="en-US"/>
        </w:rPr>
        <w:t>whitelisted-addresses</w:t>
      </w:r>
      <w:proofErr w:type="gramEnd"/>
      <w:r>
        <w:t xml:space="preserve"> (cf. integration guide).</w:t>
      </w:r>
      <w:r w:rsidR="009D693A">
        <w:t xml:space="preserve">  In simulation mode, only the steps 2 to </w:t>
      </w:r>
      <w:r w:rsidR="00F84C71">
        <w:t>18</w:t>
      </w:r>
      <w:r w:rsidR="009D693A">
        <w:t>, related to request validation regarding customer and eligibility, are applied.</w:t>
      </w:r>
    </w:p>
    <w:p w14:paraId="0EC9D72B" w14:textId="77777777" w:rsidR="0088431A" w:rsidRDefault="0088431A" w:rsidP="0088431A"/>
    <w:p w14:paraId="7F2B6D8A" w14:textId="4B98B8DE" w:rsidR="00B649BE" w:rsidRDefault="001E285F" w:rsidP="00B649BE">
      <w:pPr>
        <w:pStyle w:val="Title3"/>
      </w:pPr>
      <w:bookmarkStart w:id="72" w:name="_Toc226736215"/>
      <w:r>
        <w:t>Customer requests withdrawal</w:t>
      </w:r>
      <w:bookmarkEnd w:id="72"/>
    </w:p>
    <w:p w14:paraId="01E6568B" w14:textId="57429AF8" w:rsidR="0088431A" w:rsidRDefault="001E285F" w:rsidP="001E285F">
      <w:pPr>
        <w:ind w:left="567"/>
      </w:pPr>
      <w:r>
        <w:t>Once the</w:t>
      </w:r>
      <w:r w:rsidR="00F53CB1">
        <w:t xml:space="preserve"> beneficiary address is whitelisted, the customer can request a withdrawal from his/her account to this whitelisted address.</w:t>
      </w:r>
    </w:p>
    <w:p w14:paraId="10EA7E5E" w14:textId="61819245" w:rsidR="00AF33F1" w:rsidRDefault="00AF33F1" w:rsidP="00AF33F1">
      <w:pPr>
        <w:ind w:left="567"/>
      </w:pPr>
      <w:r>
        <w:t>The Request Management service is orchestrating the execution of this request.  In this diagram two interactions with the UI are illustrated: a first one to control and complete (for example by estimating the transaction fees) the customer request but won’t really create it</w:t>
      </w:r>
      <w:r w:rsidR="00D4576B">
        <w:t xml:space="preserve"> (cf. usage of simulation mode)</w:t>
      </w:r>
      <w:r>
        <w:t xml:space="preserve">, and a second one that should correspond to a confirmation given by the customer where the </w:t>
      </w:r>
      <w:r w:rsidR="006B5ABE">
        <w:t>withdrawal</w:t>
      </w:r>
      <w:r>
        <w:t xml:space="preserve"> will really be created.</w:t>
      </w:r>
    </w:p>
    <w:p w14:paraId="02847839" w14:textId="67812052" w:rsidR="00181072" w:rsidRDefault="00181072" w:rsidP="00AF33F1">
      <w:pPr>
        <w:ind w:left="567"/>
      </w:pPr>
      <w:r>
        <w:t>There is no control on compliance at the time of the request creation; the control is done during the execution of the withdrawal.</w:t>
      </w:r>
    </w:p>
    <w:p w14:paraId="48EB4388" w14:textId="77777777" w:rsidR="00D4576B" w:rsidRDefault="00D4576B" w:rsidP="00AF33F1">
      <w:pPr>
        <w:ind w:left="567"/>
      </w:pPr>
    </w:p>
    <w:p w14:paraId="7DC8E8D8" w14:textId="78EE2019" w:rsidR="00AC1849" w:rsidRDefault="00AC1849" w:rsidP="0093609C">
      <w:pPr>
        <w:keepNext/>
        <w:ind w:left="567"/>
      </w:pPr>
    </w:p>
    <w:p w14:paraId="0DBFB6FA" w14:textId="4112D7C6" w:rsidR="008227BD" w:rsidRDefault="00F4650D" w:rsidP="0093609C">
      <w:pPr>
        <w:keepNext/>
        <w:ind w:left="567"/>
      </w:pPr>
      <w:r>
        <w:rPr>
          <w:noProof/>
        </w:rPr>
        <w:drawing>
          <wp:inline distT="0" distB="0" distL="0" distR="0" wp14:anchorId="5EDFB82F" wp14:editId="39CB45FA">
            <wp:extent cx="5773526" cy="6700837"/>
            <wp:effectExtent l="0" t="0" r="0" b="5080"/>
            <wp:docPr id="1420038027" name="Picture 1" descr="A white sheet of paper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8027" name="Picture 1" descr="A white sheet of paper with text and numbers&#10;&#10;AI-generated content may be incorrect."/>
                    <pic:cNvPicPr/>
                  </pic:nvPicPr>
                  <pic:blipFill>
                    <a:blip r:embed="rId62"/>
                    <a:stretch>
                      <a:fillRect/>
                    </a:stretch>
                  </pic:blipFill>
                  <pic:spPr>
                    <a:xfrm>
                      <a:off x="0" y="0"/>
                      <a:ext cx="5783625" cy="6712559"/>
                    </a:xfrm>
                    <a:prstGeom prst="rect">
                      <a:avLst/>
                    </a:prstGeom>
                  </pic:spPr>
                </pic:pic>
              </a:graphicData>
            </a:graphic>
          </wp:inline>
        </w:drawing>
      </w:r>
    </w:p>
    <w:p w14:paraId="02E68B4F" w14:textId="16595FDD" w:rsidR="00D83F28" w:rsidRDefault="0093609C" w:rsidP="0093609C">
      <w:pPr>
        <w:pStyle w:val="Caption0"/>
        <w:jc w:val="center"/>
      </w:pPr>
      <w:r>
        <w:t xml:space="preserve">Figure </w:t>
      </w:r>
      <w:r>
        <w:fldChar w:fldCharType="begin"/>
      </w:r>
      <w:r>
        <w:instrText xml:space="preserve"> SEQ Figure \* ARABIC </w:instrText>
      </w:r>
      <w:r>
        <w:fldChar w:fldCharType="separate"/>
      </w:r>
      <w:r w:rsidR="00EA4364">
        <w:rPr>
          <w:noProof/>
        </w:rPr>
        <w:t>17</w:t>
      </w:r>
      <w:r>
        <w:fldChar w:fldCharType="end"/>
      </w:r>
      <w:r>
        <w:t xml:space="preserve"> </w:t>
      </w:r>
      <w:r w:rsidR="00547B23">
        <w:t>–</w:t>
      </w:r>
      <w:r>
        <w:t xml:space="preserve"> Customer initiates withdrawal</w:t>
      </w:r>
    </w:p>
    <w:p w14:paraId="4386F074" w14:textId="77777777" w:rsidR="00D83F28" w:rsidRDefault="00D83F28" w:rsidP="00AF33F1">
      <w:pPr>
        <w:ind w:left="567"/>
      </w:pPr>
    </w:p>
    <w:p w14:paraId="490D5929" w14:textId="236D6341" w:rsidR="0093609C" w:rsidRDefault="00BF559E" w:rsidP="0093609C">
      <w:pPr>
        <w:ind w:left="567"/>
      </w:pPr>
      <w:r>
        <w:t>First part of the diagram is related to the control and enrichment of the request.  T</w:t>
      </w:r>
      <w:r w:rsidR="0093609C">
        <w:t>he main steps are</w:t>
      </w:r>
    </w:p>
    <w:p w14:paraId="5BA45751" w14:textId="2CEF06D6" w:rsidR="003D0DDE" w:rsidRDefault="0093609C" w:rsidP="00643D41">
      <w:pPr>
        <w:pStyle w:val="ListParagraph"/>
        <w:numPr>
          <w:ilvl w:val="0"/>
          <w:numId w:val="26"/>
        </w:numPr>
      </w:pPr>
      <w:r>
        <w:t>Steps 2 to 8 are the usual steps to control the request against the customer, the account and the eligibility of the customer.</w:t>
      </w:r>
      <w:r w:rsidR="00EE5A02">
        <w:t xml:space="preserve"> </w:t>
      </w:r>
      <w:r w:rsidR="000D7781">
        <w:t xml:space="preserve"> In step 2, more detailed information </w:t>
      </w:r>
      <w:proofErr w:type="gramStart"/>
      <w:r w:rsidR="000D7781">
        <w:t>are</w:t>
      </w:r>
      <w:proofErr w:type="gramEnd"/>
      <w:r w:rsidR="000D7781">
        <w:t xml:space="preserve"> retrieved on customer, to get its name, address, etc, </w:t>
      </w:r>
      <w:proofErr w:type="gramStart"/>
      <w:r w:rsidR="000D7781">
        <w:t>in order to</w:t>
      </w:r>
      <w:proofErr w:type="gramEnd"/>
      <w:r w:rsidR="000D7781">
        <w:t xml:space="preserve"> feed Travel Rule information.</w:t>
      </w:r>
    </w:p>
    <w:p w14:paraId="0CE0CD11" w14:textId="771961D0" w:rsidR="00AC1849" w:rsidRDefault="00AC1849" w:rsidP="00643D41">
      <w:pPr>
        <w:pStyle w:val="ListParagraph"/>
        <w:numPr>
          <w:ilvl w:val="0"/>
          <w:numId w:val="26"/>
        </w:numPr>
      </w:pPr>
      <w:r>
        <w:t xml:space="preserve">Step 9 checks that the </w:t>
      </w:r>
      <w:r w:rsidR="00F0051D">
        <w:t>beneficiary address exists as a whitelisted address.</w:t>
      </w:r>
    </w:p>
    <w:p w14:paraId="495022E3" w14:textId="2EF0A216" w:rsidR="000335A3" w:rsidRDefault="00EE5A02" w:rsidP="00643D41">
      <w:pPr>
        <w:pStyle w:val="ListParagraph"/>
        <w:numPr>
          <w:ilvl w:val="0"/>
          <w:numId w:val="26"/>
        </w:numPr>
      </w:pPr>
      <w:r>
        <w:t xml:space="preserve">Step </w:t>
      </w:r>
      <w:r w:rsidR="00F0051D">
        <w:t xml:space="preserve">11 </w:t>
      </w:r>
      <w:r w:rsidR="003D0DDE">
        <w:t xml:space="preserve">is about checking </w:t>
      </w:r>
      <w:r w:rsidR="000335A3">
        <w:t xml:space="preserve">the available position </w:t>
      </w:r>
      <w:proofErr w:type="gramStart"/>
      <w:r w:rsidR="000335A3">
        <w:t>in order to</w:t>
      </w:r>
      <w:proofErr w:type="gramEnd"/>
      <w:r w:rsidR="000335A3">
        <w:t xml:space="preserve"> make the check on the available balance </w:t>
      </w:r>
      <w:proofErr w:type="gramStart"/>
      <w:r w:rsidR="000335A3">
        <w:t>later on</w:t>
      </w:r>
      <w:proofErr w:type="gramEnd"/>
      <w:r w:rsidR="000335A3">
        <w:t>.</w:t>
      </w:r>
    </w:p>
    <w:p w14:paraId="691348CE" w14:textId="0EB3B4B5" w:rsidR="00B01459" w:rsidRDefault="000335A3" w:rsidP="00643D41">
      <w:pPr>
        <w:pStyle w:val="ListParagraph"/>
        <w:numPr>
          <w:ilvl w:val="0"/>
          <w:numId w:val="26"/>
        </w:numPr>
      </w:pPr>
      <w:r>
        <w:t xml:space="preserve">Step </w:t>
      </w:r>
      <w:r w:rsidR="00F0051D">
        <w:t xml:space="preserve">12 </w:t>
      </w:r>
      <w:r w:rsidR="00A74685">
        <w:t xml:space="preserve">calls the CBS to retrieve the bank fees for this withdrawal.  </w:t>
      </w:r>
      <w:r w:rsidR="00FD7235">
        <w:t xml:space="preserve">The computation of the fee is done by calling a Bank API endpoint: </w:t>
      </w:r>
      <w:r w:rsidR="00FD7235" w:rsidRPr="005974E9">
        <w:rPr>
          <w:lang w:val="en-US"/>
        </w:rPr>
        <w:t>POST/customer-billable-operations</w:t>
      </w:r>
      <w:r w:rsidR="00FD7235">
        <w:rPr>
          <w:lang w:val="en-US"/>
        </w:rPr>
        <w:t xml:space="preserve">. </w:t>
      </w:r>
    </w:p>
    <w:p w14:paraId="362ECD1A" w14:textId="31AD729E" w:rsidR="009D0A31" w:rsidRDefault="009D0A31" w:rsidP="00643D41">
      <w:pPr>
        <w:pStyle w:val="ListParagraph"/>
        <w:numPr>
          <w:ilvl w:val="0"/>
          <w:numId w:val="26"/>
        </w:numPr>
      </w:pPr>
      <w:r>
        <w:lastRenderedPageBreak/>
        <w:t xml:space="preserve">Step </w:t>
      </w:r>
      <w:r w:rsidR="00F0051D">
        <w:t xml:space="preserve">15 </w:t>
      </w:r>
      <w:r>
        <w:t xml:space="preserve">controls the position and operation limits, as described in § </w:t>
      </w:r>
      <w:r>
        <w:fldChar w:fldCharType="begin"/>
      </w:r>
      <w:r>
        <w:instrText xml:space="preserve"> REF _Ref198740026 \r \h </w:instrText>
      </w:r>
      <w:r>
        <w:fldChar w:fldCharType="separate"/>
      </w:r>
      <w:r>
        <w:t>3.15</w:t>
      </w:r>
      <w:r>
        <w:fldChar w:fldCharType="end"/>
      </w:r>
      <w:r>
        <w:t>.</w:t>
      </w:r>
    </w:p>
    <w:p w14:paraId="20224AD2" w14:textId="0041EC1A" w:rsidR="0093609C" w:rsidRDefault="00B01459" w:rsidP="00643D41">
      <w:pPr>
        <w:pStyle w:val="ListParagraph"/>
        <w:numPr>
          <w:ilvl w:val="0"/>
          <w:numId w:val="26"/>
        </w:numPr>
      </w:pPr>
      <w:r>
        <w:t xml:space="preserve">The availability check is made </w:t>
      </w:r>
      <w:proofErr w:type="gramStart"/>
      <w:r>
        <w:t>taking into account</w:t>
      </w:r>
      <w:proofErr w:type="gramEnd"/>
      <w:r>
        <w:t xml:space="preserve"> the requested amount to transfer plus the bank fees.  If the available position is not sufficient</w:t>
      </w:r>
      <w:r w:rsidR="009D0A31">
        <w:t xml:space="preserve"> or if limit is broken</w:t>
      </w:r>
      <w:r>
        <w:t xml:space="preserve">, the request is rejected (cf. step </w:t>
      </w:r>
      <w:r w:rsidR="00F0051D">
        <w:t>17</w:t>
      </w:r>
      <w:r>
        <w:t xml:space="preserve">). </w:t>
      </w:r>
      <w:r w:rsidR="00D21902">
        <w:t xml:space="preserve"> Let’s notice that the withdrawal amount must respect the min / max / precision </w:t>
      </w:r>
      <w:r w:rsidR="004D510F">
        <w:t>as configured at asset level.</w:t>
      </w:r>
    </w:p>
    <w:p w14:paraId="27786E8B" w14:textId="7F3DD078" w:rsidR="00FB7E59" w:rsidRDefault="00FB7E59" w:rsidP="00643D41">
      <w:pPr>
        <w:pStyle w:val="ListParagraph"/>
        <w:numPr>
          <w:ilvl w:val="0"/>
          <w:numId w:val="26"/>
        </w:numPr>
      </w:pPr>
      <w:r>
        <w:t xml:space="preserve">Step </w:t>
      </w:r>
      <w:r w:rsidR="00ED37F5">
        <w:t>1</w:t>
      </w:r>
      <w:r w:rsidR="00F0051D">
        <w:t>8</w:t>
      </w:r>
      <w:r>
        <w:t xml:space="preserve"> is about retrieving the minimum amount for a withdrawal transaction for that digital asset, which is configured at the level of the list of digital assets the bank is trading.  The objective is to refuse withdrawal with an amount lower than that amount (cf. steps </w:t>
      </w:r>
      <w:r w:rsidR="00F0051D">
        <w:t xml:space="preserve">20 </w:t>
      </w:r>
      <w:r>
        <w:t xml:space="preserve">and </w:t>
      </w:r>
      <w:r w:rsidR="00F0051D">
        <w:t>21</w:t>
      </w:r>
      <w:r>
        <w:t xml:space="preserve">).  </w:t>
      </w:r>
      <w:r w:rsidR="00B376FF">
        <w:t>This check is implemented to comply with some blockchains that manage such minimum amount and to avoid that the transaction fees are too high regarding the transaction amount.</w:t>
      </w:r>
    </w:p>
    <w:p w14:paraId="6CB0BDFE" w14:textId="6EADE35B" w:rsidR="0093609C" w:rsidRDefault="00A42F5B" w:rsidP="00643D41">
      <w:pPr>
        <w:pStyle w:val="ListParagraph"/>
        <w:numPr>
          <w:ilvl w:val="0"/>
          <w:numId w:val="26"/>
        </w:numPr>
      </w:pPr>
      <w:r>
        <w:t xml:space="preserve">Step </w:t>
      </w:r>
      <w:r w:rsidR="00BE74DC">
        <w:t>2</w:t>
      </w:r>
      <w:r w:rsidR="00F0051D">
        <w:t>2</w:t>
      </w:r>
      <w:r w:rsidR="00BE74DC">
        <w:t xml:space="preserve"> </w:t>
      </w:r>
      <w:r>
        <w:t xml:space="preserve">is about retrieving the estimation of the fees that will be taken by the network, by calling a Custodian (Fireblocks) API: </w:t>
      </w:r>
      <w:r w:rsidR="000A11E5">
        <w:t>POST /transactions/</w:t>
      </w:r>
      <w:proofErr w:type="spellStart"/>
      <w:r w:rsidR="000A11E5">
        <w:t>estimate_fee</w:t>
      </w:r>
      <w:proofErr w:type="spellEnd"/>
      <w:r w:rsidR="00E54E78">
        <w:t xml:space="preserve"> (cf. </w:t>
      </w:r>
      <w:hyperlink r:id="rId63" w:history="1">
        <w:r w:rsidR="00E54E78" w:rsidRPr="00BD76A7">
          <w:rPr>
            <w:rStyle w:val="Hyperlink"/>
          </w:rPr>
          <w:t>https://developers.fireblocks.com/reference/estimatetransactionfee</w:t>
        </w:r>
      </w:hyperlink>
      <w:r w:rsidR="00E54E78">
        <w:t>).  T</w:t>
      </w:r>
      <w:r w:rsidR="00825F18">
        <w:t xml:space="preserve">o call this API the complete information on the withdrawal must be provided.  The network fees are available in return in the </w:t>
      </w:r>
      <w:proofErr w:type="spellStart"/>
      <w:r w:rsidR="00880243" w:rsidRPr="00880243">
        <w:rPr>
          <w:i/>
          <w:iCs/>
        </w:rPr>
        <w:t>networkFee</w:t>
      </w:r>
      <w:proofErr w:type="spellEnd"/>
      <w:r w:rsidR="00880243">
        <w:t xml:space="preserve"> field, for different </w:t>
      </w:r>
      <w:r w:rsidR="002A225D">
        <w:t>level of priority</w:t>
      </w:r>
      <w:r w:rsidR="000358B9">
        <w:t xml:space="preserve">, </w:t>
      </w:r>
      <w:r w:rsidR="002A225D">
        <w:t xml:space="preserve">cf. the section related to </w:t>
      </w:r>
      <w:r w:rsidR="002A225D" w:rsidRPr="002A225D">
        <w:rPr>
          <w:i/>
          <w:iCs/>
        </w:rPr>
        <w:t>low</w:t>
      </w:r>
      <w:r w:rsidR="002A225D">
        <w:t xml:space="preserve">, </w:t>
      </w:r>
      <w:r w:rsidR="002A225D" w:rsidRPr="002A225D">
        <w:rPr>
          <w:i/>
          <w:iCs/>
        </w:rPr>
        <w:t>medium</w:t>
      </w:r>
      <w:r w:rsidR="002A225D">
        <w:t xml:space="preserve"> and </w:t>
      </w:r>
      <w:r w:rsidR="002A225D" w:rsidRPr="002A225D">
        <w:rPr>
          <w:i/>
          <w:iCs/>
        </w:rPr>
        <w:t>high</w:t>
      </w:r>
      <w:r w:rsidR="000358B9">
        <w:t xml:space="preserve">; we consider the medium one.  </w:t>
      </w:r>
      <w:r w:rsidR="00BB39A5">
        <w:t>The objective of this call</w:t>
      </w:r>
      <w:r w:rsidR="00AC3E8E">
        <w:t xml:space="preserve"> is </w:t>
      </w:r>
      <w:r w:rsidR="006B39D4">
        <w:t xml:space="preserve">to </w:t>
      </w:r>
      <w:r w:rsidR="006146DF">
        <w:t>be sure</w:t>
      </w:r>
      <w:r w:rsidR="006B39D4">
        <w:t xml:space="preserve"> that the transaction is </w:t>
      </w:r>
      <w:proofErr w:type="gramStart"/>
      <w:r w:rsidR="006B39D4">
        <w:t>meaningful</w:t>
      </w:r>
      <w:proofErr w:type="gramEnd"/>
      <w:r w:rsidR="008B6CE4">
        <w:t xml:space="preserve"> and that amount of the </w:t>
      </w:r>
      <w:r w:rsidR="00724502">
        <w:t xml:space="preserve">withdrawal is </w:t>
      </w:r>
      <w:r w:rsidR="008B6CE4">
        <w:t xml:space="preserve">not too </w:t>
      </w:r>
      <w:r w:rsidR="00724502">
        <w:t>low</w:t>
      </w:r>
      <w:r w:rsidR="008B6CE4">
        <w:t xml:space="preserve"> regarding the fees.  This should normally not happen thanks to the control on the withdrawal amount (cf. step</w:t>
      </w:r>
      <w:r w:rsidR="0033684A">
        <w:t xml:space="preserve"> </w:t>
      </w:r>
      <w:r w:rsidR="00F0051D">
        <w:t>20</w:t>
      </w:r>
      <w:r w:rsidR="0033684A">
        <w:t>), but</w:t>
      </w:r>
      <w:r w:rsidR="00F15465">
        <w:t xml:space="preserve"> it may nevertheless happen in case of out-dated configuration.  If there is an error when calling the API endpoint (which will happen if the fees are higher than the transaction, or if the fees cannot be calculated)</w:t>
      </w:r>
      <w:r w:rsidR="00523E17">
        <w:t>,</w:t>
      </w:r>
      <w:r w:rsidR="00112207">
        <w:t xml:space="preserve"> the withdrawal </w:t>
      </w:r>
      <w:r w:rsidR="00F15465">
        <w:t>must</w:t>
      </w:r>
      <w:r w:rsidR="00112207">
        <w:t xml:space="preserve"> be rejected</w:t>
      </w:r>
      <w:r w:rsidR="006C4B00">
        <w:t xml:space="preserve"> (</w:t>
      </w:r>
      <w:r w:rsidR="00071F47">
        <w:t xml:space="preserve">cf. step </w:t>
      </w:r>
      <w:r w:rsidR="00F4650D">
        <w:t>25</w:t>
      </w:r>
      <w:r w:rsidR="006C4B00">
        <w:t>)</w:t>
      </w:r>
      <w:r w:rsidR="00112207">
        <w:t xml:space="preserve">.  </w:t>
      </w:r>
    </w:p>
    <w:p w14:paraId="7D93B7B8" w14:textId="6F515F77" w:rsidR="00F4650D" w:rsidRDefault="00F4650D" w:rsidP="00643D41">
      <w:pPr>
        <w:pStyle w:val="ListParagraph"/>
        <w:numPr>
          <w:ilvl w:val="0"/>
          <w:numId w:val="26"/>
        </w:numPr>
      </w:pPr>
      <w:r>
        <w:t xml:space="preserve">Step 24 is about controlling that Travel Rule information and withdrawal value (to compute </w:t>
      </w:r>
      <w:proofErr w:type="gramStart"/>
      <w:r>
        <w:t>later on</w:t>
      </w:r>
      <w:proofErr w:type="gramEnd"/>
      <w:r>
        <w:t xml:space="preserve"> gain/loss in the context of tax reporting) have been provided.  If it’s not the case, the withdrawal must be rejected (cf. step 25).</w:t>
      </w:r>
    </w:p>
    <w:p w14:paraId="133580AF" w14:textId="4E96579F" w:rsidR="004B2AE1" w:rsidRDefault="001B38DD" w:rsidP="001B38DD">
      <w:pPr>
        <w:ind w:left="567"/>
      </w:pPr>
      <w:r>
        <w:t xml:space="preserve">The API endpoint which is exposed by the </w:t>
      </w:r>
      <w:r w:rsidR="00A53144">
        <w:t>SCS</w:t>
      </w:r>
      <w:r>
        <w:t xml:space="preserve"> to the UI layer as interface for this first part of the service (which </w:t>
      </w:r>
      <w:proofErr w:type="gramStart"/>
      <w:r>
        <w:t>actually corresponds</w:t>
      </w:r>
      <w:proofErr w:type="gramEnd"/>
      <w:r>
        <w:t xml:space="preserve"> to the flow 1 in the diagram) is </w:t>
      </w:r>
      <w:r w:rsidRPr="0088431A">
        <w:rPr>
          <w:lang w:val="en-US"/>
        </w:rPr>
        <w:t>POST /</w:t>
      </w:r>
      <w:r w:rsidR="00D759D3">
        <w:rPr>
          <w:lang w:val="en-US"/>
        </w:rPr>
        <w:t>wit</w:t>
      </w:r>
      <w:r w:rsidR="00881585">
        <w:rPr>
          <w:lang w:val="en-US"/>
        </w:rPr>
        <w:t>h</w:t>
      </w:r>
      <w:r w:rsidR="00D759D3">
        <w:rPr>
          <w:lang w:val="en-US"/>
        </w:rPr>
        <w:t>drawals</w:t>
      </w:r>
      <w:r w:rsidR="00CB2A5C">
        <w:rPr>
          <w:lang w:val="en-US"/>
        </w:rPr>
        <w:t>?</w:t>
      </w:r>
      <w:proofErr w:type="spellStart"/>
      <w:r w:rsidR="00BD6CE0">
        <w:t>simulationIndicator</w:t>
      </w:r>
      <w:proofErr w:type="spellEnd"/>
      <w:r w:rsidR="00BD6CE0">
        <w:t>=true</w:t>
      </w:r>
      <w:r w:rsidR="004B2AE1">
        <w:t>.</w:t>
      </w:r>
    </w:p>
    <w:p w14:paraId="23E0AB33" w14:textId="77777777" w:rsidR="00BD6CE0" w:rsidRDefault="00BD6CE0" w:rsidP="001B38DD">
      <w:pPr>
        <w:ind w:left="567"/>
      </w:pPr>
    </w:p>
    <w:p w14:paraId="4CB7CB7D" w14:textId="5B519B4C" w:rsidR="001739E9" w:rsidRDefault="001B38DD" w:rsidP="001B38DD">
      <w:pPr>
        <w:ind w:left="567"/>
      </w:pPr>
      <w:r>
        <w:t>Second part</w:t>
      </w:r>
      <w:r w:rsidR="00BD6CE0">
        <w:t xml:space="preserve"> is related to the real execution of the request.</w:t>
      </w:r>
      <w:r w:rsidR="00390553">
        <w:t xml:space="preserve">  Main steps are:</w:t>
      </w:r>
    </w:p>
    <w:p w14:paraId="4095770D" w14:textId="1FF80E59" w:rsidR="00390553" w:rsidRDefault="00390553" w:rsidP="00643D41">
      <w:pPr>
        <w:pStyle w:val="ListParagraph"/>
        <w:numPr>
          <w:ilvl w:val="0"/>
          <w:numId w:val="27"/>
        </w:numPr>
      </w:pPr>
      <w:r>
        <w:t xml:space="preserve">Same steps (from 2 to </w:t>
      </w:r>
      <w:r w:rsidR="00F0051D">
        <w:t>2</w:t>
      </w:r>
      <w:r w:rsidR="00F4650D">
        <w:t>5</w:t>
      </w:r>
      <w:r>
        <w:t xml:space="preserve">) as </w:t>
      </w:r>
      <w:r w:rsidR="008B0681">
        <w:t>in the first part, to control and enrich the request</w:t>
      </w:r>
    </w:p>
    <w:p w14:paraId="7A3BFCFC" w14:textId="0A4B4294" w:rsidR="00106D7B" w:rsidRDefault="00106D7B" w:rsidP="00643D41">
      <w:pPr>
        <w:pStyle w:val="ListParagraph"/>
        <w:numPr>
          <w:ilvl w:val="0"/>
          <w:numId w:val="27"/>
        </w:numPr>
      </w:pPr>
      <w:r>
        <w:t xml:space="preserve">Step </w:t>
      </w:r>
      <w:r w:rsidR="00F0051D">
        <w:t>2</w:t>
      </w:r>
      <w:r w:rsidR="00D402B5">
        <w:t>8</w:t>
      </w:r>
      <w:r w:rsidR="00F0051D">
        <w:t xml:space="preserve"> </w:t>
      </w:r>
      <w:r>
        <w:t xml:space="preserve">is about creating the withdrawal request in </w:t>
      </w:r>
      <w:r w:rsidR="00A53144">
        <w:t>SCS</w:t>
      </w:r>
      <w:r>
        <w:t>.</w:t>
      </w:r>
    </w:p>
    <w:p w14:paraId="4D8BC02D" w14:textId="075D46AC" w:rsidR="008B0681" w:rsidRDefault="00DD5019" w:rsidP="00643D41">
      <w:pPr>
        <w:pStyle w:val="ListParagraph"/>
        <w:numPr>
          <w:ilvl w:val="0"/>
          <w:numId w:val="27"/>
        </w:numPr>
      </w:pPr>
      <w:r>
        <w:t>Step</w:t>
      </w:r>
      <w:r w:rsidR="00F569B9">
        <w:t>s</w:t>
      </w:r>
      <w:r>
        <w:t xml:space="preserve"> </w:t>
      </w:r>
      <w:r w:rsidR="00F0051D">
        <w:t>2</w:t>
      </w:r>
      <w:r w:rsidR="00D402B5">
        <w:t>9</w:t>
      </w:r>
      <w:r w:rsidR="00F0051D">
        <w:t xml:space="preserve"> </w:t>
      </w:r>
      <w:r w:rsidR="00F569B9">
        <w:t xml:space="preserve">and </w:t>
      </w:r>
      <w:r w:rsidR="00D402B5">
        <w:t xml:space="preserve">30 </w:t>
      </w:r>
      <w:r>
        <w:t xml:space="preserve">create the withdrawal operation in </w:t>
      </w:r>
      <w:r w:rsidR="00A53144">
        <w:t>SCS</w:t>
      </w:r>
      <w:r w:rsidR="00F569B9">
        <w:t xml:space="preserve">. </w:t>
      </w:r>
      <w:r w:rsidR="00F0051D">
        <w:t>The Travel Rule information</w:t>
      </w:r>
      <w:r w:rsidR="006600D1">
        <w:t xml:space="preserve"> </w:t>
      </w:r>
      <w:proofErr w:type="gramStart"/>
      <w:r w:rsidR="006600D1">
        <w:t>are</w:t>
      </w:r>
      <w:proofErr w:type="gramEnd"/>
      <w:r w:rsidR="006600D1">
        <w:t xml:space="preserve"> automatically captured through customer data (for the originating side) and through the whitelisted data (for the beneficiary</w:t>
      </w:r>
      <w:r w:rsidR="00E67883">
        <w:t xml:space="preserve"> side</w:t>
      </w:r>
      <w:proofErr w:type="gramStart"/>
      <w:r w:rsidR="00E67883">
        <w:t>), and</w:t>
      </w:r>
      <w:proofErr w:type="gramEnd"/>
      <w:r w:rsidR="00E67883">
        <w:t xml:space="preserve"> stored at operation level.</w:t>
      </w:r>
    </w:p>
    <w:p w14:paraId="26B55426" w14:textId="15E09224" w:rsidR="00D83F28" w:rsidRDefault="00D83F28" w:rsidP="0093609C">
      <w:pPr>
        <w:ind w:left="567"/>
      </w:pPr>
    </w:p>
    <w:p w14:paraId="6D198019" w14:textId="206CF0BB" w:rsidR="00607E6C" w:rsidRDefault="00607E6C" w:rsidP="00607E6C">
      <w:pPr>
        <w:ind w:left="567"/>
      </w:pPr>
      <w:r>
        <w:t xml:space="preserve">The API endpoint which is exposed by the </w:t>
      </w:r>
      <w:r w:rsidR="00A53144">
        <w:t>SCS</w:t>
      </w:r>
      <w:r>
        <w:t xml:space="preserve"> to the UI layer as interface for this second part of the service (which </w:t>
      </w:r>
      <w:proofErr w:type="gramStart"/>
      <w:r>
        <w:t>actually corresponds</w:t>
      </w:r>
      <w:proofErr w:type="gramEnd"/>
      <w:r>
        <w:t xml:space="preserve"> to the flow </w:t>
      </w:r>
      <w:r w:rsidR="006C12D8">
        <w:t>2</w:t>
      </w:r>
      <w:r w:rsidR="00D402B5">
        <w:t>7</w:t>
      </w:r>
      <w:r>
        <w:t xml:space="preserve"> in the diagram) is </w:t>
      </w:r>
      <w:r w:rsidRPr="0088431A">
        <w:rPr>
          <w:lang w:val="en-US"/>
        </w:rPr>
        <w:t>POST /</w:t>
      </w:r>
      <w:r>
        <w:rPr>
          <w:lang w:val="en-US"/>
        </w:rPr>
        <w:t>withdrawals</w:t>
      </w:r>
      <w:r>
        <w:t>.</w:t>
      </w:r>
    </w:p>
    <w:p w14:paraId="0028A509" w14:textId="77777777" w:rsidR="00607E6C" w:rsidRDefault="00607E6C" w:rsidP="0093609C">
      <w:pPr>
        <w:ind w:left="567"/>
      </w:pPr>
    </w:p>
    <w:p w14:paraId="1D2853F4" w14:textId="27FF2D65" w:rsidR="00D83F28" w:rsidRDefault="00D83F28" w:rsidP="00D83F28">
      <w:pPr>
        <w:pStyle w:val="Currenttext"/>
      </w:pPr>
      <w:r>
        <w:t xml:space="preserve">Let’s notice that, as for buying and selling order management, it could make sense in the future to review this way of working by persisting the withdrawal </w:t>
      </w:r>
      <w:r w:rsidR="00F0198C">
        <w:t xml:space="preserve">request </w:t>
      </w:r>
      <w:r>
        <w:t>information at the time of the first interaction.  The request would then be stored in a status “</w:t>
      </w:r>
      <w:r w:rsidR="002061CD">
        <w:t>Initiated</w:t>
      </w:r>
      <w:r>
        <w:t>”.  The second interaction would then be realized through a new API endpoint that would be something like PATCH /withdrawals/{</w:t>
      </w:r>
      <w:proofErr w:type="spellStart"/>
      <w:r>
        <w:t>withdrawalId</w:t>
      </w:r>
      <w:proofErr w:type="spellEnd"/>
      <w:r>
        <w:t xml:space="preserve">}, that would require the update of the request status to trigger its execution.  This way of working can be required if there is a need to persist the withdrawal request, as for example to manage more complex workflow involving multiple signatures before accepting the withdrawal request.  But for the moment, </w:t>
      </w:r>
      <w:proofErr w:type="gramStart"/>
      <w:r>
        <w:t>in order to</w:t>
      </w:r>
      <w:proofErr w:type="gramEnd"/>
      <w:r>
        <w:t xml:space="preserve"> keep it simple and considering the current requirements for UI implementation, this approach is not implemented.</w:t>
      </w:r>
    </w:p>
    <w:p w14:paraId="6E9DED3D" w14:textId="77777777" w:rsidR="00D83F28" w:rsidRDefault="00D83F28" w:rsidP="00AF33F1">
      <w:pPr>
        <w:ind w:left="567"/>
      </w:pPr>
    </w:p>
    <w:p w14:paraId="4C198E9C" w14:textId="72005896" w:rsidR="002A15EA" w:rsidRDefault="002A15EA" w:rsidP="002A15EA">
      <w:pPr>
        <w:pStyle w:val="Title3"/>
      </w:pPr>
      <w:bookmarkStart w:id="73" w:name="_Ref182842270"/>
      <w:bookmarkStart w:id="74" w:name="_Toc226736216"/>
      <w:r>
        <w:t>Withdrawal</w:t>
      </w:r>
      <w:r w:rsidR="0036682B">
        <w:t xml:space="preserve"> execution</w:t>
      </w:r>
      <w:bookmarkEnd w:id="73"/>
      <w:bookmarkEnd w:id="74"/>
    </w:p>
    <w:p w14:paraId="0B80C666" w14:textId="6B4E8746" w:rsidR="002A15EA" w:rsidRDefault="004A2872" w:rsidP="002A15EA">
      <w:pPr>
        <w:ind w:left="567"/>
      </w:pPr>
      <w:r>
        <w:t>Once the withdrawal request is accepted it must be executed</w:t>
      </w:r>
      <w:r w:rsidR="002A15EA">
        <w:t>.</w:t>
      </w:r>
      <w:r>
        <w:t xml:space="preserve">  There are 3 scenarios to consider</w:t>
      </w:r>
      <w:r w:rsidR="006046EC">
        <w:t>:</w:t>
      </w:r>
    </w:p>
    <w:p w14:paraId="0BFC3991" w14:textId="1336718C" w:rsidR="006046EC" w:rsidRDefault="006046EC" w:rsidP="00643D41">
      <w:pPr>
        <w:pStyle w:val="ListParagraph"/>
        <w:numPr>
          <w:ilvl w:val="0"/>
          <w:numId w:val="28"/>
        </w:numPr>
      </w:pPr>
      <w:r>
        <w:t>The beneficiary is also in the bank.  In that case no need to create an “on chain” operation, it’s just a</w:t>
      </w:r>
      <w:r w:rsidR="004A1A62">
        <w:t>n update of both positions, without changes in bank position.</w:t>
      </w:r>
      <w:r w:rsidR="00EE5406">
        <w:t xml:space="preserve">  There is no compliance check as there is no transaction and that we can consider that both bank customers are “safe”.</w:t>
      </w:r>
    </w:p>
    <w:p w14:paraId="244D5D75" w14:textId="11978C16" w:rsidR="004A1A62" w:rsidRDefault="004A1A62" w:rsidP="00643D41">
      <w:pPr>
        <w:pStyle w:val="ListParagraph"/>
        <w:numPr>
          <w:ilvl w:val="0"/>
          <w:numId w:val="28"/>
        </w:numPr>
      </w:pPr>
      <w:r>
        <w:t>The digital asset is an UTXO based asset.  In that case there is a possibility to</w:t>
      </w:r>
      <w:r w:rsidR="00B65B96">
        <w:t xml:space="preserve"> group (batch) the transactions, </w:t>
      </w:r>
      <w:proofErr w:type="gramStart"/>
      <w:r w:rsidR="00B65B96">
        <w:t>in order to</w:t>
      </w:r>
      <w:proofErr w:type="gramEnd"/>
      <w:r w:rsidR="00B65B96">
        <w:t xml:space="preserve"> reduce the transaction fees (even if the customer will pay for transaction fees as for a single transaction</w:t>
      </w:r>
      <w:r w:rsidR="00DB2565">
        <w:t>, leading to higher margin for the bank).</w:t>
      </w:r>
    </w:p>
    <w:p w14:paraId="2D55BA42" w14:textId="177807FD" w:rsidR="00DB2565" w:rsidRDefault="00DB2565" w:rsidP="00643D41">
      <w:pPr>
        <w:pStyle w:val="ListParagraph"/>
        <w:numPr>
          <w:ilvl w:val="0"/>
          <w:numId w:val="28"/>
        </w:numPr>
      </w:pPr>
      <w:r>
        <w:t>The digital asset is an account-based asset.  In that case, it must be a single transaction.</w:t>
      </w:r>
    </w:p>
    <w:p w14:paraId="736F4AA0" w14:textId="77777777" w:rsidR="00AF33F1" w:rsidRDefault="00AF33F1" w:rsidP="001E285F">
      <w:pPr>
        <w:ind w:left="567"/>
      </w:pPr>
    </w:p>
    <w:p w14:paraId="74AC78C4" w14:textId="1B05D01A" w:rsidR="00DB2565" w:rsidRDefault="00DB2565" w:rsidP="001E285F">
      <w:pPr>
        <w:ind w:left="567"/>
      </w:pPr>
      <w:r>
        <w:t>The first diagram is related to the identification of the scenario.</w:t>
      </w:r>
    </w:p>
    <w:p w14:paraId="44AFCA68" w14:textId="2A0B62C4" w:rsidR="00285574" w:rsidRDefault="00787B63" w:rsidP="006B4EB2">
      <w:pPr>
        <w:keepNext/>
        <w:ind w:left="567"/>
        <w:jc w:val="center"/>
      </w:pPr>
      <w:r w:rsidRPr="00787B63">
        <w:rPr>
          <w:noProof/>
        </w:rPr>
        <w:lastRenderedPageBreak/>
        <w:t xml:space="preserve"> </w:t>
      </w:r>
      <w:r w:rsidR="00285574">
        <w:rPr>
          <w:noProof/>
        </w:rPr>
        <w:drawing>
          <wp:inline distT="0" distB="0" distL="0" distR="0" wp14:anchorId="245E0D46" wp14:editId="1E7796D0">
            <wp:extent cx="4730435" cy="8380961"/>
            <wp:effectExtent l="0" t="0" r="0" b="1270"/>
            <wp:docPr id="845466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6620" name="Picture 1" descr="A screenshot of a computer program&#10;&#10;AI-generated content may be incorrect."/>
                    <pic:cNvPicPr/>
                  </pic:nvPicPr>
                  <pic:blipFill>
                    <a:blip r:embed="rId64"/>
                    <a:stretch>
                      <a:fillRect/>
                    </a:stretch>
                  </pic:blipFill>
                  <pic:spPr>
                    <a:xfrm>
                      <a:off x="0" y="0"/>
                      <a:ext cx="4738724" cy="8395646"/>
                    </a:xfrm>
                    <a:prstGeom prst="rect">
                      <a:avLst/>
                    </a:prstGeom>
                  </pic:spPr>
                </pic:pic>
              </a:graphicData>
            </a:graphic>
          </wp:inline>
        </w:drawing>
      </w:r>
    </w:p>
    <w:p w14:paraId="742F27A2" w14:textId="35D86962" w:rsidR="00DB2565" w:rsidRDefault="006B4EB2" w:rsidP="006B4EB2">
      <w:pPr>
        <w:pStyle w:val="Caption0"/>
        <w:jc w:val="center"/>
      </w:pPr>
      <w:r>
        <w:t xml:space="preserve">Figure </w:t>
      </w:r>
      <w:r>
        <w:fldChar w:fldCharType="begin"/>
      </w:r>
      <w:r>
        <w:instrText xml:space="preserve"> SEQ Figure \* ARABIC </w:instrText>
      </w:r>
      <w:r>
        <w:fldChar w:fldCharType="separate"/>
      </w:r>
      <w:r w:rsidR="00EA4364">
        <w:rPr>
          <w:noProof/>
        </w:rPr>
        <w:t>18</w:t>
      </w:r>
      <w:r>
        <w:fldChar w:fldCharType="end"/>
      </w:r>
      <w:r>
        <w:t xml:space="preserve"> </w:t>
      </w:r>
      <w:r w:rsidR="00547B23">
        <w:t>–</w:t>
      </w:r>
      <w:r>
        <w:t xml:space="preserve"> Withdrawal execution</w:t>
      </w:r>
    </w:p>
    <w:p w14:paraId="2F0E5955" w14:textId="74942A2B" w:rsidR="006B4EB2" w:rsidRDefault="009B6AE8" w:rsidP="006B4EB2">
      <w:pPr>
        <w:ind w:left="567"/>
      </w:pPr>
      <w:r>
        <w:lastRenderedPageBreak/>
        <w:t>The main steps are:</w:t>
      </w:r>
    </w:p>
    <w:p w14:paraId="3E02723A" w14:textId="31310814" w:rsidR="009B6AE8" w:rsidRDefault="009B6AE8" w:rsidP="00643D41">
      <w:pPr>
        <w:pStyle w:val="ListParagraph"/>
        <w:numPr>
          <w:ilvl w:val="0"/>
          <w:numId w:val="29"/>
        </w:numPr>
      </w:pPr>
      <w:r>
        <w:t xml:space="preserve">Step 1 is related to the </w:t>
      </w:r>
      <w:r w:rsidR="00E143DB">
        <w:t xml:space="preserve">reservation of the funds on the digital asset position, </w:t>
      </w:r>
      <w:proofErr w:type="gramStart"/>
      <w:r w:rsidR="00E143DB">
        <w:t>in order to</w:t>
      </w:r>
      <w:proofErr w:type="gramEnd"/>
      <w:r w:rsidR="00E143DB">
        <w:t xml:space="preserve"> avoid their use during the execution of the operation.</w:t>
      </w:r>
      <w:r w:rsidR="00690109">
        <w:t xml:space="preserve">  The amount to reserved is the</w:t>
      </w:r>
      <w:r w:rsidR="007F323C">
        <w:t xml:space="preserve"> requested amount plus the bank fees (but </w:t>
      </w:r>
      <w:r w:rsidR="00690109">
        <w:t>network fee</w:t>
      </w:r>
      <w:r w:rsidR="007F323C">
        <w:t>s</w:t>
      </w:r>
      <w:r w:rsidR="00690109">
        <w:t xml:space="preserve"> excluded)</w:t>
      </w:r>
    </w:p>
    <w:p w14:paraId="613A454B" w14:textId="020F92F2" w:rsidR="009367A7" w:rsidRDefault="009367A7" w:rsidP="00643D41">
      <w:pPr>
        <w:pStyle w:val="ListParagraph"/>
        <w:numPr>
          <w:ilvl w:val="0"/>
          <w:numId w:val="29"/>
        </w:numPr>
      </w:pPr>
      <w:r>
        <w:t xml:space="preserve">Step 3 </w:t>
      </w:r>
      <w:r w:rsidR="0018070D">
        <w:t xml:space="preserve">is updating the limit consumption (cf. § </w:t>
      </w:r>
      <w:r w:rsidR="0018070D">
        <w:fldChar w:fldCharType="begin"/>
      </w:r>
      <w:r w:rsidR="0018070D">
        <w:instrText xml:space="preserve"> REF _Ref198740552 \r \h </w:instrText>
      </w:r>
      <w:r w:rsidR="0018070D">
        <w:fldChar w:fldCharType="separate"/>
      </w:r>
      <w:r w:rsidR="0018070D">
        <w:t>3.15</w:t>
      </w:r>
      <w:r w:rsidR="0018070D">
        <w:fldChar w:fldCharType="end"/>
      </w:r>
      <w:r w:rsidR="0018070D">
        <w:t xml:space="preserve"> for more information)</w:t>
      </w:r>
    </w:p>
    <w:p w14:paraId="1736074B" w14:textId="186E39DE" w:rsidR="00E143DB" w:rsidRPr="000146C4" w:rsidRDefault="00E143DB" w:rsidP="00643D41">
      <w:pPr>
        <w:pStyle w:val="ListParagraph"/>
        <w:numPr>
          <w:ilvl w:val="0"/>
          <w:numId w:val="29"/>
        </w:numPr>
      </w:pPr>
      <w:r>
        <w:t xml:space="preserve">Step </w:t>
      </w:r>
      <w:r w:rsidR="0018070D">
        <w:t>5</w:t>
      </w:r>
      <w:r>
        <w:t xml:space="preserve"> is about searching for the beneficiary address in the deposit addresses which are registered in </w:t>
      </w:r>
      <w:r w:rsidR="00A53144">
        <w:t>SCS</w:t>
      </w:r>
      <w:r>
        <w:t xml:space="preserve">.  This is done using the internal API </w:t>
      </w:r>
      <w:r w:rsidR="003C63E3">
        <w:rPr>
          <w:lang w:val="en-US"/>
        </w:rPr>
        <w:t xml:space="preserve">GET /subledger/deposit-addresses.  If there is a match, that means that the </w:t>
      </w:r>
      <w:r w:rsidR="000146C4">
        <w:rPr>
          <w:lang w:val="en-US"/>
        </w:rPr>
        <w:t>withdrawal is “internal”.</w:t>
      </w:r>
    </w:p>
    <w:p w14:paraId="7D83E74F" w14:textId="770F54D8" w:rsidR="000146C4" w:rsidRPr="000146C4" w:rsidRDefault="000146C4" w:rsidP="00643D41">
      <w:pPr>
        <w:pStyle w:val="ListParagraph"/>
        <w:numPr>
          <w:ilvl w:val="0"/>
          <w:numId w:val="29"/>
        </w:numPr>
      </w:pPr>
      <w:r>
        <w:rPr>
          <w:lang w:val="en-US"/>
        </w:rPr>
        <w:t>If the withdrawal is “internal”, cf. next diagram for its execution.</w:t>
      </w:r>
    </w:p>
    <w:p w14:paraId="79CA533D" w14:textId="77777777" w:rsidR="005D1A1D" w:rsidRPr="00C4250F" w:rsidRDefault="00DB1FF5" w:rsidP="00643D41">
      <w:pPr>
        <w:pStyle w:val="ListParagraph"/>
        <w:numPr>
          <w:ilvl w:val="0"/>
          <w:numId w:val="29"/>
        </w:numPr>
      </w:pPr>
      <w:r>
        <w:rPr>
          <w:lang w:val="en-US"/>
        </w:rPr>
        <w:t xml:space="preserve">If the withdrawal is “external”, </w:t>
      </w:r>
    </w:p>
    <w:p w14:paraId="79AE2F8C" w14:textId="505D0ECA" w:rsidR="00C26882" w:rsidRPr="00C4250F" w:rsidRDefault="005D1A1D" w:rsidP="00643D41">
      <w:pPr>
        <w:pStyle w:val="ListParagraph"/>
        <w:numPr>
          <w:ilvl w:val="1"/>
          <w:numId w:val="29"/>
        </w:numPr>
      </w:pPr>
      <w:r>
        <w:rPr>
          <w:lang w:val="en-US"/>
        </w:rPr>
        <w:t>F</w:t>
      </w:r>
      <w:r w:rsidR="00097EFC">
        <w:rPr>
          <w:lang w:val="en-US"/>
        </w:rPr>
        <w:t xml:space="preserve">irst </w:t>
      </w:r>
      <w:r w:rsidR="00657C81">
        <w:rPr>
          <w:lang w:val="en-US"/>
        </w:rPr>
        <w:t xml:space="preserve">the KYT compliance must be checked.  This </w:t>
      </w:r>
      <w:proofErr w:type="gramStart"/>
      <w:r w:rsidR="00657C81">
        <w:rPr>
          <w:lang w:val="en-US"/>
        </w:rPr>
        <w:t>done</w:t>
      </w:r>
      <w:proofErr w:type="gramEnd"/>
      <w:r w:rsidR="00657C81">
        <w:rPr>
          <w:lang w:val="en-US"/>
        </w:rPr>
        <w:t xml:space="preserve"> by calling the compliance engine (Chainalysis):</w:t>
      </w:r>
    </w:p>
    <w:p w14:paraId="09646187" w14:textId="65A240A8" w:rsidR="00C26882" w:rsidRDefault="00C26882" w:rsidP="00643D41">
      <w:pPr>
        <w:pStyle w:val="ListParagraph"/>
        <w:numPr>
          <w:ilvl w:val="2"/>
          <w:numId w:val="29"/>
        </w:numPr>
      </w:pPr>
      <w:r>
        <w:rPr>
          <w:lang w:val="en-US"/>
        </w:rPr>
        <w:t xml:space="preserve">Step 7 registers the withdrawal attempt in Chainalysis by calling the API endpoint </w:t>
      </w:r>
      <w:r w:rsidR="008400E3" w:rsidRPr="000100D9">
        <w:t>POST /users/{</w:t>
      </w:r>
      <w:proofErr w:type="spellStart"/>
      <w:r w:rsidR="008400E3" w:rsidRPr="000100D9">
        <w:t>userId</w:t>
      </w:r>
      <w:proofErr w:type="spellEnd"/>
      <w:r w:rsidR="008400E3" w:rsidRPr="000100D9">
        <w:t>}/withdrawal-attempts</w:t>
      </w:r>
      <w:r w:rsidR="008400E3">
        <w:t xml:space="preserve"> (cf. integration guide).  The </w:t>
      </w:r>
      <w:proofErr w:type="spellStart"/>
      <w:r w:rsidR="008400E3">
        <w:t>userId</w:t>
      </w:r>
      <w:proofErr w:type="spellEnd"/>
      <w:r w:rsidR="008400E3">
        <w:t xml:space="preserve"> is the SCS </w:t>
      </w:r>
      <w:proofErr w:type="spellStart"/>
      <w:r w:rsidR="008400E3">
        <w:t>accountId</w:t>
      </w:r>
      <w:proofErr w:type="spellEnd"/>
      <w:r w:rsidR="008400E3">
        <w:t>.  In return we get a ‘</w:t>
      </w:r>
      <w:proofErr w:type="spellStart"/>
      <w:r w:rsidR="008400E3">
        <w:t>externalId</w:t>
      </w:r>
      <w:proofErr w:type="spellEnd"/>
      <w:r w:rsidR="008400E3">
        <w:t>’ which is used to monitor the analysis</w:t>
      </w:r>
    </w:p>
    <w:p w14:paraId="2897A95D" w14:textId="64E47ECB" w:rsidR="008400E3" w:rsidRDefault="008400E3" w:rsidP="00643D41">
      <w:pPr>
        <w:pStyle w:val="ListParagraph"/>
        <w:numPr>
          <w:ilvl w:val="2"/>
          <w:numId w:val="29"/>
        </w:numPr>
      </w:pPr>
      <w:r>
        <w:t xml:space="preserve">Step </w:t>
      </w:r>
      <w:r w:rsidR="00D11329">
        <w:t xml:space="preserve">9 illustrates a loop on call to the Chainalysis API endpoint </w:t>
      </w:r>
      <w:r w:rsidR="009E4BBB" w:rsidRPr="00AB4895">
        <w:t>GET /withdrawal-attempts/{</w:t>
      </w:r>
      <w:proofErr w:type="spellStart"/>
      <w:r w:rsidR="009E4BBB" w:rsidRPr="00AB4895">
        <w:t>externalId</w:t>
      </w:r>
      <w:proofErr w:type="spellEnd"/>
      <w:r w:rsidR="009E4BBB" w:rsidRPr="00AB4895">
        <w:t>}</w:t>
      </w:r>
      <w:r w:rsidR="009E4BBB">
        <w:t xml:space="preserve"> </w:t>
      </w:r>
      <w:r w:rsidR="00063DF0">
        <w:t>to monitor the analysis.  Once the analysis is done, the field ‘</w:t>
      </w:r>
      <w:proofErr w:type="spellStart"/>
      <w:r w:rsidR="00063DF0">
        <w:t>updatedAt</w:t>
      </w:r>
      <w:proofErr w:type="spellEnd"/>
      <w:r w:rsidR="00063DF0">
        <w:t>’ is not null anymore.</w:t>
      </w:r>
    </w:p>
    <w:p w14:paraId="535CD50B" w14:textId="6B4E3A42" w:rsidR="00097DBB" w:rsidRDefault="00097DBB" w:rsidP="00643D41">
      <w:pPr>
        <w:pStyle w:val="ListParagraph"/>
        <w:numPr>
          <w:ilvl w:val="2"/>
          <w:numId w:val="29"/>
        </w:numPr>
      </w:pPr>
      <w:r>
        <w:t xml:space="preserve">Step 11 gets the details on alert from Chainalysis once the analysis done, by calling the API endpoint </w:t>
      </w:r>
      <w:r w:rsidR="009A4563" w:rsidRPr="00AB4895">
        <w:t>GET /withdrawal-attempts/{</w:t>
      </w:r>
      <w:proofErr w:type="spellStart"/>
      <w:r w:rsidR="009A4563" w:rsidRPr="00AB4895">
        <w:t>externalId</w:t>
      </w:r>
      <w:proofErr w:type="spellEnd"/>
      <w:r w:rsidR="009A4563" w:rsidRPr="00AB4895">
        <w:t>}</w:t>
      </w:r>
      <w:r w:rsidR="009A4563">
        <w:t>/alerts</w:t>
      </w:r>
      <w:r w:rsidR="0048283B">
        <w:t>.</w:t>
      </w:r>
    </w:p>
    <w:p w14:paraId="117F92C8" w14:textId="2B26553A" w:rsidR="0048283B" w:rsidRDefault="008A0CCC" w:rsidP="00643D41">
      <w:pPr>
        <w:pStyle w:val="ListParagraph"/>
        <w:numPr>
          <w:ilvl w:val="2"/>
          <w:numId w:val="29"/>
        </w:numPr>
      </w:pPr>
      <w:r>
        <w:t>Step</w:t>
      </w:r>
      <w:r w:rsidR="00834276">
        <w:t xml:space="preserve"> 13 analyses the alerts to decide if the withdrawal must be blocked for manual review or not.  Th</w:t>
      </w:r>
      <w:r w:rsidR="00F504BA">
        <w:t>is logic can be adapted by the bank via an EXIT POINT.</w:t>
      </w:r>
    </w:p>
    <w:p w14:paraId="07ACB9B9" w14:textId="4ED6E117" w:rsidR="00F504BA" w:rsidRDefault="00F504BA" w:rsidP="00643D41">
      <w:pPr>
        <w:pStyle w:val="ListParagraph"/>
        <w:numPr>
          <w:ilvl w:val="2"/>
          <w:numId w:val="29"/>
        </w:numPr>
      </w:pPr>
      <w:r>
        <w:t>If the withdrawal must be checked</w:t>
      </w:r>
      <w:r w:rsidR="001C09E7">
        <w:t xml:space="preserve"> then:</w:t>
      </w:r>
    </w:p>
    <w:p w14:paraId="05DC7E9D" w14:textId="460B0250" w:rsidR="001C09E7" w:rsidRDefault="001C09E7" w:rsidP="00643D41">
      <w:pPr>
        <w:pStyle w:val="ListParagraph"/>
        <w:numPr>
          <w:ilvl w:val="3"/>
          <w:numId w:val="29"/>
        </w:numPr>
      </w:pPr>
      <w:r>
        <w:t xml:space="preserve">Step 14 call the CBS to identify the </w:t>
      </w:r>
      <w:r w:rsidR="0077116B">
        <w:t xml:space="preserve">bank </w:t>
      </w:r>
      <w:r>
        <w:t>user to which the task must be assigned</w:t>
      </w:r>
    </w:p>
    <w:p w14:paraId="52241494" w14:textId="57F9BBCF" w:rsidR="001C09E7" w:rsidRDefault="001C09E7" w:rsidP="00643D41">
      <w:pPr>
        <w:pStyle w:val="ListParagraph"/>
        <w:numPr>
          <w:ilvl w:val="3"/>
          <w:numId w:val="29"/>
        </w:numPr>
      </w:pPr>
      <w:r>
        <w:t>Step 16 creates the task in SCS</w:t>
      </w:r>
    </w:p>
    <w:p w14:paraId="6C4BC5BE" w14:textId="63913477" w:rsidR="001C09E7" w:rsidRDefault="001C09E7" w:rsidP="00643D41">
      <w:pPr>
        <w:pStyle w:val="ListParagraph"/>
        <w:numPr>
          <w:ilvl w:val="3"/>
          <w:numId w:val="29"/>
        </w:numPr>
      </w:pPr>
      <w:r>
        <w:t xml:space="preserve">Step </w:t>
      </w:r>
      <w:r w:rsidR="0077116B">
        <w:t>17 registers the details on the compliance analysis</w:t>
      </w:r>
    </w:p>
    <w:p w14:paraId="1C4C82F8" w14:textId="67F8991E" w:rsidR="0077116B" w:rsidRDefault="0077116B" w:rsidP="00643D41">
      <w:pPr>
        <w:pStyle w:val="ListParagraph"/>
        <w:numPr>
          <w:ilvl w:val="3"/>
          <w:numId w:val="29"/>
        </w:numPr>
      </w:pPr>
      <w:r>
        <w:t>Step 18 call the CBS to notify the bank user on the task assignation.</w:t>
      </w:r>
    </w:p>
    <w:p w14:paraId="68A6EED8" w14:textId="3F4CA314" w:rsidR="0077116B" w:rsidRDefault="00A06780" w:rsidP="00643D41">
      <w:pPr>
        <w:pStyle w:val="ListParagraph"/>
        <w:numPr>
          <w:ilvl w:val="3"/>
          <w:numId w:val="29"/>
        </w:numPr>
      </w:pPr>
      <w:r>
        <w:t>Step 19 updates the status of operation to ‘Pending task’</w:t>
      </w:r>
    </w:p>
    <w:p w14:paraId="716E852A" w14:textId="61E3750F" w:rsidR="00A06780" w:rsidRDefault="00A06780" w:rsidP="00643D41">
      <w:pPr>
        <w:pStyle w:val="ListParagraph"/>
        <w:numPr>
          <w:ilvl w:val="3"/>
          <w:numId w:val="29"/>
        </w:numPr>
      </w:pPr>
      <w:r>
        <w:t xml:space="preserve">Step 20 illustrates the fact that the execution process is put on hold waiting for task </w:t>
      </w:r>
      <w:r w:rsidR="00D72CF3">
        <w:t>execution.</w:t>
      </w:r>
    </w:p>
    <w:p w14:paraId="0C6840BA" w14:textId="4AF50418" w:rsidR="00636CC9" w:rsidRDefault="00636CC9" w:rsidP="00643D41">
      <w:pPr>
        <w:pStyle w:val="ListParagraph"/>
        <w:numPr>
          <w:ilvl w:val="1"/>
          <w:numId w:val="29"/>
        </w:numPr>
      </w:pPr>
      <w:r>
        <w:t>If there is no</w:t>
      </w:r>
      <w:r w:rsidR="0034301D">
        <w:t xml:space="preserve"> KYT suspicion or if </w:t>
      </w:r>
      <w:r>
        <w:t>the task is solved ‘positively’ (i.e. the withdrawal is accepted)</w:t>
      </w:r>
      <w:r w:rsidR="0034301D">
        <w:t>, the withdrawal can be triggered</w:t>
      </w:r>
    </w:p>
    <w:p w14:paraId="13CD9948" w14:textId="5133F5AB" w:rsidR="00D72CF3" w:rsidRDefault="00097EFC" w:rsidP="00643D41">
      <w:pPr>
        <w:pStyle w:val="ListParagraph"/>
        <w:numPr>
          <w:ilvl w:val="2"/>
          <w:numId w:val="29"/>
        </w:numPr>
      </w:pPr>
      <w:r>
        <w:t>S</w:t>
      </w:r>
      <w:r w:rsidRPr="00C4250F">
        <w:t xml:space="preserve">tep </w:t>
      </w:r>
      <w:r w:rsidR="00790D84" w:rsidRPr="00C4250F">
        <w:t>21</w:t>
      </w:r>
      <w:r w:rsidR="005D37BB" w:rsidRPr="00C4250F">
        <w:t xml:space="preserve"> register the transfer in Chainalysis for continuous monitoring, by calling the API endpoint </w:t>
      </w:r>
      <w:r w:rsidR="003362A8">
        <w:t>POST /users/{</w:t>
      </w:r>
      <w:proofErr w:type="spellStart"/>
      <w:r w:rsidR="003362A8">
        <w:t>userId</w:t>
      </w:r>
      <w:proofErr w:type="spellEnd"/>
      <w:r w:rsidR="003362A8">
        <w:t xml:space="preserve">}/transfers, but with a </w:t>
      </w:r>
      <w:r w:rsidR="00BC0461">
        <w:t>direction set to ‘sent’.  This step is to be done whatever there was a KYT suspicion or not.</w:t>
      </w:r>
    </w:p>
    <w:p w14:paraId="2C2FE7BE" w14:textId="6483FAC3" w:rsidR="00025BF1" w:rsidRPr="00C4250F" w:rsidRDefault="00BE4420" w:rsidP="00643D41">
      <w:pPr>
        <w:pStyle w:val="ListParagraph"/>
        <w:numPr>
          <w:ilvl w:val="2"/>
          <w:numId w:val="29"/>
        </w:numPr>
      </w:pPr>
      <w:r w:rsidRPr="204D6269">
        <w:t xml:space="preserve">Then </w:t>
      </w:r>
      <w:r w:rsidR="00DB1FF5" w:rsidRPr="204D6269">
        <w:t>the nature of the digital asset must be checked</w:t>
      </w:r>
      <w:r w:rsidR="00F37056">
        <w:t xml:space="preserve"> (step 22)</w:t>
      </w:r>
      <w:r w:rsidR="00DB1FF5" w:rsidRPr="204D6269">
        <w:t>.  If it’s an account-based digital asset, the withdrawal must be executed as a single</w:t>
      </w:r>
      <w:r w:rsidR="00025BF1" w:rsidRPr="204D6269">
        <w:t xml:space="preserve"> transaction.  This case is described </w:t>
      </w:r>
      <w:proofErr w:type="gramStart"/>
      <w:r w:rsidR="00025BF1" w:rsidRPr="204D6269">
        <w:t>later on</w:t>
      </w:r>
      <w:proofErr w:type="gramEnd"/>
      <w:r w:rsidR="0013513E" w:rsidRPr="204D6269">
        <w:t xml:space="preserve">.  </w:t>
      </w:r>
      <w:r w:rsidR="00025BF1" w:rsidRPr="0013513E">
        <w:rPr>
          <w:lang w:val="en-US"/>
        </w:rPr>
        <w:t xml:space="preserve">In other cases (i.e. external withdrawals for UTXO-based digital account), the operation can be batched.  </w:t>
      </w:r>
      <w:proofErr w:type="gramStart"/>
      <w:r w:rsidR="00025BF1" w:rsidRPr="0013513E">
        <w:rPr>
          <w:lang w:val="en-US"/>
        </w:rPr>
        <w:t>The step</w:t>
      </w:r>
      <w:proofErr w:type="gramEnd"/>
      <w:r w:rsidR="00025BF1" w:rsidRPr="0013513E">
        <w:rPr>
          <w:lang w:val="en-US"/>
        </w:rPr>
        <w:t xml:space="preserve"> </w:t>
      </w:r>
      <w:r w:rsidR="0013513E">
        <w:rPr>
          <w:lang w:val="en-US"/>
        </w:rPr>
        <w:t>24</w:t>
      </w:r>
      <w:r w:rsidR="0013513E" w:rsidRPr="0013513E">
        <w:rPr>
          <w:lang w:val="en-US"/>
        </w:rPr>
        <w:t xml:space="preserve"> </w:t>
      </w:r>
      <w:r w:rsidR="00025BF1" w:rsidRPr="0013513E">
        <w:rPr>
          <w:lang w:val="en-US"/>
        </w:rPr>
        <w:t xml:space="preserve">updates the status of the operation so it will be batched </w:t>
      </w:r>
      <w:proofErr w:type="gramStart"/>
      <w:r w:rsidR="00025BF1" w:rsidRPr="0013513E">
        <w:rPr>
          <w:lang w:val="en-US"/>
        </w:rPr>
        <w:t>later on</w:t>
      </w:r>
      <w:proofErr w:type="gramEnd"/>
      <w:r w:rsidR="00025BF1" w:rsidRPr="0013513E">
        <w:rPr>
          <w:lang w:val="en-US"/>
        </w:rPr>
        <w:t>, when the batch process is triggered (cf.</w:t>
      </w:r>
      <w:r w:rsidR="006F1E1B" w:rsidRPr="0013513E">
        <w:rPr>
          <w:lang w:val="en-US"/>
        </w:rPr>
        <w:t xml:space="preserve"> detail </w:t>
      </w:r>
      <w:proofErr w:type="gramStart"/>
      <w:r w:rsidR="006F1E1B" w:rsidRPr="0013513E">
        <w:rPr>
          <w:lang w:val="en-US"/>
        </w:rPr>
        <w:t>later on</w:t>
      </w:r>
      <w:proofErr w:type="gramEnd"/>
      <w:r w:rsidR="006F1E1B" w:rsidRPr="0013513E">
        <w:rPr>
          <w:lang w:val="en-US"/>
        </w:rPr>
        <w:t>).</w:t>
      </w:r>
    </w:p>
    <w:p w14:paraId="32D65C98" w14:textId="7101BBBF" w:rsidR="00F37056" w:rsidRDefault="00EF1134" w:rsidP="00643D41">
      <w:pPr>
        <w:pStyle w:val="ListParagraph"/>
        <w:numPr>
          <w:ilvl w:val="1"/>
          <w:numId w:val="29"/>
        </w:numPr>
      </w:pPr>
      <w:r>
        <w:t>If the withdrawal is rejected</w:t>
      </w:r>
      <w:r w:rsidR="004C15A3">
        <w:t>, following the processing of the task related to KYT:</w:t>
      </w:r>
    </w:p>
    <w:p w14:paraId="42117FF3" w14:textId="19C2D619" w:rsidR="004C15A3" w:rsidRDefault="004C15A3" w:rsidP="00643D41">
      <w:pPr>
        <w:pStyle w:val="ListParagraph"/>
        <w:numPr>
          <w:ilvl w:val="2"/>
          <w:numId w:val="29"/>
        </w:numPr>
      </w:pPr>
      <w:r>
        <w:t>The customer is notified (step 25)</w:t>
      </w:r>
    </w:p>
    <w:p w14:paraId="20EC45C2" w14:textId="1DDAA9C8" w:rsidR="004C15A3" w:rsidRDefault="00BA2D23" w:rsidP="00643D41">
      <w:pPr>
        <w:pStyle w:val="ListParagraph"/>
        <w:numPr>
          <w:ilvl w:val="2"/>
          <w:numId w:val="29"/>
        </w:numPr>
      </w:pPr>
      <w:r>
        <w:t>The reservation of the funds is cancelled (step 26)</w:t>
      </w:r>
    </w:p>
    <w:p w14:paraId="736D0149" w14:textId="6D8E4830" w:rsidR="00BA2D23" w:rsidRDefault="00BA2D23" w:rsidP="00643D41">
      <w:pPr>
        <w:pStyle w:val="ListParagraph"/>
        <w:numPr>
          <w:ilvl w:val="2"/>
          <w:numId w:val="29"/>
        </w:numPr>
      </w:pPr>
      <w:r>
        <w:t xml:space="preserve">The consumption of the limits </w:t>
      </w:r>
      <w:proofErr w:type="gramStart"/>
      <w:r>
        <w:t>are</w:t>
      </w:r>
      <w:proofErr w:type="gramEnd"/>
      <w:r>
        <w:t xml:space="preserve"> cancelled, at least the ones still in the same </w:t>
      </w:r>
      <w:proofErr w:type="gramStart"/>
      <w:r>
        <w:t>period of time</w:t>
      </w:r>
      <w:proofErr w:type="gramEnd"/>
      <w:r>
        <w:t xml:space="preserve"> than initially (step 27),</w:t>
      </w:r>
    </w:p>
    <w:p w14:paraId="03BD8BF5" w14:textId="59A11C3C" w:rsidR="00BA2D23" w:rsidRPr="006F1E1B" w:rsidRDefault="00646086" w:rsidP="00643D41">
      <w:pPr>
        <w:pStyle w:val="ListParagraph"/>
        <w:numPr>
          <w:ilvl w:val="2"/>
          <w:numId w:val="29"/>
        </w:numPr>
      </w:pPr>
      <w:r>
        <w:t>The status of the operation is updated (step 28).</w:t>
      </w:r>
    </w:p>
    <w:p w14:paraId="55AD0382" w14:textId="77777777" w:rsidR="006F1E1B" w:rsidRDefault="006F1E1B" w:rsidP="006F1E1B">
      <w:pPr>
        <w:ind w:left="567"/>
      </w:pPr>
    </w:p>
    <w:p w14:paraId="3EF40BC7" w14:textId="03A4068C" w:rsidR="006F1E1B" w:rsidRDefault="006F1E1B" w:rsidP="006F1E1B">
      <w:pPr>
        <w:ind w:left="567"/>
      </w:pPr>
      <w:r>
        <w:t>Second diagram is related to the execution of an internal withdrawal.</w:t>
      </w:r>
    </w:p>
    <w:p w14:paraId="06870664" w14:textId="00E1473B" w:rsidR="003A3491" w:rsidRDefault="003A3491" w:rsidP="00852ED1">
      <w:pPr>
        <w:keepNext/>
        <w:ind w:left="567"/>
        <w:rPr>
          <w:noProof/>
        </w:rPr>
      </w:pPr>
    </w:p>
    <w:p w14:paraId="2E447FE2" w14:textId="1A5640DF" w:rsidR="00D5226A" w:rsidRDefault="00D5226A" w:rsidP="00852ED1">
      <w:pPr>
        <w:keepNext/>
        <w:ind w:left="567"/>
      </w:pPr>
    </w:p>
    <w:p w14:paraId="3280A50D" w14:textId="5D72DA63" w:rsidR="005543F9" w:rsidRDefault="005543F9" w:rsidP="00852ED1">
      <w:pPr>
        <w:keepNext/>
        <w:ind w:left="567"/>
      </w:pPr>
      <w:r>
        <w:rPr>
          <w:noProof/>
        </w:rPr>
        <w:drawing>
          <wp:inline distT="0" distB="0" distL="0" distR="0" wp14:anchorId="1A30E554" wp14:editId="08FD20BF">
            <wp:extent cx="5677797" cy="7405054"/>
            <wp:effectExtent l="0" t="0" r="0" b="5715"/>
            <wp:docPr id="88508116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1160" name="Picture 1" descr="A diagram of a project&#10;&#10;AI-generated content may be incorrect."/>
                    <pic:cNvPicPr/>
                  </pic:nvPicPr>
                  <pic:blipFill>
                    <a:blip r:embed="rId65"/>
                    <a:stretch>
                      <a:fillRect/>
                    </a:stretch>
                  </pic:blipFill>
                  <pic:spPr>
                    <a:xfrm>
                      <a:off x="0" y="0"/>
                      <a:ext cx="5683051" cy="7411907"/>
                    </a:xfrm>
                    <a:prstGeom prst="rect">
                      <a:avLst/>
                    </a:prstGeom>
                  </pic:spPr>
                </pic:pic>
              </a:graphicData>
            </a:graphic>
          </wp:inline>
        </w:drawing>
      </w:r>
    </w:p>
    <w:p w14:paraId="43FBFB14" w14:textId="3D0CD6C2" w:rsidR="006F1E1B" w:rsidRDefault="00852ED1" w:rsidP="00852ED1">
      <w:pPr>
        <w:pStyle w:val="Caption0"/>
        <w:jc w:val="center"/>
      </w:pPr>
      <w:r>
        <w:t xml:space="preserve">Figure </w:t>
      </w:r>
      <w:r>
        <w:fldChar w:fldCharType="begin"/>
      </w:r>
      <w:r>
        <w:instrText xml:space="preserve"> SEQ Figure \* ARABIC </w:instrText>
      </w:r>
      <w:r>
        <w:fldChar w:fldCharType="separate"/>
      </w:r>
      <w:r w:rsidR="00EA4364">
        <w:rPr>
          <w:noProof/>
        </w:rPr>
        <w:t>19</w:t>
      </w:r>
      <w:r>
        <w:fldChar w:fldCharType="end"/>
      </w:r>
      <w:r>
        <w:t xml:space="preserve"> </w:t>
      </w:r>
      <w:r w:rsidR="00547B23">
        <w:t>–</w:t>
      </w:r>
      <w:r>
        <w:t xml:space="preserve"> Internal withdrawal execution</w:t>
      </w:r>
    </w:p>
    <w:p w14:paraId="23F624DC" w14:textId="77777777" w:rsidR="00AC04C5" w:rsidRDefault="00AC04C5" w:rsidP="00AC04C5">
      <w:pPr>
        <w:ind w:left="567"/>
      </w:pPr>
      <w:r>
        <w:t>The main steps are:</w:t>
      </w:r>
    </w:p>
    <w:p w14:paraId="34F0D713" w14:textId="42D20B05" w:rsidR="00AC04C5" w:rsidRDefault="00AC04C5" w:rsidP="00643D41">
      <w:pPr>
        <w:pStyle w:val="ListParagraph"/>
        <w:numPr>
          <w:ilvl w:val="0"/>
          <w:numId w:val="29"/>
        </w:numPr>
      </w:pPr>
      <w:r>
        <w:t>Step 1 is related to the retrieve of the position id related to the beneficiary address.</w:t>
      </w:r>
      <w:r w:rsidR="00735F89">
        <w:t xml:space="preserve">  This is done through the internal API </w:t>
      </w:r>
      <w:r w:rsidR="00735F89">
        <w:rPr>
          <w:lang w:val="en-US"/>
        </w:rPr>
        <w:t>GET /subledger/deposit-addresses.</w:t>
      </w:r>
    </w:p>
    <w:p w14:paraId="1677D4DD" w14:textId="2D52CA8F" w:rsidR="00AC04C5" w:rsidRDefault="00AC04C5" w:rsidP="00643D41">
      <w:pPr>
        <w:pStyle w:val="ListParagraph"/>
        <w:numPr>
          <w:ilvl w:val="0"/>
          <w:numId w:val="29"/>
        </w:numPr>
      </w:pPr>
      <w:r>
        <w:lastRenderedPageBreak/>
        <w:t xml:space="preserve">Step </w:t>
      </w:r>
      <w:r w:rsidR="00756D68">
        <w:t>3</w:t>
      </w:r>
      <w:r>
        <w:t xml:space="preserve"> is </w:t>
      </w:r>
      <w:r w:rsidR="00735F89">
        <w:t>related to the debit of the position for the ordering account</w:t>
      </w:r>
      <w:r w:rsidR="00FE4C84">
        <w:t xml:space="preserve"> for the </w:t>
      </w:r>
      <w:r w:rsidR="00641966">
        <w:t xml:space="preserve">complete </w:t>
      </w:r>
      <w:r w:rsidR="00FE4C84">
        <w:t>amount (</w:t>
      </w:r>
      <w:r w:rsidR="00841C14">
        <w:t>bank fees included</w:t>
      </w:r>
      <w:r w:rsidR="00FE4C84">
        <w:t>)</w:t>
      </w:r>
      <w:r>
        <w:rPr>
          <w:lang w:val="en-US"/>
        </w:rPr>
        <w:t>.</w:t>
      </w:r>
      <w:r w:rsidR="00E86072">
        <w:rPr>
          <w:lang w:val="en-US"/>
        </w:rPr>
        <w:t xml:space="preserve">  This is done through the internal API </w:t>
      </w:r>
      <w:r w:rsidR="00756D68">
        <w:t>POST /subledger/</w:t>
      </w:r>
      <w:proofErr w:type="gramStart"/>
      <w:r w:rsidR="00756D68">
        <w:t>accounts/{</w:t>
      </w:r>
      <w:proofErr w:type="spellStart"/>
      <w:r w:rsidR="00756D68">
        <w:t>accountId</w:t>
      </w:r>
      <w:proofErr w:type="spellEnd"/>
      <w:r w:rsidR="00756D68">
        <w:t>}/positions/{</w:t>
      </w:r>
      <w:proofErr w:type="spellStart"/>
      <w:r w:rsidR="00756D68">
        <w:t>positionId</w:t>
      </w:r>
      <w:proofErr w:type="spellEnd"/>
      <w:r w:rsidR="00756D68">
        <w:t>}/</w:t>
      </w:r>
      <w:proofErr w:type="gramEnd"/>
      <w:r w:rsidR="00756D68">
        <w:t xml:space="preserve">entries.  This is should automatically </w:t>
      </w:r>
      <w:proofErr w:type="spellStart"/>
      <w:r w:rsidR="00756D68">
        <w:t>removed</w:t>
      </w:r>
      <w:proofErr w:type="spellEnd"/>
      <w:r w:rsidR="00756D68">
        <w:t xml:space="preserve"> the reservation that was created previously.</w:t>
      </w:r>
    </w:p>
    <w:p w14:paraId="36A16551" w14:textId="5C122D01" w:rsidR="002A2176" w:rsidRDefault="002A2176" w:rsidP="00643D41">
      <w:pPr>
        <w:pStyle w:val="ListParagraph"/>
        <w:numPr>
          <w:ilvl w:val="0"/>
          <w:numId w:val="29"/>
        </w:numPr>
      </w:pPr>
      <w:r>
        <w:t>Step 4 is related to the registry of an event for the debit side.  This is done through the internal API endpoint POST /subledger/events</w:t>
      </w:r>
    </w:p>
    <w:p w14:paraId="3A019565" w14:textId="272EE021" w:rsidR="00756D68" w:rsidRPr="00185B0A" w:rsidRDefault="00756D68" w:rsidP="00643D41">
      <w:pPr>
        <w:pStyle w:val="ListParagraph"/>
        <w:numPr>
          <w:ilvl w:val="0"/>
          <w:numId w:val="29"/>
        </w:numPr>
      </w:pPr>
      <w:r>
        <w:t xml:space="preserve">Step </w:t>
      </w:r>
      <w:r w:rsidR="002A2176">
        <w:t>5</w:t>
      </w:r>
      <w:r>
        <w:t xml:space="preserve"> is related to the </w:t>
      </w:r>
      <w:r w:rsidR="007F323C">
        <w:t xml:space="preserve">notification of the CBS on the </w:t>
      </w:r>
      <w:r>
        <w:t>bank fees</w:t>
      </w:r>
      <w:r w:rsidR="007F323C">
        <w:t xml:space="preserve"> booking</w:t>
      </w:r>
      <w:r>
        <w:t xml:space="preserve">.  This is done through a CBS API </w:t>
      </w:r>
      <w:r w:rsidR="005C6DCD" w:rsidRPr="00B87BB6">
        <w:rPr>
          <w:lang w:val="en-US"/>
        </w:rPr>
        <w:t>POST/customer-billable-operations</w:t>
      </w:r>
      <w:r w:rsidR="005C6DCD">
        <w:rPr>
          <w:lang w:val="en-US"/>
        </w:rPr>
        <w:t xml:space="preserve">.  </w:t>
      </w:r>
    </w:p>
    <w:p w14:paraId="3A194F34" w14:textId="5CF304D3" w:rsidR="00185B0A" w:rsidRPr="00185B0A" w:rsidRDefault="00185B0A" w:rsidP="00643D41">
      <w:pPr>
        <w:pStyle w:val="ListParagraph"/>
        <w:numPr>
          <w:ilvl w:val="0"/>
          <w:numId w:val="29"/>
        </w:numPr>
      </w:pPr>
      <w:r>
        <w:rPr>
          <w:lang w:val="en-US"/>
        </w:rPr>
        <w:t xml:space="preserve">Step </w:t>
      </w:r>
      <w:r w:rsidR="002A2176">
        <w:rPr>
          <w:lang w:val="en-US"/>
        </w:rPr>
        <w:t>6</w:t>
      </w:r>
      <w:r>
        <w:rPr>
          <w:lang w:val="en-US"/>
        </w:rPr>
        <w:t xml:space="preserve"> is related to the notification of the customer of the withdrawal execution</w:t>
      </w:r>
    </w:p>
    <w:p w14:paraId="26C0C173" w14:textId="3410FDE0" w:rsidR="00185B0A" w:rsidRDefault="00185B0A" w:rsidP="00643D41">
      <w:pPr>
        <w:pStyle w:val="ListParagraph"/>
        <w:numPr>
          <w:ilvl w:val="0"/>
          <w:numId w:val="29"/>
        </w:numPr>
      </w:pPr>
      <w:r>
        <w:rPr>
          <w:lang w:val="en-US"/>
        </w:rPr>
        <w:t xml:space="preserve">Step </w:t>
      </w:r>
      <w:r w:rsidR="002A2176">
        <w:rPr>
          <w:lang w:val="en-US"/>
        </w:rPr>
        <w:t>7</w:t>
      </w:r>
      <w:r>
        <w:rPr>
          <w:lang w:val="en-US"/>
        </w:rPr>
        <w:t xml:space="preserve"> is related to the update of the customer portfolio at OMS level, using the </w:t>
      </w:r>
      <w:r w:rsidR="008C5557">
        <w:rPr>
          <w:lang w:val="en-US"/>
        </w:rPr>
        <w:t xml:space="preserve">order integration module </w:t>
      </w:r>
      <w:r w:rsidR="000D1E1C">
        <w:rPr>
          <w:lang w:val="en-US"/>
        </w:rPr>
        <w:t xml:space="preserve">‘update portfolio </w:t>
      </w:r>
      <w:proofErr w:type="gramStart"/>
      <w:r w:rsidR="000D1E1C">
        <w:rPr>
          <w:lang w:val="en-US"/>
        </w:rPr>
        <w:t>position’</w:t>
      </w:r>
      <w:proofErr w:type="gramEnd"/>
      <w:r w:rsidR="000D1E1C">
        <w:rPr>
          <w:lang w:val="en-US"/>
        </w:rPr>
        <w:t xml:space="preserve"> endpoint</w:t>
      </w:r>
      <w:r w:rsidR="008471AB">
        <w:t>.</w:t>
      </w:r>
    </w:p>
    <w:p w14:paraId="66C2F993" w14:textId="541A34C4" w:rsidR="00EB7C0A" w:rsidRDefault="00EB7C0A" w:rsidP="00643D41">
      <w:pPr>
        <w:pStyle w:val="ListParagraph"/>
        <w:numPr>
          <w:ilvl w:val="0"/>
          <w:numId w:val="29"/>
        </w:numPr>
      </w:pPr>
      <w:r>
        <w:t>Step 8 is related to the update of the withdrawal operation (executed)</w:t>
      </w:r>
      <w:r w:rsidR="00B67B1B">
        <w:t xml:space="preserve">.  The fees taken by the bank (that should be returned from the step 4) must be registered at (withdrawal) operation level, </w:t>
      </w:r>
      <w:proofErr w:type="gramStart"/>
      <w:r w:rsidR="00B67B1B">
        <w:t>in order to</w:t>
      </w:r>
      <w:proofErr w:type="gramEnd"/>
      <w:r w:rsidR="00B67B1B">
        <w:t xml:space="preserve"> justify bank P&amp;L in the future.</w:t>
      </w:r>
    </w:p>
    <w:p w14:paraId="26512084" w14:textId="012F9897" w:rsidR="00957B9B" w:rsidRDefault="00957B9B" w:rsidP="00643D41">
      <w:pPr>
        <w:pStyle w:val="ListParagraph"/>
        <w:numPr>
          <w:ilvl w:val="0"/>
          <w:numId w:val="29"/>
        </w:numPr>
      </w:pPr>
      <w:r>
        <w:t xml:space="preserve">Step </w:t>
      </w:r>
      <w:r w:rsidR="00EB7C0A">
        <w:t xml:space="preserve">9 </w:t>
      </w:r>
      <w:r>
        <w:t>is related to the creation of an operation to identify the deposit on the beneficiary account.  Having a distinct operation for this side will ease search for operation from the beneficiary point of view.</w:t>
      </w:r>
    </w:p>
    <w:p w14:paraId="4702C1C8" w14:textId="149FB7CA" w:rsidR="0042185A" w:rsidRDefault="0042185A" w:rsidP="00643D41">
      <w:pPr>
        <w:pStyle w:val="ListParagraph"/>
        <w:numPr>
          <w:ilvl w:val="0"/>
          <w:numId w:val="29"/>
        </w:numPr>
      </w:pPr>
      <w:proofErr w:type="gramStart"/>
      <w:r>
        <w:t>Step</w:t>
      </w:r>
      <w:proofErr w:type="gramEnd"/>
      <w:r>
        <w:t xml:space="preserve"> 10 </w:t>
      </w:r>
      <w:r w:rsidR="00FF28F6">
        <w:t>and 12 are</w:t>
      </w:r>
      <w:r>
        <w:t xml:space="preserve"> related to the control of the limits for the deposit side</w:t>
      </w:r>
      <w:r w:rsidR="00FF28F6">
        <w:t xml:space="preserve"> and its update</w:t>
      </w:r>
      <w:r>
        <w:t xml:space="preserve">.  If there is an issue with limit control, </w:t>
      </w:r>
      <w:r w:rsidR="00D119B4">
        <w:t>a bank user is notified</w:t>
      </w:r>
      <w:r>
        <w:t xml:space="preserve"> (</w:t>
      </w:r>
      <w:r w:rsidR="00D119B4">
        <w:t xml:space="preserve">step 14, </w:t>
      </w:r>
      <w:r>
        <w:t xml:space="preserve">as in the case of the deposit scenario, cf. § </w:t>
      </w:r>
      <w:r>
        <w:fldChar w:fldCharType="begin"/>
      </w:r>
      <w:r>
        <w:instrText xml:space="preserve"> REF _Ref182842268 \r \h </w:instrText>
      </w:r>
      <w:r>
        <w:fldChar w:fldCharType="separate"/>
      </w:r>
      <w:r>
        <w:t>3.6.2</w:t>
      </w:r>
      <w:r>
        <w:fldChar w:fldCharType="end"/>
      </w:r>
      <w:r>
        <w:t xml:space="preserve">).  </w:t>
      </w:r>
    </w:p>
    <w:p w14:paraId="7AF2E8F8" w14:textId="6066F294" w:rsidR="008471AB" w:rsidRDefault="008471AB" w:rsidP="00643D41">
      <w:pPr>
        <w:pStyle w:val="ListParagraph"/>
        <w:numPr>
          <w:ilvl w:val="0"/>
          <w:numId w:val="29"/>
        </w:numPr>
      </w:pPr>
      <w:r>
        <w:t xml:space="preserve">Step </w:t>
      </w:r>
      <w:r w:rsidR="00D119B4">
        <w:t xml:space="preserve">15 </w:t>
      </w:r>
      <w:r>
        <w:t xml:space="preserve">is related to the credit of the position of the beneficiary account.  </w:t>
      </w:r>
      <w:r>
        <w:rPr>
          <w:lang w:val="en-US"/>
        </w:rPr>
        <w:t xml:space="preserve">This is done through the internal API </w:t>
      </w:r>
      <w:r>
        <w:t>POST /subledger/</w:t>
      </w:r>
      <w:proofErr w:type="gramStart"/>
      <w:r>
        <w:t>accounts/{</w:t>
      </w:r>
      <w:proofErr w:type="spellStart"/>
      <w:r>
        <w:t>accountId</w:t>
      </w:r>
      <w:proofErr w:type="spellEnd"/>
      <w:r>
        <w:t>}/positions/{</w:t>
      </w:r>
      <w:proofErr w:type="spellStart"/>
      <w:r>
        <w:t>positionId</w:t>
      </w:r>
      <w:proofErr w:type="spellEnd"/>
      <w:r>
        <w:t>}/</w:t>
      </w:r>
      <w:proofErr w:type="gramEnd"/>
      <w:r>
        <w:t xml:space="preserve">entries.  </w:t>
      </w:r>
      <w:r w:rsidR="009B5F76">
        <w:t>The amount to credit to the position is the net amount</w:t>
      </w:r>
      <w:r w:rsidR="00641966">
        <w:t xml:space="preserve"> (without bank fees)</w:t>
      </w:r>
      <w:r w:rsidR="00DB173B">
        <w:t>.</w:t>
      </w:r>
    </w:p>
    <w:p w14:paraId="43989C24" w14:textId="730325F9" w:rsidR="00D217E2" w:rsidRDefault="005543F9" w:rsidP="00203EB9">
      <w:pPr>
        <w:pStyle w:val="ListParagraph"/>
        <w:numPr>
          <w:ilvl w:val="0"/>
          <w:numId w:val="29"/>
        </w:numPr>
      </w:pPr>
      <w:r>
        <w:t xml:space="preserve">Step 16 is related to the credit of the bank position with the bank fees. This is done through the internal API </w:t>
      </w:r>
      <w:r w:rsidR="00D217E2" w:rsidRPr="00203EB9">
        <w:t>POST /subledger/</w:t>
      </w:r>
      <w:r w:rsidR="00AD2CCA">
        <w:t>banks/positions</w:t>
      </w:r>
      <w:r w:rsidR="00D217E2" w:rsidRPr="00203EB9">
        <w:t xml:space="preserve">/entries (which will identify the right position to update thanks to the position type </w:t>
      </w:r>
      <w:r w:rsidR="00E967CA">
        <w:t xml:space="preserve">‘BANK-CUSTODY-PL’ </w:t>
      </w:r>
      <w:r w:rsidR="00D217E2" w:rsidRPr="00203EB9">
        <w:t xml:space="preserve">and position bucket </w:t>
      </w:r>
      <w:r w:rsidR="00E967CA">
        <w:t>‘</w:t>
      </w:r>
      <w:r w:rsidR="004D5F0F">
        <w:t>BANK-FEES</w:t>
      </w:r>
      <w:proofErr w:type="gramStart"/>
      <w:r w:rsidR="004D5F0F">
        <w:t>’</w:t>
      </w:r>
      <w:r w:rsidR="00D217E2" w:rsidRPr="00203EB9">
        <w:t>, and</w:t>
      </w:r>
      <w:proofErr w:type="gramEnd"/>
      <w:r w:rsidR="00D217E2" w:rsidRPr="00203EB9">
        <w:t xml:space="preserve"> possibly create the position if it doesn’t exist yet).</w:t>
      </w:r>
    </w:p>
    <w:p w14:paraId="0EDD906C" w14:textId="7794B93D" w:rsidR="00DB173B" w:rsidRDefault="00DB173B" w:rsidP="00643D41">
      <w:pPr>
        <w:pStyle w:val="ListParagraph"/>
        <w:numPr>
          <w:ilvl w:val="0"/>
          <w:numId w:val="29"/>
        </w:numPr>
      </w:pPr>
      <w:r>
        <w:t xml:space="preserve">Steps </w:t>
      </w:r>
      <w:r w:rsidR="004D5F0F">
        <w:t>17</w:t>
      </w:r>
      <w:r w:rsidR="00FE2AA7">
        <w:t xml:space="preserve">, </w:t>
      </w:r>
      <w:r w:rsidR="004D5F0F">
        <w:t xml:space="preserve">18 </w:t>
      </w:r>
      <w:r>
        <w:t xml:space="preserve">and </w:t>
      </w:r>
      <w:r w:rsidR="004D5F0F">
        <w:t xml:space="preserve">19 </w:t>
      </w:r>
      <w:r>
        <w:t xml:space="preserve">are </w:t>
      </w:r>
      <w:proofErr w:type="gramStart"/>
      <w:r>
        <w:t>similar to</w:t>
      </w:r>
      <w:proofErr w:type="gramEnd"/>
      <w:r>
        <w:t xml:space="preserve"> steps </w:t>
      </w:r>
      <w:r w:rsidR="005C6441">
        <w:t xml:space="preserve">4, </w:t>
      </w:r>
      <w:r w:rsidR="005903B5">
        <w:t>6</w:t>
      </w:r>
      <w:r>
        <w:t xml:space="preserve"> and </w:t>
      </w:r>
      <w:r w:rsidR="005903B5">
        <w:t>7</w:t>
      </w:r>
      <w:r>
        <w:t xml:space="preserve"> for the beneficiary side</w:t>
      </w:r>
    </w:p>
    <w:p w14:paraId="560FB22D" w14:textId="1F935B2A" w:rsidR="00DB173B" w:rsidRDefault="00AD22D8" w:rsidP="00643D41">
      <w:pPr>
        <w:pStyle w:val="ListParagraph"/>
        <w:numPr>
          <w:ilvl w:val="0"/>
          <w:numId w:val="29"/>
        </w:numPr>
      </w:pPr>
      <w:r>
        <w:t xml:space="preserve">Step </w:t>
      </w:r>
      <w:r w:rsidR="004D5F0F">
        <w:t xml:space="preserve">20 </w:t>
      </w:r>
      <w:r>
        <w:t>is related to update of the operation status</w:t>
      </w:r>
      <w:r w:rsidR="003D7177">
        <w:t xml:space="preserve"> for the depo</w:t>
      </w:r>
      <w:r w:rsidR="002D098E">
        <w:t>s</w:t>
      </w:r>
      <w:r w:rsidR="003D7177">
        <w:t>it side.</w:t>
      </w:r>
    </w:p>
    <w:p w14:paraId="712977BA" w14:textId="77777777" w:rsidR="009C711D" w:rsidRDefault="009C711D" w:rsidP="009C711D">
      <w:pPr>
        <w:ind w:left="927"/>
      </w:pPr>
    </w:p>
    <w:p w14:paraId="0129C56E" w14:textId="3B9E4D42" w:rsidR="00FA2677" w:rsidRDefault="00FA2677" w:rsidP="00FA2677">
      <w:pPr>
        <w:ind w:left="708"/>
      </w:pPr>
      <w:r>
        <w:t>The third diagram is related to the execution of withdrawal of account-based digital asset.</w:t>
      </w:r>
    </w:p>
    <w:p w14:paraId="5236D880" w14:textId="2048DEAE" w:rsidR="004443A2" w:rsidRDefault="004443A2" w:rsidP="0009122E">
      <w:pPr>
        <w:keepNext/>
        <w:ind w:left="708"/>
      </w:pPr>
    </w:p>
    <w:p w14:paraId="4F942DA3" w14:textId="4E3E527B" w:rsidR="0091542A" w:rsidRDefault="00045A36" w:rsidP="0009122E">
      <w:pPr>
        <w:keepNext/>
        <w:ind w:left="708"/>
      </w:pPr>
      <w:r>
        <w:rPr>
          <w:noProof/>
        </w:rPr>
        <w:drawing>
          <wp:inline distT="0" distB="0" distL="0" distR="0" wp14:anchorId="47EF0BA1" wp14:editId="1DE629E6">
            <wp:extent cx="5652498" cy="5783283"/>
            <wp:effectExtent l="0" t="0" r="5715" b="8255"/>
            <wp:docPr id="10876858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85809" name="Picture 1" descr="A screenshot of a computer screen&#10;&#10;AI-generated content may be incorrect."/>
                    <pic:cNvPicPr/>
                  </pic:nvPicPr>
                  <pic:blipFill>
                    <a:blip r:embed="rId66"/>
                    <a:stretch>
                      <a:fillRect/>
                    </a:stretch>
                  </pic:blipFill>
                  <pic:spPr>
                    <a:xfrm>
                      <a:off x="0" y="0"/>
                      <a:ext cx="5654607" cy="5785441"/>
                    </a:xfrm>
                    <a:prstGeom prst="rect">
                      <a:avLst/>
                    </a:prstGeom>
                  </pic:spPr>
                </pic:pic>
              </a:graphicData>
            </a:graphic>
          </wp:inline>
        </w:drawing>
      </w:r>
    </w:p>
    <w:p w14:paraId="1B373DFF" w14:textId="77798276" w:rsidR="00FA2677" w:rsidRPr="000146C4" w:rsidRDefault="0009122E" w:rsidP="0009122E">
      <w:pPr>
        <w:pStyle w:val="Caption0"/>
        <w:jc w:val="center"/>
      </w:pPr>
      <w:r>
        <w:t xml:space="preserve">Figure </w:t>
      </w:r>
      <w:r>
        <w:fldChar w:fldCharType="begin"/>
      </w:r>
      <w:r>
        <w:instrText xml:space="preserve"> SEQ Figure \* ARABIC </w:instrText>
      </w:r>
      <w:r>
        <w:fldChar w:fldCharType="separate"/>
      </w:r>
      <w:r w:rsidR="00EA4364">
        <w:rPr>
          <w:noProof/>
        </w:rPr>
        <w:t>20</w:t>
      </w:r>
      <w:r>
        <w:fldChar w:fldCharType="end"/>
      </w:r>
      <w:r>
        <w:t xml:space="preserve"> </w:t>
      </w:r>
      <w:r w:rsidR="00547B23">
        <w:t>–</w:t>
      </w:r>
      <w:r>
        <w:t xml:space="preserve"> Account-based withdrawal execution</w:t>
      </w:r>
    </w:p>
    <w:p w14:paraId="36D634F4" w14:textId="77777777" w:rsidR="001C346E" w:rsidRDefault="001C346E" w:rsidP="001C346E">
      <w:pPr>
        <w:ind w:left="567"/>
      </w:pPr>
      <w:r>
        <w:t>The main steps are:</w:t>
      </w:r>
    </w:p>
    <w:p w14:paraId="4AE05A33" w14:textId="1118450B" w:rsidR="00A07701" w:rsidRDefault="00A07701" w:rsidP="00643D41">
      <w:pPr>
        <w:pStyle w:val="ListParagraph"/>
        <w:numPr>
          <w:ilvl w:val="0"/>
          <w:numId w:val="30"/>
        </w:numPr>
      </w:pPr>
      <w:r>
        <w:t xml:space="preserve">Step 1 is about retrieving the operation which are pending for </w:t>
      </w:r>
      <w:r w:rsidR="006321EE">
        <w:t>submit to the custodian</w:t>
      </w:r>
    </w:p>
    <w:p w14:paraId="44B8C493" w14:textId="151F2BDD" w:rsidR="00852ED1" w:rsidRDefault="001C346E" w:rsidP="00643D41">
      <w:pPr>
        <w:pStyle w:val="ListParagraph"/>
        <w:numPr>
          <w:ilvl w:val="0"/>
          <w:numId w:val="30"/>
        </w:numPr>
      </w:pPr>
      <w:r>
        <w:t xml:space="preserve">Step </w:t>
      </w:r>
      <w:r w:rsidR="00B1559B">
        <w:t xml:space="preserve">2 </w:t>
      </w:r>
      <w:r>
        <w:t xml:space="preserve">is about retrieving </w:t>
      </w:r>
      <w:r w:rsidR="00BB0CE8">
        <w:t xml:space="preserve">from the configuration </w:t>
      </w:r>
      <w:r>
        <w:t xml:space="preserve">the </w:t>
      </w:r>
      <w:r w:rsidR="00BB0CE8">
        <w:t xml:space="preserve">bank wallet </w:t>
      </w:r>
      <w:r w:rsidR="00006A19">
        <w:t xml:space="preserve">(at custodian level) </w:t>
      </w:r>
      <w:r w:rsidR="00BB0CE8">
        <w:t>that is used to initiate withdrawal.  Cf. the integration guide for this configuration.  The context to use is ‘</w:t>
      </w:r>
      <w:r w:rsidR="000C4B5E">
        <w:t>WITHDRAWAL’</w:t>
      </w:r>
    </w:p>
    <w:p w14:paraId="3F9A3EC3" w14:textId="67E28836" w:rsidR="00893037" w:rsidRDefault="00893037" w:rsidP="00643D41">
      <w:pPr>
        <w:pStyle w:val="ListParagraph"/>
        <w:numPr>
          <w:ilvl w:val="0"/>
          <w:numId w:val="30"/>
        </w:numPr>
      </w:pPr>
      <w:r>
        <w:t xml:space="preserve">Step </w:t>
      </w:r>
      <w:r w:rsidR="00FA419E">
        <w:t xml:space="preserve">4 </w:t>
      </w:r>
      <w:r>
        <w:t>is about creating the withdrawal in Fireblocks</w:t>
      </w:r>
      <w:r w:rsidR="004640F6">
        <w:t xml:space="preserve">.  This is done by calling the API </w:t>
      </w:r>
      <w:r w:rsidR="0000573C">
        <w:t>POST /transaction</w:t>
      </w:r>
      <w:r w:rsidR="00024CAD">
        <w:t>s</w:t>
      </w:r>
      <w:r w:rsidR="0000573C">
        <w:t xml:space="preserve"> (cf. </w:t>
      </w:r>
      <w:hyperlink r:id="rId67" w:history="1">
        <w:r w:rsidR="00024CAD" w:rsidRPr="00BD76A7">
          <w:rPr>
            <w:rStyle w:val="Hyperlink"/>
          </w:rPr>
          <w:t>https://developers.fireblocks.com/reference/createtransaction</w:t>
        </w:r>
      </w:hyperlink>
      <w:r w:rsidR="00024CAD">
        <w:t>).  In this case, it’s a single transaction (</w:t>
      </w:r>
      <w:proofErr w:type="spellStart"/>
      <w:r w:rsidR="00024CAD">
        <w:t>i.e</w:t>
      </w:r>
      <w:proofErr w:type="spellEnd"/>
      <w:r w:rsidR="00024CAD">
        <w:t xml:space="preserve"> one </w:t>
      </w:r>
      <w:r w:rsidR="00A31792">
        <w:t>source, the bank withdrawal wallet, and one destination, the external wallet that contains the whitelisted address).</w:t>
      </w:r>
      <w:r w:rsidR="00980D2C">
        <w:t xml:space="preserve">  The amount of the transaction is the </w:t>
      </w:r>
      <w:r w:rsidR="00603EE7">
        <w:t>net</w:t>
      </w:r>
      <w:r w:rsidR="00980D2C">
        <w:t xml:space="preserve"> </w:t>
      </w:r>
      <w:proofErr w:type="gramStart"/>
      <w:r w:rsidR="00980D2C">
        <w:t>amount</w:t>
      </w:r>
      <w:proofErr w:type="gramEnd"/>
      <w:r w:rsidR="00181348">
        <w:t xml:space="preserve"> and it must be specified that the </w:t>
      </w:r>
      <w:r w:rsidR="0037670D">
        <w:t xml:space="preserve">fees are to be added (in Fireblocks API, it means the </w:t>
      </w:r>
      <w:proofErr w:type="spellStart"/>
      <w:r w:rsidR="0037670D" w:rsidRPr="0037670D">
        <w:rPr>
          <w:i/>
          <w:iCs/>
        </w:rPr>
        <w:t>treatAsGrossAmount</w:t>
      </w:r>
      <w:proofErr w:type="spellEnd"/>
      <w:r w:rsidR="0037670D">
        <w:t xml:space="preserve"> indicator must be set to false)</w:t>
      </w:r>
      <w:r w:rsidR="00180671">
        <w:t>.</w:t>
      </w:r>
    </w:p>
    <w:p w14:paraId="0CB6486F" w14:textId="0CCC7E78" w:rsidR="00CA362C" w:rsidRDefault="007B0DC6" w:rsidP="00643D41">
      <w:pPr>
        <w:pStyle w:val="ListParagraph"/>
        <w:numPr>
          <w:ilvl w:val="0"/>
          <w:numId w:val="30"/>
        </w:numPr>
      </w:pPr>
      <w:r>
        <w:t>Step</w:t>
      </w:r>
      <w:r w:rsidR="00CA362C">
        <w:t>s</w:t>
      </w:r>
      <w:r>
        <w:t xml:space="preserve"> </w:t>
      </w:r>
      <w:r w:rsidR="00A02D3B">
        <w:t>8</w:t>
      </w:r>
      <w:r w:rsidR="0071609F">
        <w:t xml:space="preserve"> </w:t>
      </w:r>
      <w:r w:rsidR="00FD4824">
        <w:t>and</w:t>
      </w:r>
      <w:r w:rsidR="00EA0A74">
        <w:t xml:space="preserve"> 1</w:t>
      </w:r>
      <w:r w:rsidR="00E54502">
        <w:t>7</w:t>
      </w:r>
      <w:r w:rsidR="00EA0A74">
        <w:t xml:space="preserve"> </w:t>
      </w:r>
      <w:r>
        <w:t xml:space="preserve">are identical: the reception of a notification from Fireblocks that informs us on the </w:t>
      </w:r>
      <w:r w:rsidR="001E47E0">
        <w:t>transaction execution</w:t>
      </w:r>
      <w:r w:rsidR="0047176D">
        <w:t>, as for the deposit execution</w:t>
      </w:r>
      <w:r w:rsidR="00662512">
        <w:t>, via a</w:t>
      </w:r>
      <w:r w:rsidR="00662512" w:rsidRPr="00662512">
        <w:t xml:space="preserve"> </w:t>
      </w:r>
      <w:r w:rsidR="00662512">
        <w:t xml:space="preserve">call to the </w:t>
      </w:r>
      <w:r w:rsidR="00A53144">
        <w:t>SCS</w:t>
      </w:r>
      <w:r w:rsidR="00662512">
        <w:t xml:space="preserve"> API endpoint POST </w:t>
      </w:r>
      <w:r w:rsidR="00F53319">
        <w:t>/</w:t>
      </w:r>
      <w:r w:rsidR="00EF4C87">
        <w:t>transaction</w:t>
      </w:r>
      <w:r w:rsidR="00F53319">
        <w:t>-notification</w:t>
      </w:r>
      <w:r w:rsidR="00662512">
        <w:t>s</w:t>
      </w:r>
      <w:r w:rsidR="0047176D">
        <w:t xml:space="preserve">.  The same </w:t>
      </w:r>
      <w:proofErr w:type="spellStart"/>
      <w:r w:rsidR="0047176D">
        <w:t>wehbook</w:t>
      </w:r>
      <w:proofErr w:type="spellEnd"/>
      <w:r w:rsidR="0047176D">
        <w:t xml:space="preserve"> and notification is used (cf. </w:t>
      </w:r>
      <w:proofErr w:type="spellStart"/>
      <w:r w:rsidR="0047176D">
        <w:t>TransactionDetails</w:t>
      </w:r>
      <w:proofErr w:type="spellEnd"/>
      <w:r w:rsidR="00CA362C">
        <w:t xml:space="preserve">, </w:t>
      </w:r>
      <w:hyperlink r:id="rId68" w:anchor="transactiondetails" w:history="1">
        <w:r w:rsidR="009934F3" w:rsidRPr="00BB3294">
          <w:rPr>
            <w:rStyle w:val="Hyperlink"/>
          </w:rPr>
          <w:t>https://developers.fireblocks.com/reference/webhooks-structures-eventtypes-transaction#transactiondetails</w:t>
        </w:r>
      </w:hyperlink>
      <w:r w:rsidR="00CA362C">
        <w:t xml:space="preserve">).  Several notifications can be received (cf. field </w:t>
      </w:r>
      <w:proofErr w:type="spellStart"/>
      <w:r w:rsidR="009934F3">
        <w:rPr>
          <w:i/>
          <w:iCs/>
        </w:rPr>
        <w:t>evenT</w:t>
      </w:r>
      <w:r w:rsidR="00CA362C" w:rsidRPr="00CA362C">
        <w:rPr>
          <w:i/>
          <w:iCs/>
        </w:rPr>
        <w:t>ype</w:t>
      </w:r>
      <w:proofErr w:type="spellEnd"/>
      <w:r w:rsidR="00CA362C">
        <w:t>):</w:t>
      </w:r>
    </w:p>
    <w:p w14:paraId="52FEB959" w14:textId="1C1C693C" w:rsidR="00074103" w:rsidRDefault="00484791" w:rsidP="00643D41">
      <w:pPr>
        <w:pStyle w:val="ListParagraph"/>
        <w:numPr>
          <w:ilvl w:val="1"/>
          <w:numId w:val="30"/>
        </w:numPr>
      </w:pPr>
      <w:proofErr w:type="spellStart"/>
      <w:proofErr w:type="gramStart"/>
      <w:r>
        <w:t>transaction.created</w:t>
      </w:r>
      <w:proofErr w:type="spellEnd"/>
      <w:proofErr w:type="gramEnd"/>
      <w:r w:rsidR="00074103">
        <w:t xml:space="preserve"> that informs on the creation of the transaction </w:t>
      </w:r>
      <w:r w:rsidR="00C37E6F">
        <w:t>in Fireblocks</w:t>
      </w:r>
      <w:r w:rsidR="00074103">
        <w:t xml:space="preserve">, but which is not </w:t>
      </w:r>
      <w:r w:rsidR="00C37E6F">
        <w:t>submitted to blockchain yet</w:t>
      </w:r>
      <w:r w:rsidR="00074103">
        <w:t xml:space="preserve">.  </w:t>
      </w:r>
    </w:p>
    <w:p w14:paraId="11195A9C" w14:textId="08FDD9A6" w:rsidR="00074103" w:rsidRDefault="00484791" w:rsidP="00643D41">
      <w:pPr>
        <w:pStyle w:val="ListParagraph"/>
        <w:numPr>
          <w:ilvl w:val="1"/>
          <w:numId w:val="30"/>
        </w:numPr>
      </w:pPr>
      <w:proofErr w:type="spellStart"/>
      <w:proofErr w:type="gramStart"/>
      <w:r>
        <w:lastRenderedPageBreak/>
        <w:t>transaction.status</w:t>
      </w:r>
      <w:proofErr w:type="gramEnd"/>
      <w:r>
        <w:t>.updated</w:t>
      </w:r>
      <w:proofErr w:type="spellEnd"/>
      <w:r w:rsidR="00074103">
        <w:t xml:space="preserve"> that informs on updates on a transaction.  The s</w:t>
      </w:r>
      <w:r w:rsidR="00074103" w:rsidRPr="002D1F89">
        <w:rPr>
          <w:i/>
          <w:iCs/>
        </w:rPr>
        <w:t>tatus</w:t>
      </w:r>
      <w:r w:rsidR="00074103">
        <w:t xml:space="preserve"> field informs on the new status.  We can have</w:t>
      </w:r>
      <w:r w:rsidR="0030529C">
        <w:t xml:space="preserve"> (not all status</w:t>
      </w:r>
      <w:r w:rsidR="00244B5E">
        <w:t>es</w:t>
      </w:r>
      <w:r w:rsidR="0030529C">
        <w:t xml:space="preserve"> are listed, only the one</w:t>
      </w:r>
      <w:r w:rsidR="00244B5E">
        <w:t>s</w:t>
      </w:r>
      <w:r w:rsidR="0030529C">
        <w:t xml:space="preserve"> that may be relevant)</w:t>
      </w:r>
      <w:r w:rsidR="00074103">
        <w:t>:</w:t>
      </w:r>
    </w:p>
    <w:p w14:paraId="1D8225D7" w14:textId="6860EF3A" w:rsidR="00074103" w:rsidRDefault="00074103" w:rsidP="00643D41">
      <w:pPr>
        <w:pStyle w:val="ListParagraph"/>
        <w:numPr>
          <w:ilvl w:val="2"/>
          <w:numId w:val="30"/>
        </w:numPr>
      </w:pPr>
      <w:r>
        <w:t>REJECETED, which informs the deposit has been rejected</w:t>
      </w:r>
    </w:p>
    <w:p w14:paraId="24F268DF" w14:textId="47835DF0" w:rsidR="00074103" w:rsidRDefault="00A5667B" w:rsidP="00643D41">
      <w:pPr>
        <w:pStyle w:val="ListParagraph"/>
        <w:numPr>
          <w:ilvl w:val="2"/>
          <w:numId w:val="30"/>
        </w:numPr>
      </w:pPr>
      <w:r>
        <w:t>PENDING_</w:t>
      </w:r>
      <w:r w:rsidR="0030529C">
        <w:t>SIGNATURE</w:t>
      </w:r>
      <w:r w:rsidR="00074103">
        <w:t xml:space="preserve"> once the transaction is </w:t>
      </w:r>
      <w:r>
        <w:t>screened, but needs to be confirmed (cf. API co-signer module</w:t>
      </w:r>
      <w:r w:rsidR="006C4A7C">
        <w:t>, steps 6 and 7</w:t>
      </w:r>
      <w:r>
        <w:t>)</w:t>
      </w:r>
      <w:r w:rsidR="008D7455">
        <w:t xml:space="preserve">, not relevant for the </w:t>
      </w:r>
      <w:r w:rsidR="00A53144">
        <w:t>SCS</w:t>
      </w:r>
      <w:r w:rsidR="008D7455">
        <w:t xml:space="preserve"> process</w:t>
      </w:r>
    </w:p>
    <w:p w14:paraId="54858A25" w14:textId="1E4B9B8E" w:rsidR="00527046" w:rsidRDefault="00BD4429" w:rsidP="00643D41">
      <w:pPr>
        <w:pStyle w:val="ListParagraph"/>
        <w:numPr>
          <w:ilvl w:val="2"/>
          <w:numId w:val="30"/>
        </w:numPr>
      </w:pPr>
      <w:r>
        <w:t xml:space="preserve">BROADCASTING or </w:t>
      </w:r>
      <w:r w:rsidR="00E27956">
        <w:t>CONFIRMING when the transaction is broadcasted on the blockchain and then confirmed by the blockchain</w:t>
      </w:r>
      <w:r w:rsidR="008D7455">
        <w:t>, not relevant for the S</w:t>
      </w:r>
      <w:r w:rsidR="00A53144">
        <w:t>CS</w:t>
      </w:r>
      <w:r w:rsidR="008D7455">
        <w:t xml:space="preserve"> process</w:t>
      </w:r>
    </w:p>
    <w:p w14:paraId="1A33459E" w14:textId="568BC6BB" w:rsidR="00E27956" w:rsidRDefault="007F670D" w:rsidP="00643D41">
      <w:pPr>
        <w:pStyle w:val="ListParagraph"/>
        <w:numPr>
          <w:ilvl w:val="2"/>
          <w:numId w:val="30"/>
        </w:numPr>
      </w:pPr>
      <w:r>
        <w:t>COMPLETED once the transaction has been executed.</w:t>
      </w:r>
    </w:p>
    <w:p w14:paraId="641AE42D" w14:textId="53FBCC9E" w:rsidR="000C5356" w:rsidRDefault="000C5356" w:rsidP="00643D41">
      <w:pPr>
        <w:pStyle w:val="ListParagraph"/>
        <w:numPr>
          <w:ilvl w:val="2"/>
          <w:numId w:val="30"/>
        </w:numPr>
      </w:pPr>
      <w:r>
        <w:t xml:space="preserve">FAILED if an issue occurs </w:t>
      </w:r>
    </w:p>
    <w:p w14:paraId="6BF66A53" w14:textId="3BD9D52D" w:rsidR="006A19A2" w:rsidRDefault="0002578F" w:rsidP="00643D41">
      <w:pPr>
        <w:pStyle w:val="ListParagraph"/>
        <w:numPr>
          <w:ilvl w:val="0"/>
          <w:numId w:val="30"/>
        </w:numPr>
      </w:pPr>
      <w:r>
        <w:t xml:space="preserve">Steps </w:t>
      </w:r>
      <w:r w:rsidR="006C0E4C">
        <w:t>6</w:t>
      </w:r>
      <w:r w:rsidR="008C7ED0">
        <w:t xml:space="preserve"> </w:t>
      </w:r>
      <w:r w:rsidR="003C419E">
        <w:t xml:space="preserve">to </w:t>
      </w:r>
      <w:r w:rsidR="008C7ED0">
        <w:t>1</w:t>
      </w:r>
      <w:r w:rsidR="0067485A">
        <w:t>6</w:t>
      </w:r>
      <w:r w:rsidR="008C7ED0">
        <w:t xml:space="preserve"> </w:t>
      </w:r>
      <w:r w:rsidR="001D0918">
        <w:t>are related to the situation where the operation is executed.</w:t>
      </w:r>
    </w:p>
    <w:p w14:paraId="54382C8E" w14:textId="462E10F1" w:rsidR="00B265C5" w:rsidRDefault="001D0918" w:rsidP="00643D41">
      <w:pPr>
        <w:pStyle w:val="ListParagraph"/>
        <w:numPr>
          <w:ilvl w:val="1"/>
          <w:numId w:val="30"/>
        </w:numPr>
      </w:pPr>
      <w:r>
        <w:t>Step</w:t>
      </w:r>
      <w:r w:rsidR="00B265C5">
        <w:t>s</w:t>
      </w:r>
      <w:r>
        <w:t xml:space="preserve"> </w:t>
      </w:r>
      <w:r w:rsidR="006C0E4C">
        <w:t xml:space="preserve">6 </w:t>
      </w:r>
      <w:r w:rsidR="00B265C5">
        <w:t xml:space="preserve">and </w:t>
      </w:r>
      <w:r w:rsidR="006C0E4C">
        <w:t xml:space="preserve">7 </w:t>
      </w:r>
      <w:r w:rsidR="00B265C5">
        <w:t xml:space="preserve">are initiated by Fireblocks based on the co-signer module which automatically signs this kind of operation, depending on the configuration of the signature policy at Fireblocks level.  Cf. the integration guide for the setup of the co-signer module.  These steps allow approving the address at Fireblocks level.  For now, these steps are not implemented, relying on signature policy which avoids its usage (cf. § </w:t>
      </w:r>
      <w:r w:rsidR="00B265C5">
        <w:fldChar w:fldCharType="begin"/>
      </w:r>
      <w:r w:rsidR="00B265C5">
        <w:instrText xml:space="preserve"> REF _Ref183676242 \r \h </w:instrText>
      </w:r>
      <w:r w:rsidR="00B265C5">
        <w:fldChar w:fldCharType="separate"/>
      </w:r>
      <w:r w:rsidR="00B265C5">
        <w:t>2.6</w:t>
      </w:r>
      <w:r w:rsidR="00B265C5">
        <w:fldChar w:fldCharType="end"/>
      </w:r>
      <w:r w:rsidR="00B265C5">
        <w:t>)</w:t>
      </w:r>
      <w:r w:rsidR="007D1E8B">
        <w:t>.</w:t>
      </w:r>
    </w:p>
    <w:p w14:paraId="1CD1F689" w14:textId="704CB8A0" w:rsidR="008D7729" w:rsidRDefault="008D7729" w:rsidP="00643D41">
      <w:pPr>
        <w:pStyle w:val="ListParagraph"/>
        <w:numPr>
          <w:ilvl w:val="1"/>
          <w:numId w:val="30"/>
        </w:numPr>
      </w:pPr>
      <w:r>
        <w:t xml:space="preserve">Step </w:t>
      </w:r>
      <w:r w:rsidR="006C0E4C">
        <w:t xml:space="preserve">8 </w:t>
      </w:r>
      <w:r>
        <w:t xml:space="preserve">is the processing of the notification that informs the execution.  Only the status “COMPLETED” must be </w:t>
      </w:r>
      <w:proofErr w:type="gramStart"/>
      <w:r>
        <w:t>taken into account</w:t>
      </w:r>
      <w:proofErr w:type="gramEnd"/>
      <w:r>
        <w:t>, other status (as for example BROADCASTING)</w:t>
      </w:r>
      <w:r w:rsidR="00405058">
        <w:t xml:space="preserve"> must be ignored.</w:t>
      </w:r>
    </w:p>
    <w:p w14:paraId="1CBE6888" w14:textId="4A53D27A" w:rsidR="00405058" w:rsidRDefault="00B8655C" w:rsidP="00643D41">
      <w:pPr>
        <w:pStyle w:val="ListParagraph"/>
        <w:numPr>
          <w:ilvl w:val="1"/>
          <w:numId w:val="30"/>
        </w:numPr>
      </w:pPr>
      <w:r>
        <w:t xml:space="preserve">Step </w:t>
      </w:r>
      <w:r w:rsidR="006C0E4C">
        <w:t xml:space="preserve">9 </w:t>
      </w:r>
      <w:r>
        <w:t xml:space="preserve">is about creating the entry in the subledger to update the position, reducing it by the </w:t>
      </w:r>
      <w:r w:rsidR="00A31200">
        <w:t>requested</w:t>
      </w:r>
      <w:r>
        <w:t xml:space="preserve"> amount</w:t>
      </w:r>
      <w:r w:rsidR="00A31200">
        <w:t xml:space="preserve"> plus the bank fees</w:t>
      </w:r>
      <w:r>
        <w:t xml:space="preserve">.  This is done by calling the internal API </w:t>
      </w:r>
      <w:r w:rsidR="00C12D2C">
        <w:t xml:space="preserve">endpoint </w:t>
      </w:r>
      <w:r w:rsidR="009E57CA">
        <w:t>POST /subledger/accounts/{</w:t>
      </w:r>
      <w:proofErr w:type="spellStart"/>
      <w:r w:rsidR="009E57CA">
        <w:t>accountId</w:t>
      </w:r>
      <w:proofErr w:type="spellEnd"/>
      <w:r w:rsidR="009E57CA">
        <w:t>}/positions/{</w:t>
      </w:r>
      <w:proofErr w:type="spellStart"/>
      <w:r w:rsidR="009E57CA">
        <w:t>positionId</w:t>
      </w:r>
      <w:proofErr w:type="spellEnd"/>
      <w:r w:rsidR="009E57CA">
        <w:t>}/entries.</w:t>
      </w:r>
    </w:p>
    <w:p w14:paraId="0842E882" w14:textId="0CBE7202" w:rsidR="003006A7" w:rsidRDefault="003006A7" w:rsidP="00643D41">
      <w:pPr>
        <w:pStyle w:val="ListParagraph"/>
        <w:numPr>
          <w:ilvl w:val="1"/>
          <w:numId w:val="29"/>
        </w:numPr>
      </w:pPr>
      <w:r>
        <w:t xml:space="preserve">Step </w:t>
      </w:r>
      <w:r w:rsidR="006C0E4C">
        <w:t xml:space="preserve">10 </w:t>
      </w:r>
      <w:r>
        <w:t>is about the registry of an event for the debit side.  This is done through the internal API endpoint POST /subledger/events</w:t>
      </w:r>
    </w:p>
    <w:p w14:paraId="6E3A3F48" w14:textId="5AD4BAD7" w:rsidR="0067485A" w:rsidRDefault="0067485A" w:rsidP="00643D41">
      <w:pPr>
        <w:pStyle w:val="ListParagraph"/>
        <w:numPr>
          <w:ilvl w:val="1"/>
          <w:numId w:val="30"/>
        </w:numPr>
      </w:pPr>
      <w:r>
        <w:t xml:space="preserve">Step 11 is about updating the bank position in the SCS subledger.  </w:t>
      </w:r>
      <w:r w:rsidR="00E518C6">
        <w:t xml:space="preserve">This is done by calling the SCS subledger API endpoint </w:t>
      </w:r>
      <w:r w:rsidR="00321BF6">
        <w:rPr>
          <w:lang w:val="en-US"/>
        </w:rPr>
        <w:t>POST /subledger/</w:t>
      </w:r>
      <w:r w:rsidR="00AD2CCA">
        <w:rPr>
          <w:lang w:val="en-US"/>
        </w:rPr>
        <w:t>banks/positions</w:t>
      </w:r>
      <w:r w:rsidR="00321BF6">
        <w:rPr>
          <w:lang w:val="en-US"/>
        </w:rPr>
        <w:t xml:space="preserve">/entries.  </w:t>
      </w:r>
      <w:r w:rsidR="008B3647">
        <w:rPr>
          <w:lang w:val="en-US"/>
        </w:rPr>
        <w:t xml:space="preserve">Several </w:t>
      </w:r>
      <w:r w:rsidR="00321BF6">
        <w:rPr>
          <w:lang w:val="en-US"/>
        </w:rPr>
        <w:t xml:space="preserve">calls must be </w:t>
      </w:r>
      <w:proofErr w:type="gramStart"/>
      <w:r w:rsidR="00321BF6">
        <w:rPr>
          <w:lang w:val="en-US"/>
        </w:rPr>
        <w:t>done</w:t>
      </w:r>
      <w:proofErr w:type="gramEnd"/>
      <w:r w:rsidR="00321BF6">
        <w:rPr>
          <w:lang w:val="en-US"/>
        </w:rPr>
        <w:t xml:space="preserve">: one for the </w:t>
      </w:r>
      <w:proofErr w:type="gramStart"/>
      <w:r w:rsidR="00321BF6">
        <w:rPr>
          <w:lang w:val="en-US"/>
        </w:rPr>
        <w:t>received funds</w:t>
      </w:r>
      <w:proofErr w:type="gramEnd"/>
      <w:r w:rsidR="00321BF6">
        <w:rPr>
          <w:lang w:val="en-US"/>
        </w:rPr>
        <w:t xml:space="preserve"> and one for </w:t>
      </w:r>
      <w:r w:rsidR="009D21FE">
        <w:rPr>
          <w:lang w:val="en-US"/>
        </w:rPr>
        <w:t>each type of</w:t>
      </w:r>
      <w:r w:rsidR="00321BF6">
        <w:rPr>
          <w:lang w:val="en-US"/>
        </w:rPr>
        <w:t xml:space="preserve"> </w:t>
      </w:r>
      <w:proofErr w:type="gramStart"/>
      <w:r w:rsidR="00321BF6">
        <w:rPr>
          <w:lang w:val="en-US"/>
        </w:rPr>
        <w:t>fees</w:t>
      </w:r>
      <w:proofErr w:type="gramEnd"/>
      <w:r w:rsidR="00321BF6">
        <w:rPr>
          <w:lang w:val="en-US"/>
        </w:rPr>
        <w:t xml:space="preserve"> (as illustrated in § </w:t>
      </w:r>
      <w:r w:rsidR="00321BF6">
        <w:rPr>
          <w:lang w:val="en-US"/>
        </w:rPr>
        <w:fldChar w:fldCharType="begin"/>
      </w:r>
      <w:r w:rsidR="00321BF6">
        <w:rPr>
          <w:lang w:val="en-US"/>
        </w:rPr>
        <w:instrText xml:space="preserve"> REF _Ref211434763 \r \h </w:instrText>
      </w:r>
      <w:r w:rsidR="00321BF6">
        <w:rPr>
          <w:lang w:val="en-US"/>
        </w:rPr>
      </w:r>
      <w:r w:rsidR="00321BF6">
        <w:rPr>
          <w:lang w:val="en-US"/>
        </w:rPr>
        <w:fldChar w:fldCharType="separate"/>
      </w:r>
      <w:r w:rsidR="00321BF6">
        <w:rPr>
          <w:lang w:val="en-US"/>
        </w:rPr>
        <w:t>2.3.1.c</w:t>
      </w:r>
      <w:r w:rsidR="00321BF6">
        <w:rPr>
          <w:lang w:val="en-US"/>
        </w:rPr>
        <w:fldChar w:fldCharType="end"/>
      </w:r>
      <w:r w:rsidR="00321BF6">
        <w:rPr>
          <w:lang w:val="en-US"/>
        </w:rPr>
        <w:t>).</w:t>
      </w:r>
    </w:p>
    <w:p w14:paraId="2275C3B0" w14:textId="2ED3F957" w:rsidR="009E57CA" w:rsidRPr="00A614D7" w:rsidRDefault="00DF559A" w:rsidP="00643D41">
      <w:pPr>
        <w:pStyle w:val="ListParagraph"/>
        <w:numPr>
          <w:ilvl w:val="1"/>
          <w:numId w:val="30"/>
        </w:numPr>
      </w:pPr>
      <w:r>
        <w:t xml:space="preserve">Step </w:t>
      </w:r>
      <w:r w:rsidR="007D7273">
        <w:t>1</w:t>
      </w:r>
      <w:r w:rsidR="0067485A">
        <w:t>2</w:t>
      </w:r>
      <w:r w:rsidR="007D7273">
        <w:t xml:space="preserve"> </w:t>
      </w:r>
      <w:r>
        <w:t xml:space="preserve">is about informing the CBS about the </w:t>
      </w:r>
      <w:r w:rsidR="00A31200">
        <w:t>booking of the bank fees</w:t>
      </w:r>
      <w:r>
        <w:t xml:space="preserve">, via the CBS API endpoint </w:t>
      </w:r>
      <w:r w:rsidR="00A614D7" w:rsidRPr="00B87BB6">
        <w:rPr>
          <w:lang w:val="en-US"/>
        </w:rPr>
        <w:t>POST/customer-billable-operations</w:t>
      </w:r>
      <w:r w:rsidR="00A614D7">
        <w:rPr>
          <w:lang w:val="en-US"/>
        </w:rPr>
        <w:t>.</w:t>
      </w:r>
    </w:p>
    <w:p w14:paraId="22039AFD" w14:textId="151137DB" w:rsidR="00A614D7" w:rsidRDefault="00A80BFE" w:rsidP="00643D41">
      <w:pPr>
        <w:pStyle w:val="ListParagraph"/>
        <w:numPr>
          <w:ilvl w:val="1"/>
          <w:numId w:val="30"/>
        </w:numPr>
      </w:pPr>
      <w:r>
        <w:t xml:space="preserve">Step </w:t>
      </w:r>
      <w:r w:rsidR="007D7273">
        <w:t>1</w:t>
      </w:r>
      <w:r w:rsidR="00F86574">
        <w:t>3</w:t>
      </w:r>
      <w:r w:rsidR="007D7273">
        <w:t xml:space="preserve"> </w:t>
      </w:r>
      <w:r>
        <w:t xml:space="preserve">is about notifying the customer on the position update, via the CBS API endpoint POST </w:t>
      </w:r>
      <w:r w:rsidR="00F53319">
        <w:t>/user-notification</w:t>
      </w:r>
      <w:r>
        <w:t>s</w:t>
      </w:r>
    </w:p>
    <w:p w14:paraId="7A4A7809" w14:textId="50987758" w:rsidR="00A80BFE" w:rsidRDefault="00570147" w:rsidP="00643D41">
      <w:pPr>
        <w:pStyle w:val="ListParagraph"/>
        <w:numPr>
          <w:ilvl w:val="1"/>
          <w:numId w:val="30"/>
        </w:numPr>
      </w:pPr>
      <w:r>
        <w:t xml:space="preserve">Step </w:t>
      </w:r>
      <w:r w:rsidR="007D7273">
        <w:t>1</w:t>
      </w:r>
      <w:r w:rsidR="00F86574">
        <w:t>4</w:t>
      </w:r>
      <w:r w:rsidR="007D7273">
        <w:t xml:space="preserve"> </w:t>
      </w:r>
      <w:r>
        <w:t xml:space="preserve">is about updating the customer portfolio at OMS </w:t>
      </w:r>
      <w:proofErr w:type="gramStart"/>
      <w:r>
        <w:t>level  by</w:t>
      </w:r>
      <w:proofErr w:type="gramEnd"/>
      <w:r>
        <w:t xml:space="preserve"> calling the </w:t>
      </w:r>
      <w:r w:rsidR="005A38FD">
        <w:rPr>
          <w:lang w:val="en-US"/>
        </w:rPr>
        <w:t>order integration module ‘update portfolio position’ endpoint</w:t>
      </w:r>
      <w:r w:rsidR="00C63244">
        <w:t xml:space="preserve">.  </w:t>
      </w:r>
    </w:p>
    <w:p w14:paraId="450DEC9B" w14:textId="042739F2" w:rsidR="00C63244" w:rsidRDefault="00C63244" w:rsidP="00643D41">
      <w:pPr>
        <w:pStyle w:val="ListParagraph"/>
        <w:numPr>
          <w:ilvl w:val="1"/>
          <w:numId w:val="30"/>
        </w:numPr>
      </w:pPr>
      <w:r>
        <w:t xml:space="preserve">Step </w:t>
      </w:r>
      <w:r w:rsidR="007D7273">
        <w:t>1</w:t>
      </w:r>
      <w:r w:rsidR="00F86574">
        <w:t>5</w:t>
      </w:r>
      <w:r w:rsidR="007D7273">
        <w:t xml:space="preserve"> </w:t>
      </w:r>
      <w:r>
        <w:t xml:space="preserve">is about updating the bank portfolio at OMS level by calling the </w:t>
      </w:r>
      <w:r w:rsidR="005A38FD">
        <w:rPr>
          <w:lang w:val="en-US"/>
        </w:rPr>
        <w:t>order integration module ‘update portfolio position’ endpoint</w:t>
      </w:r>
      <w:r>
        <w:t>.  Bank portfolio id must be retrieved from configuration (not illustrated</w:t>
      </w:r>
      <w:r w:rsidR="00BE4433">
        <w:t xml:space="preserve">, the context is </w:t>
      </w:r>
      <w:r w:rsidR="00B55399">
        <w:t>WITHDRAWAL</w:t>
      </w:r>
      <w:r>
        <w:t>)</w:t>
      </w:r>
    </w:p>
    <w:p w14:paraId="47FC3689" w14:textId="6FE6BD9F" w:rsidR="00570147" w:rsidRDefault="00570147" w:rsidP="00643D41">
      <w:pPr>
        <w:pStyle w:val="ListParagraph"/>
        <w:numPr>
          <w:ilvl w:val="1"/>
          <w:numId w:val="30"/>
        </w:numPr>
      </w:pPr>
      <w:r>
        <w:t xml:space="preserve">Step </w:t>
      </w:r>
      <w:r w:rsidR="007D7273">
        <w:t>1</w:t>
      </w:r>
      <w:r w:rsidR="00F86574">
        <w:t>6</w:t>
      </w:r>
      <w:r w:rsidR="007D7273">
        <w:t xml:space="preserve"> </w:t>
      </w:r>
      <w:r>
        <w:t>is updating the operation status to “</w:t>
      </w:r>
      <w:r w:rsidR="004F3248">
        <w:t>Executed</w:t>
      </w:r>
      <w:r>
        <w:t>”</w:t>
      </w:r>
      <w:r w:rsidR="00413845">
        <w:t xml:space="preserve">, including the update of the information related to fees: the network fees that are </w:t>
      </w:r>
      <w:r w:rsidR="00B3536B">
        <w:t>applied during the execution may differ from the estimation that was provided to the customer.</w:t>
      </w:r>
    </w:p>
    <w:p w14:paraId="34DC6B03" w14:textId="2516DE3E" w:rsidR="004F3248" w:rsidRDefault="004F3248" w:rsidP="00643D41">
      <w:pPr>
        <w:pStyle w:val="ListParagraph"/>
        <w:numPr>
          <w:ilvl w:val="0"/>
          <w:numId w:val="30"/>
        </w:numPr>
      </w:pPr>
      <w:r>
        <w:t xml:space="preserve">Steps </w:t>
      </w:r>
      <w:r w:rsidR="0017444B">
        <w:t>1</w:t>
      </w:r>
      <w:r w:rsidR="00F86574">
        <w:t>7</w:t>
      </w:r>
      <w:r w:rsidR="0017444B">
        <w:t xml:space="preserve"> </w:t>
      </w:r>
      <w:r>
        <w:t xml:space="preserve">to </w:t>
      </w:r>
      <w:r w:rsidR="0017444B">
        <w:t>2</w:t>
      </w:r>
      <w:r w:rsidR="00D133F4">
        <w:t>2</w:t>
      </w:r>
      <w:r w:rsidR="0017444B">
        <w:t xml:space="preserve"> </w:t>
      </w:r>
      <w:r w:rsidR="00AB0128">
        <w:t>are related to the situation where the operation is rejected</w:t>
      </w:r>
    </w:p>
    <w:p w14:paraId="360FFEB9" w14:textId="7958C830" w:rsidR="00AB0128" w:rsidRDefault="00202C23" w:rsidP="00643D41">
      <w:pPr>
        <w:pStyle w:val="ListParagraph"/>
        <w:numPr>
          <w:ilvl w:val="1"/>
          <w:numId w:val="30"/>
        </w:numPr>
      </w:pPr>
      <w:r>
        <w:t xml:space="preserve">Step </w:t>
      </w:r>
      <w:r w:rsidR="0017444B">
        <w:t>1</w:t>
      </w:r>
      <w:r w:rsidR="00D133F4">
        <w:t>7</w:t>
      </w:r>
      <w:r w:rsidR="0017444B">
        <w:t xml:space="preserve"> </w:t>
      </w:r>
      <w:r>
        <w:t>is the processing of the notification</w:t>
      </w:r>
    </w:p>
    <w:p w14:paraId="1AB3299A" w14:textId="7BCD925C" w:rsidR="00202C23" w:rsidRDefault="00202C23" w:rsidP="00643D41">
      <w:pPr>
        <w:pStyle w:val="ListParagraph"/>
        <w:numPr>
          <w:ilvl w:val="1"/>
          <w:numId w:val="30"/>
        </w:numPr>
      </w:pPr>
      <w:r>
        <w:t xml:space="preserve">Steps </w:t>
      </w:r>
      <w:r w:rsidR="0017444B">
        <w:t>1</w:t>
      </w:r>
      <w:r w:rsidR="00D133F4">
        <w:t>8</w:t>
      </w:r>
      <w:r w:rsidR="0017444B">
        <w:t xml:space="preserve"> </w:t>
      </w:r>
      <w:r>
        <w:t xml:space="preserve">and </w:t>
      </w:r>
      <w:r w:rsidR="0017444B">
        <w:t>1</w:t>
      </w:r>
      <w:r w:rsidR="00D133F4">
        <w:t>9</w:t>
      </w:r>
      <w:r w:rsidR="0017444B">
        <w:t xml:space="preserve"> </w:t>
      </w:r>
      <w:r>
        <w:t>informs the customer and a bank user about the failure</w:t>
      </w:r>
    </w:p>
    <w:p w14:paraId="208D4C5B" w14:textId="1874BDF9" w:rsidR="00202C23" w:rsidRDefault="00202C23" w:rsidP="00643D41">
      <w:pPr>
        <w:pStyle w:val="ListParagraph"/>
        <w:numPr>
          <w:ilvl w:val="1"/>
          <w:numId w:val="30"/>
        </w:numPr>
      </w:pPr>
      <w:r>
        <w:t xml:space="preserve">Step </w:t>
      </w:r>
      <w:r w:rsidR="00D133F4">
        <w:t xml:space="preserve">20 </w:t>
      </w:r>
      <w:r>
        <w:t>cancels the reservation of the funds on the customer account</w:t>
      </w:r>
    </w:p>
    <w:p w14:paraId="2516B2BF" w14:textId="51A8B852" w:rsidR="00F14E1D" w:rsidRDefault="00F14E1D" w:rsidP="00643D41">
      <w:pPr>
        <w:pStyle w:val="ListParagraph"/>
        <w:numPr>
          <w:ilvl w:val="1"/>
          <w:numId w:val="30"/>
        </w:numPr>
      </w:pPr>
      <w:r>
        <w:t xml:space="preserve">Step </w:t>
      </w:r>
      <w:r w:rsidR="00395AEE">
        <w:t>2</w:t>
      </w:r>
      <w:r w:rsidR="00D133F4">
        <w:t>1</w:t>
      </w:r>
      <w:r w:rsidR="00395AEE">
        <w:t xml:space="preserve"> </w:t>
      </w:r>
      <w:r>
        <w:t>update the consumption limits to remove the initial consumption.</w:t>
      </w:r>
    </w:p>
    <w:p w14:paraId="1F9A5530" w14:textId="50B40AD6" w:rsidR="00202C23" w:rsidRDefault="00202C23" w:rsidP="00643D41">
      <w:pPr>
        <w:pStyle w:val="ListParagraph"/>
        <w:numPr>
          <w:ilvl w:val="1"/>
          <w:numId w:val="30"/>
        </w:numPr>
      </w:pPr>
      <w:r>
        <w:t xml:space="preserve">Step </w:t>
      </w:r>
      <w:r w:rsidR="00395AEE">
        <w:t>2</w:t>
      </w:r>
      <w:r w:rsidR="00D133F4">
        <w:t>2</w:t>
      </w:r>
      <w:r w:rsidR="00395AEE">
        <w:t xml:space="preserve"> </w:t>
      </w:r>
      <w:r>
        <w:t>updates the operation status.</w:t>
      </w:r>
    </w:p>
    <w:p w14:paraId="4FED51D4" w14:textId="77777777" w:rsidR="00570147" w:rsidRDefault="00570147" w:rsidP="00365ADF"/>
    <w:p w14:paraId="4FF027FF" w14:textId="342C62CC" w:rsidR="00365ADF" w:rsidRDefault="00365ADF" w:rsidP="00365ADF">
      <w:pPr>
        <w:ind w:left="567"/>
      </w:pPr>
      <w:r>
        <w:t xml:space="preserve">The fourth diagram is about the </w:t>
      </w:r>
      <w:r w:rsidR="003F04BA">
        <w:t>processing of withdrawals in batch mode for UTXO-based digital asset.  This process must be triggered periodically, depending on bank configuration.</w:t>
      </w:r>
      <w:r w:rsidR="00423E42">
        <w:t xml:space="preserve">  </w:t>
      </w:r>
    </w:p>
    <w:p w14:paraId="3A83E7E8" w14:textId="147BC95F" w:rsidR="00DA093C" w:rsidRDefault="00DA093C" w:rsidP="00365ADF">
      <w:pPr>
        <w:ind w:left="567"/>
      </w:pPr>
      <w:r>
        <w:t xml:space="preserve">Above schema illustrates the creation of one batch, but </w:t>
      </w:r>
      <w:proofErr w:type="gramStart"/>
      <w:r>
        <w:t>actually there</w:t>
      </w:r>
      <w:proofErr w:type="gramEnd"/>
      <w:r>
        <w:t xml:space="preserve"> will be several batches: one per digital asset</w:t>
      </w:r>
      <w:r w:rsidR="00C35821">
        <w:t>, as a batch can be related to only digital assets.  That means that practically there is a loop on all digital assets to foresee to trigger the batch processing for each of them.</w:t>
      </w:r>
    </w:p>
    <w:p w14:paraId="2E1F92AC" w14:textId="22DEABD9" w:rsidR="001367F8" w:rsidRDefault="001367F8" w:rsidP="00365ADF">
      <w:pPr>
        <w:ind w:left="567"/>
      </w:pPr>
      <w:r>
        <w:t>If a batch is rejected, all its operation</w:t>
      </w:r>
      <w:r w:rsidR="00DD0408">
        <w:t>s</w:t>
      </w:r>
      <w:r>
        <w:t xml:space="preserve"> are submitted again as single </w:t>
      </w:r>
      <w:r w:rsidR="00DD0408">
        <w:t xml:space="preserve">operation </w:t>
      </w:r>
      <w:proofErr w:type="gramStart"/>
      <w:r w:rsidR="00DD0408">
        <w:t>in order to</w:t>
      </w:r>
      <w:proofErr w:type="gramEnd"/>
      <w:r w:rsidR="00DD0408">
        <w:t xml:space="preserve"> possibly let some of them be processed and only reject the ones which are really creating issues.</w:t>
      </w:r>
    </w:p>
    <w:p w14:paraId="00EC8498" w14:textId="77777777" w:rsidR="006534B9" w:rsidRDefault="006534B9" w:rsidP="00365ADF">
      <w:pPr>
        <w:ind w:left="567"/>
      </w:pPr>
    </w:p>
    <w:p w14:paraId="1CC33C83" w14:textId="69F2CA52" w:rsidR="00486D8F" w:rsidRDefault="00AF7611" w:rsidP="003D043E">
      <w:pPr>
        <w:keepNext/>
        <w:ind w:left="567"/>
      </w:pPr>
      <w:r w:rsidRPr="00AF7611">
        <w:rPr>
          <w:noProof/>
        </w:rPr>
        <w:lastRenderedPageBreak/>
        <w:t xml:space="preserve"> </w:t>
      </w:r>
    </w:p>
    <w:p w14:paraId="529E7B58" w14:textId="2248A001" w:rsidR="002E40FA" w:rsidRDefault="00033655" w:rsidP="003D043E">
      <w:pPr>
        <w:keepNext/>
        <w:ind w:left="567"/>
      </w:pPr>
      <w:r w:rsidRPr="00033655">
        <w:rPr>
          <w:noProof/>
        </w:rPr>
        <w:t xml:space="preserve"> </w:t>
      </w:r>
      <w:r w:rsidR="001D3763">
        <w:rPr>
          <w:noProof/>
        </w:rPr>
        <w:drawing>
          <wp:inline distT="0" distB="0" distL="0" distR="0" wp14:anchorId="0794B677" wp14:editId="637F2EBA">
            <wp:extent cx="5695872" cy="6424551"/>
            <wp:effectExtent l="0" t="0" r="635" b="0"/>
            <wp:docPr id="28381535" name="Picture 1" descr="A white sheet of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1535" name="Picture 1" descr="A white sheet of paper with text&#10;&#10;AI-generated content may be incorrect."/>
                    <pic:cNvPicPr/>
                  </pic:nvPicPr>
                  <pic:blipFill>
                    <a:blip r:embed="rId69"/>
                    <a:stretch>
                      <a:fillRect/>
                    </a:stretch>
                  </pic:blipFill>
                  <pic:spPr>
                    <a:xfrm>
                      <a:off x="0" y="0"/>
                      <a:ext cx="5704515" cy="6434300"/>
                    </a:xfrm>
                    <a:prstGeom prst="rect">
                      <a:avLst/>
                    </a:prstGeom>
                  </pic:spPr>
                </pic:pic>
              </a:graphicData>
            </a:graphic>
          </wp:inline>
        </w:drawing>
      </w:r>
    </w:p>
    <w:p w14:paraId="05060F15" w14:textId="07E3CAE2" w:rsidR="00E84DEE" w:rsidRDefault="00771E57" w:rsidP="003D043E">
      <w:pPr>
        <w:pStyle w:val="Caption0"/>
        <w:jc w:val="center"/>
      </w:pPr>
      <w:r>
        <w:t xml:space="preserve">Figure </w:t>
      </w:r>
      <w:r>
        <w:fldChar w:fldCharType="begin"/>
      </w:r>
      <w:r>
        <w:instrText xml:space="preserve"> SEQ Figure \* ARABIC </w:instrText>
      </w:r>
      <w:r>
        <w:fldChar w:fldCharType="separate"/>
      </w:r>
      <w:r w:rsidR="00EA4364">
        <w:rPr>
          <w:noProof/>
        </w:rPr>
        <w:t>21</w:t>
      </w:r>
      <w:r>
        <w:fldChar w:fldCharType="end"/>
      </w:r>
      <w:r>
        <w:t xml:space="preserve"> - Batch execution for UTXO assets</w:t>
      </w:r>
    </w:p>
    <w:p w14:paraId="3004560C" w14:textId="77777777" w:rsidR="006B4EB2" w:rsidRPr="00A10E7D" w:rsidRDefault="006B4EB2" w:rsidP="006B4EB2">
      <w:pPr>
        <w:ind w:left="567"/>
        <w:jc w:val="center"/>
      </w:pPr>
    </w:p>
    <w:p w14:paraId="7852135E" w14:textId="77777777" w:rsidR="00F811CF" w:rsidRDefault="00F811CF" w:rsidP="00F811CF">
      <w:pPr>
        <w:ind w:left="567"/>
      </w:pPr>
      <w:r>
        <w:t>The main steps are:</w:t>
      </w:r>
    </w:p>
    <w:p w14:paraId="76002987" w14:textId="77777777" w:rsidR="00361D7B" w:rsidRDefault="00F811CF" w:rsidP="00643D41">
      <w:pPr>
        <w:pStyle w:val="ListParagraph"/>
        <w:numPr>
          <w:ilvl w:val="0"/>
          <w:numId w:val="31"/>
        </w:numPr>
        <w:spacing w:after="160" w:line="259" w:lineRule="auto"/>
      </w:pPr>
      <w:r>
        <w:t>Step 1 is about creating a new operation to materialize the batch.  This is an internal operation, not directly linked to a request, with a specific type</w:t>
      </w:r>
      <w:r w:rsidR="00361D7B">
        <w:t xml:space="preserve"> (BATCH).</w:t>
      </w:r>
    </w:p>
    <w:p w14:paraId="156226B1" w14:textId="77777777" w:rsidR="003E1156" w:rsidRDefault="00361D7B" w:rsidP="00643D41">
      <w:pPr>
        <w:pStyle w:val="ListParagraph"/>
        <w:numPr>
          <w:ilvl w:val="0"/>
          <w:numId w:val="31"/>
        </w:numPr>
        <w:spacing w:after="160" w:line="259" w:lineRule="auto"/>
      </w:pPr>
      <w:r>
        <w:t xml:space="preserve">Step </w:t>
      </w:r>
      <w:r w:rsidR="005454A0">
        <w:t xml:space="preserve">2 is a loop </w:t>
      </w:r>
      <w:r w:rsidR="00587532">
        <w:t xml:space="preserve">on all withdrawal pending for batch execution, to update their status </w:t>
      </w:r>
      <w:r w:rsidR="00B26F16">
        <w:t>to indicate that batch execution is</w:t>
      </w:r>
      <w:r w:rsidR="006E6F52">
        <w:t xml:space="preserve"> on-going.  Information about each withdrawal must be kept in memory </w:t>
      </w:r>
      <w:proofErr w:type="gramStart"/>
      <w:r w:rsidR="006E6F52">
        <w:t>in order to</w:t>
      </w:r>
      <w:proofErr w:type="gramEnd"/>
      <w:r w:rsidR="006E6F52">
        <w:t xml:space="preserve"> create the transaction in step </w:t>
      </w:r>
      <w:r w:rsidR="003E1156">
        <w:t>5.</w:t>
      </w:r>
    </w:p>
    <w:p w14:paraId="2E8954BC" w14:textId="77777777" w:rsidR="00DF2A49" w:rsidRDefault="003E1156" w:rsidP="00643D41">
      <w:pPr>
        <w:pStyle w:val="ListParagraph"/>
        <w:numPr>
          <w:ilvl w:val="0"/>
          <w:numId w:val="31"/>
        </w:numPr>
        <w:spacing w:after="160" w:line="259" w:lineRule="auto"/>
      </w:pPr>
      <w:r>
        <w:t xml:space="preserve">Step </w:t>
      </w:r>
      <w:r w:rsidR="00DF2A49">
        <w:t>3 is about retrieving the bank wallet from which the transaction will be initiated (cf. same step in previous diagram)</w:t>
      </w:r>
    </w:p>
    <w:p w14:paraId="65F164DD" w14:textId="75C299BE" w:rsidR="00A82770" w:rsidRPr="00527599" w:rsidRDefault="000E52B3" w:rsidP="00643D41">
      <w:pPr>
        <w:pStyle w:val="ListParagraph"/>
        <w:numPr>
          <w:ilvl w:val="0"/>
          <w:numId w:val="31"/>
        </w:numPr>
        <w:spacing w:after="160" w:line="259" w:lineRule="auto"/>
      </w:pPr>
      <w:r w:rsidRPr="00527599">
        <w:t xml:space="preserve">Step 5 is about creating the batch transaction </w:t>
      </w:r>
      <w:r w:rsidR="00B61171" w:rsidRPr="00527599">
        <w:t xml:space="preserve">in Fireblocks.  This is done by calling the API POST /transactions (cf. </w:t>
      </w:r>
      <w:hyperlink r:id="rId70" w:history="1">
        <w:r w:rsidR="00B61171" w:rsidRPr="00527599">
          <w:rPr>
            <w:rStyle w:val="Hyperlink"/>
          </w:rPr>
          <w:t>https://developers.fireblocks.com/reference/createtransaction</w:t>
        </w:r>
      </w:hyperlink>
      <w:r w:rsidR="00B61171" w:rsidRPr="00527599">
        <w:t xml:space="preserve">).  In this case, there is one </w:t>
      </w:r>
      <w:r w:rsidR="00B61171" w:rsidRPr="00527599">
        <w:lastRenderedPageBreak/>
        <w:t>source (the bank withdrawal wallet) and as many destinations as withdrawal operation</w:t>
      </w:r>
      <w:r w:rsidR="00FE1292" w:rsidRPr="00527599">
        <w:t xml:space="preserve"> (using the whitelisted address as destination). </w:t>
      </w:r>
      <w:r w:rsidR="00B61171" w:rsidRPr="00527599">
        <w:t xml:space="preserve">The amount of the transaction is the </w:t>
      </w:r>
      <w:r w:rsidR="00FE1292" w:rsidRPr="00527599">
        <w:t xml:space="preserve">sum of the </w:t>
      </w:r>
      <w:r w:rsidR="008F7DD8" w:rsidRPr="00527599">
        <w:t>net</w:t>
      </w:r>
      <w:r w:rsidR="00B61171" w:rsidRPr="00527599">
        <w:t xml:space="preserve"> </w:t>
      </w:r>
      <w:proofErr w:type="gramStart"/>
      <w:r w:rsidR="00B61171" w:rsidRPr="00527599">
        <w:t>amount</w:t>
      </w:r>
      <w:r w:rsidR="00FE1292" w:rsidRPr="00527599">
        <w:t>s</w:t>
      </w:r>
      <w:proofErr w:type="gramEnd"/>
      <w:r w:rsidR="00466386" w:rsidRPr="00527599">
        <w:t xml:space="preserve"> </w:t>
      </w:r>
      <w:r w:rsidR="008F7DD8" w:rsidRPr="00527599">
        <w:t xml:space="preserve">and </w:t>
      </w:r>
      <w:r w:rsidR="00527599" w:rsidRPr="00527599">
        <w:t xml:space="preserve">it must be specified that the net amount </w:t>
      </w:r>
      <w:proofErr w:type="gramStart"/>
      <w:r w:rsidR="00527599" w:rsidRPr="00527599">
        <w:t>has to</w:t>
      </w:r>
      <w:proofErr w:type="gramEnd"/>
      <w:r w:rsidR="00527599" w:rsidRPr="00527599">
        <w:t xml:space="preserve"> be transferred (cf. the </w:t>
      </w:r>
      <w:proofErr w:type="spellStart"/>
      <w:r w:rsidR="00527599" w:rsidRPr="00527599">
        <w:rPr>
          <w:i/>
          <w:iCs/>
        </w:rPr>
        <w:t>treatAsGrossAmount</w:t>
      </w:r>
      <w:proofErr w:type="spellEnd"/>
      <w:r w:rsidR="00527599" w:rsidRPr="00527599">
        <w:t xml:space="preserve"> indicator must be set to false)</w:t>
      </w:r>
      <w:r w:rsidR="00A82770" w:rsidRPr="00527599">
        <w:t>.</w:t>
      </w:r>
    </w:p>
    <w:p w14:paraId="048D884E" w14:textId="6592FB7D" w:rsidR="00E556CF" w:rsidRDefault="00E556CF" w:rsidP="00643D41">
      <w:pPr>
        <w:pStyle w:val="ListParagraph"/>
        <w:numPr>
          <w:ilvl w:val="0"/>
          <w:numId w:val="31"/>
        </w:numPr>
        <w:spacing w:after="160" w:line="259" w:lineRule="auto"/>
      </w:pPr>
      <w:r>
        <w:t xml:space="preserve">Steps </w:t>
      </w:r>
      <w:r w:rsidR="007546A8">
        <w:t xml:space="preserve">7 </w:t>
      </w:r>
      <w:r>
        <w:t xml:space="preserve">to </w:t>
      </w:r>
      <w:r w:rsidR="007546A8">
        <w:t xml:space="preserve">17 </w:t>
      </w:r>
      <w:r w:rsidR="00294FBC">
        <w:t>are related to the case the batch transaction is accepted and executed</w:t>
      </w:r>
    </w:p>
    <w:p w14:paraId="2C5BADA0" w14:textId="3206F305" w:rsidR="00C24856" w:rsidRDefault="00C24856" w:rsidP="00643D41">
      <w:pPr>
        <w:pStyle w:val="ListParagraph"/>
        <w:numPr>
          <w:ilvl w:val="1"/>
          <w:numId w:val="31"/>
        </w:numPr>
      </w:pPr>
      <w:r>
        <w:t xml:space="preserve">Steps </w:t>
      </w:r>
      <w:r w:rsidR="007546A8">
        <w:t xml:space="preserve">7 </w:t>
      </w:r>
      <w:r>
        <w:t xml:space="preserve">and </w:t>
      </w:r>
      <w:r w:rsidR="007546A8">
        <w:t xml:space="preserve">8 </w:t>
      </w:r>
      <w:r>
        <w:t xml:space="preserve">are initiated by Fireblocks based on the co-signer module which automatically signs this kind of operation, depending on the configuration of the signature policy at Fireblocks level.  Cf. the integration guide for the setup of the co-signer module.  These steps allow approving the address at Fireblocks level.  For now, these steps are not implemented, relying on signature policy which avoids its usage (cf. § </w:t>
      </w:r>
      <w:r>
        <w:fldChar w:fldCharType="begin"/>
      </w:r>
      <w:r>
        <w:instrText xml:space="preserve"> REF _Ref183676242 \r \h </w:instrText>
      </w:r>
      <w:r>
        <w:fldChar w:fldCharType="separate"/>
      </w:r>
      <w:r>
        <w:t>2.6</w:t>
      </w:r>
      <w:r>
        <w:fldChar w:fldCharType="end"/>
      </w:r>
      <w:r>
        <w:t>)</w:t>
      </w:r>
    </w:p>
    <w:p w14:paraId="3B1958E8" w14:textId="4FA5E7B3" w:rsidR="00294FBC" w:rsidRDefault="00041E62" w:rsidP="00643D41">
      <w:pPr>
        <w:pStyle w:val="ListParagraph"/>
        <w:numPr>
          <w:ilvl w:val="1"/>
          <w:numId w:val="31"/>
        </w:numPr>
        <w:spacing w:after="160" w:line="259" w:lineRule="auto"/>
      </w:pPr>
      <w:r>
        <w:t xml:space="preserve">Step </w:t>
      </w:r>
      <w:r w:rsidR="00FF1B94">
        <w:t xml:space="preserve">9 </w:t>
      </w:r>
      <w:r>
        <w:t>is the notification of the batch transaction execution</w:t>
      </w:r>
      <w:r w:rsidR="00F8462C">
        <w:t>.  S</w:t>
      </w:r>
      <w:r>
        <w:t>ame remarks on statuses as in the previous case for single transaction execution</w:t>
      </w:r>
      <w:r w:rsidR="00F8462C">
        <w:t>: next steps are only applicable if the status is COMPLETED.</w:t>
      </w:r>
    </w:p>
    <w:p w14:paraId="4570E53F" w14:textId="60B3ECB3" w:rsidR="00041E62" w:rsidRDefault="008E7032" w:rsidP="00643D41">
      <w:pPr>
        <w:pStyle w:val="ListParagraph"/>
        <w:numPr>
          <w:ilvl w:val="1"/>
          <w:numId w:val="31"/>
        </w:numPr>
        <w:spacing w:after="160" w:line="259" w:lineRule="auto"/>
      </w:pPr>
      <w:r>
        <w:t xml:space="preserve">Steps </w:t>
      </w:r>
      <w:r w:rsidR="00FF1B94">
        <w:t xml:space="preserve">10 </w:t>
      </w:r>
      <w:r>
        <w:t xml:space="preserve">to </w:t>
      </w:r>
      <w:r w:rsidR="00FF1B94">
        <w:t>1</w:t>
      </w:r>
      <w:r w:rsidR="007D46F6">
        <w:t>6</w:t>
      </w:r>
      <w:r w:rsidR="00FF1B94">
        <w:t xml:space="preserve"> </w:t>
      </w:r>
      <w:r w:rsidR="00FE3E71">
        <w:t>are done in a loop for each of the withdrawal operation</w:t>
      </w:r>
    </w:p>
    <w:p w14:paraId="0EB95416" w14:textId="5AA4E1BD" w:rsidR="00FE3E71" w:rsidRDefault="00FE3E71" w:rsidP="00643D41">
      <w:pPr>
        <w:pStyle w:val="ListParagraph"/>
        <w:numPr>
          <w:ilvl w:val="2"/>
          <w:numId w:val="31"/>
        </w:numPr>
        <w:spacing w:after="160" w:line="259" w:lineRule="auto"/>
      </w:pPr>
      <w:r>
        <w:t xml:space="preserve">Step </w:t>
      </w:r>
      <w:r w:rsidR="00FF1B94">
        <w:t xml:space="preserve">10 </w:t>
      </w:r>
      <w:r>
        <w:t xml:space="preserve">is about creating the entry in the subledger to update the position, reducing it by the </w:t>
      </w:r>
      <w:r w:rsidR="003E0D99">
        <w:t>requested amount plus the bank fees</w:t>
      </w:r>
      <w:r>
        <w:t>.  This is done by calling the internal API endpoint POST /subledger/accounts/{</w:t>
      </w:r>
      <w:proofErr w:type="spellStart"/>
      <w:r>
        <w:t>accountId</w:t>
      </w:r>
      <w:proofErr w:type="spellEnd"/>
      <w:r>
        <w:t>}/positions/{</w:t>
      </w:r>
      <w:proofErr w:type="spellStart"/>
      <w:r>
        <w:t>positionId</w:t>
      </w:r>
      <w:proofErr w:type="spellEnd"/>
      <w:r>
        <w:t>}/entries</w:t>
      </w:r>
    </w:p>
    <w:p w14:paraId="59B5A479" w14:textId="0275072D" w:rsidR="00812FA1" w:rsidRDefault="00812FA1" w:rsidP="00643D41">
      <w:pPr>
        <w:pStyle w:val="ListParagraph"/>
        <w:numPr>
          <w:ilvl w:val="2"/>
          <w:numId w:val="31"/>
        </w:numPr>
      </w:pPr>
      <w:r>
        <w:t xml:space="preserve">Step </w:t>
      </w:r>
      <w:r w:rsidR="00FF1B94">
        <w:t xml:space="preserve">11 </w:t>
      </w:r>
      <w:r>
        <w:t>is about the registry of an event for the debit side.  This is done through the internal API endpoint POST /subledger/events</w:t>
      </w:r>
    </w:p>
    <w:p w14:paraId="37C12609" w14:textId="2E10ADD6" w:rsidR="007D46F6" w:rsidRDefault="007D46F6" w:rsidP="00850393">
      <w:pPr>
        <w:pStyle w:val="ListParagraph"/>
        <w:numPr>
          <w:ilvl w:val="2"/>
          <w:numId w:val="31"/>
        </w:numPr>
      </w:pPr>
      <w:r>
        <w:t>Step 12 is about updating the bank position in the SCS subledger</w:t>
      </w:r>
      <w:r w:rsidR="001D3763">
        <w:t xml:space="preserve"> for the fees</w:t>
      </w:r>
      <w:r>
        <w:t xml:space="preserve">.  This is done by calling the SCS subledger API endpoint </w:t>
      </w:r>
      <w:r>
        <w:rPr>
          <w:lang w:val="en-US"/>
        </w:rPr>
        <w:t>POST /subledger/</w:t>
      </w:r>
      <w:r w:rsidR="00AD2CCA">
        <w:rPr>
          <w:lang w:val="en-US"/>
        </w:rPr>
        <w:t>banks/positions</w:t>
      </w:r>
      <w:r>
        <w:rPr>
          <w:lang w:val="en-US"/>
        </w:rPr>
        <w:t>/entries</w:t>
      </w:r>
      <w:r w:rsidR="00E61D88">
        <w:rPr>
          <w:lang w:val="en-US"/>
        </w:rPr>
        <w:t xml:space="preserve"> (for each type of fees)</w:t>
      </w:r>
      <w:r>
        <w:rPr>
          <w:lang w:val="en-US"/>
        </w:rPr>
        <w:t xml:space="preserve">.  </w:t>
      </w:r>
    </w:p>
    <w:p w14:paraId="23DB9765" w14:textId="718C67AA" w:rsidR="001321C1" w:rsidRPr="001106C6" w:rsidRDefault="00E342A7" w:rsidP="00643D41">
      <w:pPr>
        <w:pStyle w:val="ListParagraph"/>
        <w:numPr>
          <w:ilvl w:val="2"/>
          <w:numId w:val="31"/>
        </w:numPr>
        <w:spacing w:after="160" w:line="259" w:lineRule="auto"/>
      </w:pPr>
      <w:r>
        <w:t xml:space="preserve">Step </w:t>
      </w:r>
      <w:r w:rsidR="00FF1B94">
        <w:t>1</w:t>
      </w:r>
      <w:r w:rsidR="007D46F6">
        <w:t>3</w:t>
      </w:r>
      <w:r w:rsidR="00FF1B94" w:rsidRPr="00E342A7">
        <w:t xml:space="preserve"> </w:t>
      </w:r>
      <w:r>
        <w:t xml:space="preserve">is about informing the CBS about </w:t>
      </w:r>
      <w:r w:rsidR="003E0D99">
        <w:t>the booking of the bank fees</w:t>
      </w:r>
      <w:r>
        <w:t xml:space="preserve">, via the CBS API endpoint </w:t>
      </w:r>
      <w:r w:rsidRPr="00B87BB6">
        <w:rPr>
          <w:lang w:val="en-US"/>
        </w:rPr>
        <w:t>POST/customer-billable-operations</w:t>
      </w:r>
      <w:r>
        <w:rPr>
          <w:lang w:val="en-US"/>
        </w:rPr>
        <w:t>.</w:t>
      </w:r>
    </w:p>
    <w:p w14:paraId="3DA144FD" w14:textId="3271E064" w:rsidR="001106C6" w:rsidRDefault="001106C6" w:rsidP="00643D41">
      <w:pPr>
        <w:pStyle w:val="ListParagraph"/>
        <w:numPr>
          <w:ilvl w:val="2"/>
          <w:numId w:val="31"/>
        </w:numPr>
        <w:spacing w:after="160" w:line="259" w:lineRule="auto"/>
      </w:pPr>
      <w:r>
        <w:rPr>
          <w:lang w:val="en-US"/>
        </w:rPr>
        <w:t xml:space="preserve">Step </w:t>
      </w:r>
      <w:r w:rsidR="00FF1B94">
        <w:rPr>
          <w:lang w:val="en-US"/>
        </w:rPr>
        <w:t>1</w:t>
      </w:r>
      <w:r w:rsidR="007D46F6">
        <w:rPr>
          <w:lang w:val="en-US"/>
        </w:rPr>
        <w:t>4</w:t>
      </w:r>
      <w:r w:rsidR="00FF1B94">
        <w:rPr>
          <w:lang w:val="en-US"/>
        </w:rPr>
        <w:t xml:space="preserve"> </w:t>
      </w:r>
      <w:r>
        <w:t xml:space="preserve">is about notifying the customer on the position update, via the CBS API endpoint POST </w:t>
      </w:r>
      <w:r w:rsidR="00F53319">
        <w:t>/user-notification</w:t>
      </w:r>
      <w:r>
        <w:t>s</w:t>
      </w:r>
    </w:p>
    <w:p w14:paraId="2E5224A8" w14:textId="55BA2B14" w:rsidR="001106C6" w:rsidRDefault="000C48DA" w:rsidP="00643D41">
      <w:pPr>
        <w:pStyle w:val="ListParagraph"/>
        <w:numPr>
          <w:ilvl w:val="2"/>
          <w:numId w:val="31"/>
        </w:numPr>
        <w:spacing w:after="160" w:line="259" w:lineRule="auto"/>
      </w:pPr>
      <w:r>
        <w:t xml:space="preserve">Step </w:t>
      </w:r>
      <w:r w:rsidR="00FF1B94">
        <w:t>1</w:t>
      </w:r>
      <w:r w:rsidR="007D46F6">
        <w:t>5</w:t>
      </w:r>
      <w:r w:rsidR="00FF1B94">
        <w:t xml:space="preserve"> </w:t>
      </w:r>
      <w:r>
        <w:t xml:space="preserve">is about updating the customer portfolio at OMS level by calling the </w:t>
      </w:r>
      <w:r w:rsidR="00A06392">
        <w:rPr>
          <w:lang w:val="en-US"/>
        </w:rPr>
        <w:t>order integration module ‘update portfolio position’ endpoint</w:t>
      </w:r>
    </w:p>
    <w:p w14:paraId="1985A791" w14:textId="6213746E" w:rsidR="000C48DA" w:rsidRDefault="000C48DA" w:rsidP="00643D41">
      <w:pPr>
        <w:pStyle w:val="ListParagraph"/>
        <w:numPr>
          <w:ilvl w:val="2"/>
          <w:numId w:val="30"/>
        </w:numPr>
      </w:pPr>
      <w:r>
        <w:t xml:space="preserve">Step </w:t>
      </w:r>
      <w:r w:rsidR="00FF1B94">
        <w:t>1</w:t>
      </w:r>
      <w:r w:rsidR="007D46F6">
        <w:t>6</w:t>
      </w:r>
      <w:r w:rsidR="00FF1B94">
        <w:t xml:space="preserve"> </w:t>
      </w:r>
      <w:r>
        <w:t>is updating the withdrawal operation status to “</w:t>
      </w:r>
      <w:r w:rsidR="00594C4B">
        <w:t>Executed</w:t>
      </w:r>
      <w:r w:rsidR="00D4134E">
        <w:t xml:space="preserve">”, including the update of the information related to fees: the network fees that are applied during the execution </w:t>
      </w:r>
      <w:r w:rsidR="005F7F48">
        <w:t>will differ</w:t>
      </w:r>
      <w:r w:rsidR="00D4134E">
        <w:t xml:space="preserve"> from the estimation that was provided to the customer</w:t>
      </w:r>
      <w:r w:rsidR="005F7F48">
        <w:t>, as they are aggregated in the batch.  The</w:t>
      </w:r>
      <w:r w:rsidR="00A744C6">
        <w:t>se fees should be equally distributed on each withdrawal.</w:t>
      </w:r>
    </w:p>
    <w:p w14:paraId="5E7C1DBE" w14:textId="50E9BB84" w:rsidR="001D3763" w:rsidRDefault="001D3763" w:rsidP="00850393">
      <w:pPr>
        <w:pStyle w:val="ListParagraph"/>
        <w:numPr>
          <w:ilvl w:val="1"/>
          <w:numId w:val="31"/>
        </w:numPr>
        <w:spacing w:after="160" w:line="259" w:lineRule="auto"/>
      </w:pPr>
      <w:r>
        <w:t xml:space="preserve">Step 17 is about updating the bank position in the SCS subledger for the withdrawn amount (globally, without the fees).  This is done by calling the SCS subledger API endpoint </w:t>
      </w:r>
      <w:r w:rsidRPr="001D3763">
        <w:rPr>
          <w:lang w:val="en-US"/>
        </w:rPr>
        <w:t>POST /subledger/</w:t>
      </w:r>
      <w:r w:rsidR="00AD2CCA">
        <w:rPr>
          <w:lang w:val="en-US"/>
        </w:rPr>
        <w:t>banks/positions</w:t>
      </w:r>
      <w:r w:rsidRPr="001D3763">
        <w:rPr>
          <w:lang w:val="en-US"/>
        </w:rPr>
        <w:t>/entries.</w:t>
      </w:r>
      <w:r w:rsidR="00093568">
        <w:rPr>
          <w:lang w:val="en-US"/>
        </w:rPr>
        <w:t xml:space="preserve">  The position bucket must be filled in with the wallet id.</w:t>
      </w:r>
    </w:p>
    <w:p w14:paraId="40974220" w14:textId="1F669BD2" w:rsidR="000C48DA" w:rsidRDefault="00D57C9F" w:rsidP="00643D41">
      <w:pPr>
        <w:pStyle w:val="ListParagraph"/>
        <w:numPr>
          <w:ilvl w:val="1"/>
          <w:numId w:val="31"/>
        </w:numPr>
        <w:spacing w:after="160" w:line="259" w:lineRule="auto"/>
      </w:pPr>
      <w:r>
        <w:t xml:space="preserve">Step </w:t>
      </w:r>
      <w:r w:rsidR="00197EB1">
        <w:t>1</w:t>
      </w:r>
      <w:r w:rsidR="001D3763">
        <w:t>8</w:t>
      </w:r>
      <w:r w:rsidR="00197EB1">
        <w:t xml:space="preserve"> </w:t>
      </w:r>
      <w:r>
        <w:t xml:space="preserve">is about updating the bank portfolio at OMS level, for the whole batch amount, by calling the </w:t>
      </w:r>
      <w:r w:rsidR="00A06392">
        <w:rPr>
          <w:lang w:val="en-US"/>
        </w:rPr>
        <w:t>order integration module ‘update portfolio position’ endpoint</w:t>
      </w:r>
      <w:r>
        <w:t>.  Bank portfolio id must be retrieved from configuration</w:t>
      </w:r>
      <w:r w:rsidR="00532EEE">
        <w:t>, context WITHDRAWAL</w:t>
      </w:r>
      <w:r>
        <w:t xml:space="preserve"> (not illustrated)</w:t>
      </w:r>
    </w:p>
    <w:p w14:paraId="14C532DE" w14:textId="3E74846E" w:rsidR="00D57C9F" w:rsidRDefault="00D045FA" w:rsidP="00643D41">
      <w:pPr>
        <w:pStyle w:val="ListParagraph"/>
        <w:numPr>
          <w:ilvl w:val="1"/>
          <w:numId w:val="31"/>
        </w:numPr>
        <w:spacing w:after="160" w:line="259" w:lineRule="auto"/>
      </w:pPr>
      <w:r>
        <w:t xml:space="preserve">Step </w:t>
      </w:r>
      <w:r w:rsidR="001D3763">
        <w:t xml:space="preserve">19 </w:t>
      </w:r>
      <w:r>
        <w:t>is updating the batch operation status to “</w:t>
      </w:r>
      <w:r w:rsidR="00594C4B">
        <w:t>Executed</w:t>
      </w:r>
      <w:r>
        <w:t>”.</w:t>
      </w:r>
    </w:p>
    <w:p w14:paraId="5371C828" w14:textId="5BA300A9" w:rsidR="00D045FA" w:rsidRDefault="006E28AA" w:rsidP="00643D41">
      <w:pPr>
        <w:pStyle w:val="ListParagraph"/>
        <w:numPr>
          <w:ilvl w:val="0"/>
          <w:numId w:val="31"/>
        </w:numPr>
        <w:spacing w:after="160" w:line="259" w:lineRule="auto"/>
      </w:pPr>
      <w:r>
        <w:t xml:space="preserve">Steps </w:t>
      </w:r>
      <w:r w:rsidR="001D3763">
        <w:t>20</w:t>
      </w:r>
      <w:r w:rsidR="00197EB1">
        <w:t xml:space="preserve"> </w:t>
      </w:r>
      <w:r>
        <w:t xml:space="preserve">to </w:t>
      </w:r>
      <w:r w:rsidR="00197EB1">
        <w:t>2</w:t>
      </w:r>
      <w:r w:rsidR="001D3763">
        <w:t>3</w:t>
      </w:r>
      <w:r w:rsidR="00197EB1">
        <w:t xml:space="preserve"> </w:t>
      </w:r>
      <w:r>
        <w:t>are executed in case of reject</w:t>
      </w:r>
      <w:r w:rsidR="00197EB1">
        <w:t xml:space="preserve"> of the batch</w:t>
      </w:r>
      <w:r>
        <w:t>.</w:t>
      </w:r>
    </w:p>
    <w:p w14:paraId="488104EA" w14:textId="175D2B97" w:rsidR="006E28AA" w:rsidRDefault="006E28AA" w:rsidP="00643D41">
      <w:pPr>
        <w:pStyle w:val="ListParagraph"/>
        <w:numPr>
          <w:ilvl w:val="1"/>
          <w:numId w:val="31"/>
        </w:numPr>
        <w:spacing w:after="160" w:line="259" w:lineRule="auto"/>
      </w:pPr>
      <w:r>
        <w:t xml:space="preserve">Step </w:t>
      </w:r>
      <w:r w:rsidR="001D3763">
        <w:t xml:space="preserve">20 </w:t>
      </w:r>
      <w:r w:rsidR="00214C9C">
        <w:t>is the notification of the reject</w:t>
      </w:r>
    </w:p>
    <w:p w14:paraId="76CA187C" w14:textId="6C5DEB50" w:rsidR="00214C9C" w:rsidRDefault="004964CD" w:rsidP="00643D41">
      <w:pPr>
        <w:pStyle w:val="ListParagraph"/>
        <w:numPr>
          <w:ilvl w:val="1"/>
          <w:numId w:val="31"/>
        </w:numPr>
        <w:spacing w:after="160" w:line="259" w:lineRule="auto"/>
      </w:pPr>
      <w:r>
        <w:t xml:space="preserve">Step </w:t>
      </w:r>
      <w:r w:rsidR="001D3763">
        <w:t xml:space="preserve">21 </w:t>
      </w:r>
      <w:r>
        <w:t xml:space="preserve">is a loop on all withdrawal operation to </w:t>
      </w:r>
      <w:r w:rsidR="00BA303D">
        <w:t xml:space="preserve">update their status so they can be executed as a </w:t>
      </w:r>
      <w:r w:rsidR="00DA232F">
        <w:t>single transaction, as for account-based digital asset</w:t>
      </w:r>
      <w:r w:rsidR="00342FB6">
        <w:t xml:space="preserve"> (‘To submit to Custodian’)</w:t>
      </w:r>
      <w:r w:rsidR="00DA232F">
        <w:t xml:space="preserve">.  There is a reference to this use case to </w:t>
      </w:r>
      <w:r w:rsidR="00340283">
        <w:t>execute that part.</w:t>
      </w:r>
    </w:p>
    <w:p w14:paraId="6B389285" w14:textId="6A194363" w:rsidR="009B3C3D" w:rsidRDefault="00F42495" w:rsidP="00643D41">
      <w:pPr>
        <w:pStyle w:val="ListParagraph"/>
        <w:numPr>
          <w:ilvl w:val="1"/>
          <w:numId w:val="31"/>
        </w:numPr>
        <w:spacing w:after="160" w:line="259" w:lineRule="auto"/>
      </w:pPr>
      <w:r>
        <w:t xml:space="preserve">Step </w:t>
      </w:r>
      <w:r w:rsidR="001E2698">
        <w:t>2</w:t>
      </w:r>
      <w:r w:rsidR="001D3763">
        <w:t>2</w:t>
      </w:r>
      <w:r w:rsidR="001E2698">
        <w:t xml:space="preserve"> </w:t>
      </w:r>
      <w:r>
        <w:t xml:space="preserve">is about notifying a bank user about the reject of the batch, via the CBS API endpoint POST </w:t>
      </w:r>
      <w:r w:rsidR="00F53319">
        <w:t>/user-notification</w:t>
      </w:r>
      <w:r>
        <w:t>s</w:t>
      </w:r>
    </w:p>
    <w:p w14:paraId="249BC27F" w14:textId="663B1962" w:rsidR="00F42495" w:rsidRDefault="00F42495" w:rsidP="00643D41">
      <w:pPr>
        <w:pStyle w:val="ListParagraph"/>
        <w:numPr>
          <w:ilvl w:val="1"/>
          <w:numId w:val="31"/>
        </w:numPr>
        <w:spacing w:after="160" w:line="259" w:lineRule="auto"/>
      </w:pPr>
      <w:r>
        <w:t xml:space="preserve">Step </w:t>
      </w:r>
      <w:r w:rsidR="001E2698">
        <w:t>2</w:t>
      </w:r>
      <w:r w:rsidR="001D3763">
        <w:t>3</w:t>
      </w:r>
      <w:r w:rsidR="001E2698">
        <w:t xml:space="preserve"> </w:t>
      </w:r>
      <w:r>
        <w:t>is an update of the batch operation status to indicate it has been rejected.</w:t>
      </w:r>
    </w:p>
    <w:p w14:paraId="78ACBEC5" w14:textId="7C88DE6F" w:rsidR="00CB39F0" w:rsidRDefault="00CB39F0" w:rsidP="00E31ED1">
      <w:pPr>
        <w:pStyle w:val="Title2"/>
      </w:pPr>
      <w:bookmarkStart w:id="75" w:name="_Ref194941334"/>
      <w:bookmarkStart w:id="76" w:name="_Toc226736217"/>
      <w:bookmarkStart w:id="77" w:name="_Ref182301284"/>
      <w:r>
        <w:t>Customer requests to cancel an order</w:t>
      </w:r>
      <w:bookmarkEnd w:id="75"/>
      <w:bookmarkEnd w:id="76"/>
    </w:p>
    <w:p w14:paraId="6210E867" w14:textId="6CF9C347" w:rsidR="00CB39F0" w:rsidRDefault="00CB39F0" w:rsidP="00CB39F0">
      <w:pPr>
        <w:pStyle w:val="Currenttext"/>
      </w:pPr>
      <w:r>
        <w:t>When a buy or sell order is created with a limit on the price</w:t>
      </w:r>
      <w:r w:rsidR="003435FA">
        <w:t xml:space="preserve"> it can stay pending for execution, waiting the limit to be reached, for a while.  During this time the customer can request to cancel the order.</w:t>
      </w:r>
      <w:r w:rsidR="00F02EEE">
        <w:t xml:space="preserve">  A recurring order can also be cancelled before it</w:t>
      </w:r>
      <w:r w:rsidR="00E54C56">
        <w:t xml:space="preserve"> reaches its end date (or if it has no end date); in that case it stops the future execution but doesn’t cancel the already executed ones.</w:t>
      </w:r>
    </w:p>
    <w:p w14:paraId="62F3F0A8" w14:textId="38CF7F34" w:rsidR="00833E2B" w:rsidRDefault="00833E2B" w:rsidP="00C369A4">
      <w:pPr>
        <w:pStyle w:val="Currenttext"/>
        <w:keepNext/>
      </w:pPr>
      <w:r>
        <w:rPr>
          <w:noProof/>
        </w:rPr>
        <w:lastRenderedPageBreak/>
        <w:drawing>
          <wp:inline distT="0" distB="0" distL="0" distR="0" wp14:anchorId="0B4FC257" wp14:editId="1604C3A1">
            <wp:extent cx="5618418" cy="5106010"/>
            <wp:effectExtent l="0" t="0" r="1905" b="0"/>
            <wp:docPr id="324871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71758" name="Picture 1" descr="A screenshot of a computer&#10;&#10;AI-generated content may be incorrect."/>
                    <pic:cNvPicPr/>
                  </pic:nvPicPr>
                  <pic:blipFill>
                    <a:blip r:embed="rId71"/>
                    <a:stretch>
                      <a:fillRect/>
                    </a:stretch>
                  </pic:blipFill>
                  <pic:spPr>
                    <a:xfrm>
                      <a:off x="0" y="0"/>
                      <a:ext cx="5624715" cy="5111733"/>
                    </a:xfrm>
                    <a:prstGeom prst="rect">
                      <a:avLst/>
                    </a:prstGeom>
                  </pic:spPr>
                </pic:pic>
              </a:graphicData>
            </a:graphic>
          </wp:inline>
        </w:drawing>
      </w:r>
    </w:p>
    <w:p w14:paraId="715B8F7E" w14:textId="58601A5B" w:rsidR="00C369A4" w:rsidRDefault="00C369A4" w:rsidP="00C369A4">
      <w:pPr>
        <w:pStyle w:val="Caption0"/>
        <w:jc w:val="center"/>
      </w:pPr>
      <w:r>
        <w:t xml:space="preserve">Figure </w:t>
      </w:r>
      <w:r>
        <w:fldChar w:fldCharType="begin"/>
      </w:r>
      <w:r>
        <w:instrText xml:space="preserve"> SEQ Figure \* ARABIC </w:instrText>
      </w:r>
      <w:r>
        <w:fldChar w:fldCharType="separate"/>
      </w:r>
      <w:r w:rsidR="00EA4364">
        <w:rPr>
          <w:noProof/>
        </w:rPr>
        <w:t>22</w:t>
      </w:r>
      <w:r>
        <w:fldChar w:fldCharType="end"/>
      </w:r>
      <w:r>
        <w:t xml:space="preserve"> </w:t>
      </w:r>
      <w:r w:rsidR="00547B23">
        <w:t>–</w:t>
      </w:r>
      <w:r>
        <w:t xml:space="preserve"> Customer request cancellation of an order</w:t>
      </w:r>
    </w:p>
    <w:p w14:paraId="17EADD9A" w14:textId="24A1DFFD" w:rsidR="00C369A4" w:rsidRDefault="00C369A4" w:rsidP="00C369A4">
      <w:pPr>
        <w:ind w:left="567"/>
      </w:pPr>
      <w:r>
        <w:t>The main steps in this use case are:</w:t>
      </w:r>
    </w:p>
    <w:p w14:paraId="4AA48BF3" w14:textId="73B69369" w:rsidR="00C369A4" w:rsidRDefault="00934FAC" w:rsidP="00643D41">
      <w:pPr>
        <w:pStyle w:val="ListParagraph"/>
        <w:numPr>
          <w:ilvl w:val="0"/>
          <w:numId w:val="36"/>
        </w:numPr>
      </w:pPr>
      <w:r>
        <w:t>Steps 2 to 7 are the usual checks on the customer and the eligibility of the request.</w:t>
      </w:r>
    </w:p>
    <w:p w14:paraId="096089F2" w14:textId="40B8FD46" w:rsidR="00934FAC" w:rsidRDefault="00934FAC" w:rsidP="00643D41">
      <w:pPr>
        <w:pStyle w:val="ListParagraph"/>
        <w:numPr>
          <w:ilvl w:val="0"/>
          <w:numId w:val="36"/>
        </w:numPr>
      </w:pPr>
      <w:r>
        <w:t>Step</w:t>
      </w:r>
      <w:r w:rsidR="00F135C8">
        <w:t>s 8 to 10 are related to the check of the status of the operation: it must be pending, waiting for execution.  If it’s not the case, the request is rejected (step 11)</w:t>
      </w:r>
      <w:r w:rsidR="00263E86">
        <w:t>.</w:t>
      </w:r>
    </w:p>
    <w:p w14:paraId="2C57CB41" w14:textId="77F17417" w:rsidR="00F135C8" w:rsidRDefault="00A57D13" w:rsidP="00643D41">
      <w:pPr>
        <w:pStyle w:val="ListParagraph"/>
        <w:numPr>
          <w:ilvl w:val="0"/>
          <w:numId w:val="36"/>
        </w:numPr>
      </w:pPr>
      <w:r>
        <w:t>Step 12 records the request</w:t>
      </w:r>
      <w:r w:rsidR="00263E86">
        <w:t xml:space="preserve"> in DB.</w:t>
      </w:r>
    </w:p>
    <w:p w14:paraId="437754B4" w14:textId="2F73CC4D" w:rsidR="00263E86" w:rsidRDefault="00263E86" w:rsidP="00643D41">
      <w:pPr>
        <w:pStyle w:val="ListParagraph"/>
        <w:numPr>
          <w:ilvl w:val="0"/>
          <w:numId w:val="36"/>
        </w:numPr>
      </w:pPr>
      <w:r>
        <w:t>Step 13 triggers the cancellation of the pending operation:</w:t>
      </w:r>
    </w:p>
    <w:p w14:paraId="6FBE57A4" w14:textId="1B5F298F" w:rsidR="00210E2B" w:rsidRDefault="0032158B" w:rsidP="00643D41">
      <w:pPr>
        <w:pStyle w:val="ListParagraph"/>
        <w:numPr>
          <w:ilvl w:val="1"/>
          <w:numId w:val="36"/>
        </w:numPr>
      </w:pPr>
      <w:r>
        <w:t>Step</w:t>
      </w:r>
      <w:r w:rsidR="0090457C">
        <w:t>s 16</w:t>
      </w:r>
      <w:r>
        <w:t xml:space="preserve"> </w:t>
      </w:r>
      <w:r w:rsidR="00A50DE4">
        <w:t xml:space="preserve">is requesting the cancellation at OMS level via </w:t>
      </w:r>
      <w:r w:rsidR="00BD6CF5">
        <w:t>the order integration module, by calling the ‘</w:t>
      </w:r>
      <w:r w:rsidR="00E0475B">
        <w:t>create order cancellation request’ endpoint</w:t>
      </w:r>
      <w:r w:rsidR="0087009A">
        <w:t>.</w:t>
      </w:r>
    </w:p>
    <w:p w14:paraId="65032220" w14:textId="5EBE45C0" w:rsidR="00D952D2" w:rsidRDefault="00D952D2" w:rsidP="00643D41">
      <w:pPr>
        <w:pStyle w:val="ListParagraph"/>
        <w:numPr>
          <w:ilvl w:val="1"/>
          <w:numId w:val="36"/>
        </w:numPr>
      </w:pPr>
      <w:r>
        <w:t xml:space="preserve">Step </w:t>
      </w:r>
      <w:r w:rsidR="0090457C">
        <w:t xml:space="preserve">17 </w:t>
      </w:r>
      <w:r>
        <w:t xml:space="preserve">illustrates the case where the cancellation order request is rejected, which is notified by </w:t>
      </w:r>
      <w:r w:rsidR="00B0252D">
        <w:t>order integration module</w:t>
      </w:r>
      <w:r w:rsidR="00343D87">
        <w:t>.  In this case we notify the customer</w:t>
      </w:r>
      <w:r w:rsidR="0090457C">
        <w:t xml:space="preserve"> (</w:t>
      </w:r>
      <w:r w:rsidR="00343D87">
        <w:t xml:space="preserve">via step </w:t>
      </w:r>
      <w:r w:rsidR="0090457C">
        <w:t>18</w:t>
      </w:r>
      <w:r w:rsidR="00343D87">
        <w:t>)</w:t>
      </w:r>
      <w:r w:rsidR="0090457C">
        <w:t xml:space="preserve"> and then update</w:t>
      </w:r>
      <w:r w:rsidR="00557B0D">
        <w:t xml:space="preserve"> the status back to ‘pending execution’ </w:t>
      </w:r>
      <w:proofErr w:type="gramStart"/>
      <w:r w:rsidR="00557B0D">
        <w:t>in order to</w:t>
      </w:r>
      <w:proofErr w:type="gramEnd"/>
      <w:r w:rsidR="00557B0D">
        <w:t xml:space="preserve"> let the</w:t>
      </w:r>
      <w:r w:rsidR="00343D87">
        <w:t xml:space="preserve"> execution of the order continue as expected.</w:t>
      </w:r>
    </w:p>
    <w:p w14:paraId="2D354D85" w14:textId="7EC11C0F" w:rsidR="00C24DE9" w:rsidRDefault="00C24DE9" w:rsidP="00643D41">
      <w:pPr>
        <w:pStyle w:val="ListParagraph"/>
        <w:numPr>
          <w:ilvl w:val="1"/>
          <w:numId w:val="36"/>
        </w:numPr>
      </w:pPr>
      <w:r>
        <w:t xml:space="preserve">Step </w:t>
      </w:r>
      <w:r w:rsidR="00557B0D">
        <w:t xml:space="preserve">20 </w:t>
      </w:r>
      <w:r>
        <w:t xml:space="preserve">illustrates the case where the </w:t>
      </w:r>
      <w:r w:rsidR="00FA12D1">
        <w:t xml:space="preserve">cancellation request is confirmed, via a </w:t>
      </w:r>
      <w:r w:rsidR="00234412">
        <w:t>notification received from the order integration module</w:t>
      </w:r>
      <w:r w:rsidR="002F7519">
        <w:t xml:space="preserve"> (step </w:t>
      </w:r>
      <w:r w:rsidR="00557B0D">
        <w:t>21</w:t>
      </w:r>
      <w:r w:rsidR="002F7519">
        <w:t>).</w:t>
      </w:r>
    </w:p>
    <w:p w14:paraId="66EB85DB" w14:textId="515E5CF7" w:rsidR="00343D87" w:rsidRDefault="00343D87" w:rsidP="00643D41">
      <w:pPr>
        <w:pStyle w:val="ListParagraph"/>
        <w:numPr>
          <w:ilvl w:val="1"/>
          <w:numId w:val="36"/>
        </w:numPr>
      </w:pPr>
      <w:r>
        <w:t xml:space="preserve">The execution of the cancellation will be followed based on </w:t>
      </w:r>
      <w:r w:rsidR="002F7519">
        <w:t xml:space="preserve">further </w:t>
      </w:r>
      <w:r w:rsidR="00234412">
        <w:t>notifications</w:t>
      </w:r>
      <w:r>
        <w:t xml:space="preserve"> and is d</w:t>
      </w:r>
      <w:r w:rsidR="00AA1622">
        <w:t xml:space="preserve">escribed in § </w:t>
      </w:r>
      <w:r w:rsidR="00AA1622">
        <w:fldChar w:fldCharType="begin"/>
      </w:r>
      <w:r w:rsidR="00AA1622">
        <w:instrText xml:space="preserve"> REF _Ref182842222 \r \h </w:instrText>
      </w:r>
      <w:r w:rsidR="00AA1622">
        <w:fldChar w:fldCharType="separate"/>
      </w:r>
      <w:r w:rsidR="00AA1622">
        <w:t>3.4.2</w:t>
      </w:r>
      <w:r w:rsidR="00AA1622">
        <w:fldChar w:fldCharType="end"/>
      </w:r>
      <w:r w:rsidR="00AA1622">
        <w:t xml:space="preserve"> (for buying order) and § </w:t>
      </w:r>
      <w:r w:rsidR="00AA1622">
        <w:fldChar w:fldCharType="begin"/>
      </w:r>
      <w:r w:rsidR="00AA1622">
        <w:instrText xml:space="preserve"> REF _Ref182842225 \r \h </w:instrText>
      </w:r>
      <w:r w:rsidR="00AA1622">
        <w:fldChar w:fldCharType="separate"/>
      </w:r>
      <w:r w:rsidR="00AA1622">
        <w:t>3.5.2</w:t>
      </w:r>
      <w:r w:rsidR="00AA1622">
        <w:fldChar w:fldCharType="end"/>
      </w:r>
      <w:r w:rsidR="00AA1622">
        <w:t xml:space="preserve"> (for selling order).</w:t>
      </w:r>
    </w:p>
    <w:p w14:paraId="5B786751" w14:textId="77777777" w:rsidR="00034D40" w:rsidRDefault="00034D40" w:rsidP="00034D40">
      <w:pPr>
        <w:ind w:left="567"/>
      </w:pPr>
    </w:p>
    <w:p w14:paraId="2E5DBF04" w14:textId="5AE6C921" w:rsidR="00034D40" w:rsidRDefault="00034D40" w:rsidP="00034D40">
      <w:pPr>
        <w:ind w:left="567"/>
      </w:pPr>
      <w:r>
        <w:t xml:space="preserve">The API endpoint which is exposed by the </w:t>
      </w:r>
      <w:r w:rsidR="00A53144">
        <w:t>SCS</w:t>
      </w:r>
      <w:r>
        <w:t xml:space="preserve"> to the UI layer as interface for this service (which </w:t>
      </w:r>
      <w:proofErr w:type="gramStart"/>
      <w:r>
        <w:t>actually corresponds</w:t>
      </w:r>
      <w:proofErr w:type="gramEnd"/>
      <w:r>
        <w:t xml:space="preserve"> to the flow 1 in the diagram) is </w:t>
      </w:r>
      <w:r w:rsidR="00801B00">
        <w:t>DELETE</w:t>
      </w:r>
      <w:r>
        <w:t xml:space="preserve"> /</w:t>
      </w:r>
      <w:r w:rsidR="001F426F">
        <w:t>orders/{</w:t>
      </w:r>
      <w:proofErr w:type="spellStart"/>
      <w:r w:rsidR="001F426F">
        <w:t>operationId</w:t>
      </w:r>
      <w:proofErr w:type="spellEnd"/>
      <w:r w:rsidR="001F426F">
        <w:t>}</w:t>
      </w:r>
      <w:r>
        <w:t xml:space="preserve"> (cf. integration guide).  </w:t>
      </w:r>
      <w:r w:rsidR="001F426F">
        <w:t xml:space="preserve">In this diagram the cancellation is directly executed, without asking a confirmation to the user.  If the UI layer implements a workflow with a confirmation step, the API can be called twice: once in simulation mode, and a second time in normal mode once the customer has confirmed his/her action.  </w:t>
      </w:r>
      <w:r>
        <w:t xml:space="preserve">In simulation mode, only the steps 2 to </w:t>
      </w:r>
      <w:r w:rsidR="006B1D00">
        <w:t>11</w:t>
      </w:r>
      <w:r>
        <w:t>, related to request validation regarding customer eligibility</w:t>
      </w:r>
      <w:r w:rsidR="006B1D00">
        <w:t xml:space="preserve"> and operation status</w:t>
      </w:r>
      <w:r>
        <w:t>, are applied.</w:t>
      </w:r>
    </w:p>
    <w:p w14:paraId="47054BA1" w14:textId="2471BA0F" w:rsidR="00445D2A" w:rsidRDefault="00965B02" w:rsidP="005F53BE">
      <w:pPr>
        <w:pStyle w:val="Title2"/>
      </w:pPr>
      <w:bookmarkStart w:id="78" w:name="_Toc226736218"/>
      <w:bookmarkStart w:id="79" w:name="_Ref203062882"/>
      <w:bookmarkStart w:id="80" w:name="_Ref203062886"/>
      <w:r>
        <w:lastRenderedPageBreak/>
        <w:t>Continuous monitoring</w:t>
      </w:r>
      <w:bookmarkEnd w:id="78"/>
    </w:p>
    <w:p w14:paraId="7CACB980" w14:textId="62E8CF10" w:rsidR="00965B02" w:rsidRDefault="00965B02" w:rsidP="00965B02">
      <w:pPr>
        <w:pStyle w:val="Currenttext"/>
      </w:pPr>
      <w:r>
        <w:t xml:space="preserve">This use case is related to the continuous monitoring of transactions which is managed by the compliance engine.  This continuous monitoring may generate alerts on transactions which have been already executed.  If such alert occurs, a task is created in </w:t>
      </w:r>
      <w:proofErr w:type="gramStart"/>
      <w:r>
        <w:t>SCS</w:t>
      </w:r>
      <w:proofErr w:type="gramEnd"/>
      <w:r>
        <w:t xml:space="preserve"> and a user</w:t>
      </w:r>
      <w:r w:rsidR="00FE428E">
        <w:t xml:space="preserve"> (compliance officer)</w:t>
      </w:r>
      <w:r>
        <w:t xml:space="preserve"> is warned.  </w:t>
      </w:r>
      <w:r w:rsidR="00FE428E">
        <w:t xml:space="preserve">It’s up to the compliance officer to manually </w:t>
      </w:r>
      <w:proofErr w:type="gramStart"/>
      <w:r w:rsidR="00FE428E">
        <w:t>take action</w:t>
      </w:r>
      <w:proofErr w:type="gramEnd"/>
      <w:r w:rsidR="00FE428E">
        <w:t xml:space="preserve"> and then close the task (cf. § </w:t>
      </w:r>
      <w:r w:rsidR="00FE428E">
        <w:fldChar w:fldCharType="begin"/>
      </w:r>
      <w:r w:rsidR="00FE428E">
        <w:instrText xml:space="preserve"> REF _Ref203062889 \r \h </w:instrText>
      </w:r>
      <w:r w:rsidR="00FE428E">
        <w:fldChar w:fldCharType="separate"/>
      </w:r>
      <w:r w:rsidR="00FE428E">
        <w:t>3.11</w:t>
      </w:r>
      <w:r w:rsidR="00FE428E">
        <w:fldChar w:fldCharType="end"/>
      </w:r>
      <w:r w:rsidR="00FE428E">
        <w:t>).</w:t>
      </w:r>
      <w:r w:rsidR="00C21200">
        <w:t xml:space="preserve">  This is a background process which should run periodically</w:t>
      </w:r>
      <w:r w:rsidR="00F839E2">
        <w:t>, ideally once a day (but could be adjusted by the bank depending on its risk sensibility).</w:t>
      </w:r>
    </w:p>
    <w:p w14:paraId="3FA7EB79" w14:textId="7B4340C6" w:rsidR="00C21200" w:rsidRDefault="00C21200" w:rsidP="00C4250F">
      <w:pPr>
        <w:pStyle w:val="Caption"/>
        <w:keepNext/>
        <w:jc w:val="center"/>
      </w:pPr>
    </w:p>
    <w:p w14:paraId="29302C02" w14:textId="29345637" w:rsidR="00F133DA" w:rsidRDefault="00F133DA" w:rsidP="00C4250F">
      <w:pPr>
        <w:pStyle w:val="Caption"/>
        <w:keepNext/>
        <w:jc w:val="center"/>
      </w:pPr>
      <w:r>
        <w:rPr>
          <w:noProof/>
        </w:rPr>
        <w:drawing>
          <wp:inline distT="0" distB="0" distL="0" distR="0" wp14:anchorId="57DC4AF4" wp14:editId="16E12967">
            <wp:extent cx="4642692" cy="3988052"/>
            <wp:effectExtent l="0" t="0" r="5715" b="0"/>
            <wp:docPr id="5915915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91557" name="Picture 1" descr="A screenshot of a computer screen&#10;&#10;AI-generated content may be incorrect."/>
                    <pic:cNvPicPr/>
                  </pic:nvPicPr>
                  <pic:blipFill>
                    <a:blip r:embed="rId72"/>
                    <a:stretch>
                      <a:fillRect/>
                    </a:stretch>
                  </pic:blipFill>
                  <pic:spPr>
                    <a:xfrm>
                      <a:off x="0" y="0"/>
                      <a:ext cx="4647262" cy="3991977"/>
                    </a:xfrm>
                    <a:prstGeom prst="rect">
                      <a:avLst/>
                    </a:prstGeom>
                  </pic:spPr>
                </pic:pic>
              </a:graphicData>
            </a:graphic>
          </wp:inline>
        </w:drawing>
      </w:r>
    </w:p>
    <w:p w14:paraId="0CA33A1E" w14:textId="7DB676DD" w:rsidR="00C21200" w:rsidRDefault="00C21200" w:rsidP="00C21200">
      <w:pPr>
        <w:pStyle w:val="Caption0"/>
        <w:jc w:val="center"/>
      </w:pPr>
      <w:r>
        <w:t xml:space="preserve">Figure </w:t>
      </w:r>
      <w:r>
        <w:fldChar w:fldCharType="begin"/>
      </w:r>
      <w:r>
        <w:instrText xml:space="preserve"> SEQ Figure \* ARABIC </w:instrText>
      </w:r>
      <w:r>
        <w:fldChar w:fldCharType="separate"/>
      </w:r>
      <w:r w:rsidR="00EA4364">
        <w:rPr>
          <w:noProof/>
        </w:rPr>
        <w:t>23</w:t>
      </w:r>
      <w:r>
        <w:fldChar w:fldCharType="end"/>
      </w:r>
      <w:r>
        <w:t xml:space="preserve"> - Continuous Monitoring</w:t>
      </w:r>
    </w:p>
    <w:p w14:paraId="7046A6D6" w14:textId="77777777" w:rsidR="00C21200" w:rsidRDefault="00C21200" w:rsidP="00C21200">
      <w:pPr>
        <w:ind w:left="567"/>
      </w:pPr>
      <w:r>
        <w:t>The main steps are:</w:t>
      </w:r>
    </w:p>
    <w:p w14:paraId="617B5A9F" w14:textId="4A5E337E" w:rsidR="00C21200" w:rsidRDefault="00C21200" w:rsidP="00643D41">
      <w:pPr>
        <w:pStyle w:val="ListParagraph"/>
        <w:numPr>
          <w:ilvl w:val="0"/>
          <w:numId w:val="53"/>
        </w:numPr>
      </w:pPr>
      <w:r>
        <w:t xml:space="preserve">Step 1 </w:t>
      </w:r>
      <w:r w:rsidR="00F839E2">
        <w:t xml:space="preserve">retrieves alerts in the compliance engine (Chainalysis) by calling the API endpoint </w:t>
      </w:r>
      <w:r w:rsidR="007744BF">
        <w:t>GET /alerts</w:t>
      </w:r>
      <w:r w:rsidR="00A803A3">
        <w:t>.  This endpoint has multiple query parameters to filter the alerts.</w:t>
      </w:r>
      <w:r w:rsidR="00E94B29">
        <w:t xml:space="preserve">  The following filters should be used: [</w:t>
      </w:r>
      <w:proofErr w:type="spellStart"/>
      <w:r w:rsidR="00E94B29">
        <w:t>isContinuousMonitoring</w:t>
      </w:r>
      <w:proofErr w:type="spellEnd"/>
      <w:r w:rsidR="00E94B29">
        <w:t xml:space="preserve">] set to ‘true’, </w:t>
      </w:r>
      <w:r w:rsidR="005D0089">
        <w:t>[</w:t>
      </w:r>
      <w:proofErr w:type="spellStart"/>
      <w:r w:rsidR="005D0089">
        <w:t>createdAt_gte</w:t>
      </w:r>
      <w:proofErr w:type="spellEnd"/>
      <w:r w:rsidR="005D0089">
        <w:t>] set to the last run of the process.</w:t>
      </w:r>
    </w:p>
    <w:p w14:paraId="0F901CD5" w14:textId="7AD7A2F0" w:rsidR="00A32F14" w:rsidRDefault="00A32F14" w:rsidP="00643D41">
      <w:pPr>
        <w:pStyle w:val="ListParagraph"/>
        <w:numPr>
          <w:ilvl w:val="0"/>
          <w:numId w:val="53"/>
        </w:numPr>
      </w:pPr>
      <w:r>
        <w:t>Steps 3 to 9 are a loop on the received alerts:</w:t>
      </w:r>
    </w:p>
    <w:p w14:paraId="6FE8176D" w14:textId="7840E602" w:rsidR="00A32F14" w:rsidRDefault="00A32F14" w:rsidP="00643D41">
      <w:pPr>
        <w:pStyle w:val="ListParagraph"/>
        <w:numPr>
          <w:ilvl w:val="1"/>
          <w:numId w:val="53"/>
        </w:numPr>
      </w:pPr>
      <w:r>
        <w:t>Step 3 registers the information on the alert in SCS database.</w:t>
      </w:r>
    </w:p>
    <w:p w14:paraId="606219A3" w14:textId="6D2B7F6C" w:rsidR="00A32F14" w:rsidRDefault="00A32F14" w:rsidP="00643D41">
      <w:pPr>
        <w:pStyle w:val="ListParagraph"/>
        <w:numPr>
          <w:ilvl w:val="1"/>
          <w:numId w:val="53"/>
        </w:numPr>
      </w:pPr>
      <w:r>
        <w:t xml:space="preserve">Step 4 </w:t>
      </w:r>
      <w:r w:rsidR="00B65D5F">
        <w:t>interacts with the CBS to get the user to whom the alert must be assigned to.</w:t>
      </w:r>
    </w:p>
    <w:p w14:paraId="077607DF" w14:textId="2C5CACD4" w:rsidR="00B65D5F" w:rsidRDefault="00B65D5F" w:rsidP="00643D41">
      <w:pPr>
        <w:pStyle w:val="ListParagraph"/>
        <w:numPr>
          <w:ilvl w:val="1"/>
          <w:numId w:val="53"/>
        </w:numPr>
      </w:pPr>
      <w:r>
        <w:t>Step 6 assigns the alert</w:t>
      </w:r>
      <w:r w:rsidR="00D83AD1">
        <w:t xml:space="preserve"> in Chainalysis to the user (via his/her email address)</w:t>
      </w:r>
    </w:p>
    <w:p w14:paraId="443D28B2" w14:textId="018A4AAF" w:rsidR="00D83AD1" w:rsidRDefault="00D83AD1" w:rsidP="00643D41">
      <w:pPr>
        <w:pStyle w:val="ListParagraph"/>
        <w:numPr>
          <w:ilvl w:val="1"/>
          <w:numId w:val="53"/>
        </w:numPr>
      </w:pPr>
      <w:r>
        <w:t>Step 7 updates the alert in Chainalysis to set its status to ‘</w:t>
      </w:r>
      <w:r w:rsidR="00DB6926">
        <w:t>I</w:t>
      </w:r>
      <w:r>
        <w:t xml:space="preserve">n </w:t>
      </w:r>
      <w:r w:rsidR="00DB6926">
        <w:t>R</w:t>
      </w:r>
      <w:r>
        <w:t>eview’.</w:t>
      </w:r>
    </w:p>
    <w:p w14:paraId="7EEF75BC" w14:textId="28C91B38" w:rsidR="00DB6926" w:rsidRDefault="00DB6926" w:rsidP="00643D41">
      <w:pPr>
        <w:pStyle w:val="ListParagraph"/>
        <w:numPr>
          <w:ilvl w:val="1"/>
          <w:numId w:val="53"/>
        </w:numPr>
      </w:pPr>
      <w:r>
        <w:t>Step 8 creates the task in SCS</w:t>
      </w:r>
      <w:r w:rsidR="00C23741">
        <w:t xml:space="preserve"> (the type of task is specific for continuous monitoring</w:t>
      </w:r>
      <w:r w:rsidR="000D04BD">
        <w:t>)</w:t>
      </w:r>
    </w:p>
    <w:p w14:paraId="3677F91C" w14:textId="5E680D25" w:rsidR="00DB6926" w:rsidRDefault="00DB6926" w:rsidP="00643D41">
      <w:pPr>
        <w:pStyle w:val="ListParagraph"/>
        <w:numPr>
          <w:ilvl w:val="1"/>
          <w:numId w:val="53"/>
        </w:numPr>
      </w:pPr>
      <w:r>
        <w:t>Step 9 interacts with the CBS to notify the bank user on the new task.</w:t>
      </w:r>
    </w:p>
    <w:p w14:paraId="0D750D36" w14:textId="77777777" w:rsidR="00C21200" w:rsidRPr="00C21200" w:rsidRDefault="00C21200" w:rsidP="00C4250F"/>
    <w:p w14:paraId="12222CB0" w14:textId="77777777" w:rsidR="00FE428E" w:rsidRPr="00965B02" w:rsidRDefault="00FE428E" w:rsidP="00C4250F">
      <w:pPr>
        <w:pStyle w:val="Currenttext"/>
      </w:pPr>
    </w:p>
    <w:p w14:paraId="7A732823" w14:textId="1228EC7E" w:rsidR="005E3226" w:rsidRDefault="005F53BE" w:rsidP="005F53BE">
      <w:pPr>
        <w:pStyle w:val="Title2"/>
      </w:pPr>
      <w:bookmarkStart w:id="81" w:name="_Ref214014478"/>
      <w:bookmarkStart w:id="82" w:name="_Toc226736219"/>
      <w:r>
        <w:t>Travel Rule completion</w:t>
      </w:r>
      <w:bookmarkEnd w:id="79"/>
      <w:bookmarkEnd w:id="80"/>
      <w:bookmarkEnd w:id="81"/>
      <w:bookmarkEnd w:id="82"/>
    </w:p>
    <w:p w14:paraId="4CAEB1A4" w14:textId="283D6BF3" w:rsidR="005F53BE" w:rsidRDefault="005F53BE" w:rsidP="005F53BE">
      <w:pPr>
        <w:pStyle w:val="Currenttext"/>
      </w:pPr>
      <w:r>
        <w:t xml:space="preserve">When a deposit is received on a customer account, if Travel Rule information </w:t>
      </w:r>
      <w:proofErr w:type="gramStart"/>
      <w:r>
        <w:t>are</w:t>
      </w:r>
      <w:proofErr w:type="gramEnd"/>
      <w:r>
        <w:t xml:space="preserve"> missing (and in the current implementation, </w:t>
      </w:r>
      <w:r w:rsidR="000468AB">
        <w:t xml:space="preserve">there will always be missing) the deposit is put on a pending </w:t>
      </w:r>
      <w:proofErr w:type="gramStart"/>
      <w:r w:rsidR="000468AB">
        <w:t>status</w:t>
      </w:r>
      <w:proofErr w:type="gramEnd"/>
      <w:r w:rsidR="000468AB">
        <w:t xml:space="preserve"> and a task is created asking the customer to provide Travel Rule information.  This is illustrated in § </w:t>
      </w:r>
      <w:r w:rsidR="000468AB">
        <w:fldChar w:fldCharType="begin"/>
      </w:r>
      <w:r w:rsidR="000468AB">
        <w:instrText xml:space="preserve"> REF _Ref182842268 \r \h </w:instrText>
      </w:r>
      <w:r w:rsidR="000468AB">
        <w:fldChar w:fldCharType="separate"/>
      </w:r>
      <w:r w:rsidR="000468AB">
        <w:t>3.6.2</w:t>
      </w:r>
      <w:r w:rsidR="000468AB">
        <w:fldChar w:fldCharType="end"/>
      </w:r>
      <w:r w:rsidR="000468AB">
        <w:t>.</w:t>
      </w:r>
    </w:p>
    <w:p w14:paraId="66658058" w14:textId="774FB03A" w:rsidR="000468AB" w:rsidRDefault="000468AB" w:rsidP="005F53BE">
      <w:pPr>
        <w:pStyle w:val="Currenttext"/>
      </w:pPr>
      <w:r>
        <w:lastRenderedPageBreak/>
        <w:t xml:space="preserve">This use case </w:t>
      </w:r>
      <w:r w:rsidR="00667028">
        <w:t>deals with the capture of Travel Rule information provided by the customer</w:t>
      </w:r>
      <w:r w:rsidR="00AC6229">
        <w:t xml:space="preserve"> and triggers the next steps of the deposit execution</w:t>
      </w:r>
      <w:r w:rsidR="009D6221">
        <w:t xml:space="preserve">.  Practically this action is done by resolving the open task (cf. § </w:t>
      </w:r>
      <w:r w:rsidR="009D6221">
        <w:fldChar w:fldCharType="begin"/>
      </w:r>
      <w:r w:rsidR="009D6221">
        <w:instrText xml:space="preserve"> REF _Ref200037672 \r \h </w:instrText>
      </w:r>
      <w:r w:rsidR="009D6221">
        <w:fldChar w:fldCharType="separate"/>
      </w:r>
      <w:r w:rsidR="00B34642">
        <w:t>3.27</w:t>
      </w:r>
      <w:r w:rsidR="009D6221">
        <w:fldChar w:fldCharType="end"/>
      </w:r>
      <w:r w:rsidR="009D6221">
        <w:t xml:space="preserve"> for more details on task </w:t>
      </w:r>
      <w:r w:rsidR="00B34642">
        <w:t>behaviour</w:t>
      </w:r>
      <w:r w:rsidR="009D6221">
        <w:t>).</w:t>
      </w:r>
    </w:p>
    <w:p w14:paraId="2070F11A" w14:textId="60582A9A" w:rsidR="00A03911" w:rsidRDefault="00A03911" w:rsidP="00283065">
      <w:pPr>
        <w:pStyle w:val="Currenttext"/>
        <w:keepNext/>
      </w:pPr>
    </w:p>
    <w:p w14:paraId="1B0F9461" w14:textId="7CD449EC" w:rsidR="004B0626" w:rsidRDefault="00057829" w:rsidP="00283065">
      <w:pPr>
        <w:pStyle w:val="Currenttext"/>
        <w:keepNext/>
      </w:pPr>
      <w:r w:rsidRPr="00057829">
        <w:rPr>
          <w:noProof/>
        </w:rPr>
        <w:t xml:space="preserve"> </w:t>
      </w:r>
      <w:r>
        <w:rPr>
          <w:noProof/>
        </w:rPr>
        <w:drawing>
          <wp:inline distT="0" distB="0" distL="0" distR="0" wp14:anchorId="419A7B8C" wp14:editId="275F767B">
            <wp:extent cx="5635782" cy="4380332"/>
            <wp:effectExtent l="0" t="0" r="3175" b="1270"/>
            <wp:docPr id="1992329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9594" name="Picture 1" descr="A screenshot of a computer&#10;&#10;AI-generated content may be incorrect."/>
                    <pic:cNvPicPr/>
                  </pic:nvPicPr>
                  <pic:blipFill>
                    <a:blip r:embed="rId73"/>
                    <a:stretch>
                      <a:fillRect/>
                    </a:stretch>
                  </pic:blipFill>
                  <pic:spPr>
                    <a:xfrm>
                      <a:off x="0" y="0"/>
                      <a:ext cx="5651605" cy="4392631"/>
                    </a:xfrm>
                    <a:prstGeom prst="rect">
                      <a:avLst/>
                    </a:prstGeom>
                  </pic:spPr>
                </pic:pic>
              </a:graphicData>
            </a:graphic>
          </wp:inline>
        </w:drawing>
      </w:r>
    </w:p>
    <w:p w14:paraId="6D14A2B9" w14:textId="7122F163" w:rsidR="00AC6229" w:rsidRDefault="00A03911" w:rsidP="00A03911">
      <w:pPr>
        <w:pStyle w:val="Caption0"/>
        <w:jc w:val="center"/>
      </w:pPr>
      <w:r>
        <w:t xml:space="preserve">Figure </w:t>
      </w:r>
      <w:r>
        <w:fldChar w:fldCharType="begin"/>
      </w:r>
      <w:r>
        <w:instrText xml:space="preserve"> SEQ Figure \* ARABIC </w:instrText>
      </w:r>
      <w:r>
        <w:fldChar w:fldCharType="separate"/>
      </w:r>
      <w:r w:rsidR="00EA4364">
        <w:rPr>
          <w:noProof/>
        </w:rPr>
        <w:t>24</w:t>
      </w:r>
      <w:r>
        <w:fldChar w:fldCharType="end"/>
      </w:r>
      <w:r>
        <w:t xml:space="preserve"> - Travel Rule data management</w:t>
      </w:r>
    </w:p>
    <w:p w14:paraId="74AC9B64" w14:textId="777DB4D8" w:rsidR="00A03911" w:rsidRDefault="00F35F63" w:rsidP="00F35F63">
      <w:pPr>
        <w:ind w:left="567"/>
      </w:pPr>
      <w:r>
        <w:t>The main steps are:</w:t>
      </w:r>
    </w:p>
    <w:p w14:paraId="4319A33A" w14:textId="4FD2C3DB" w:rsidR="00F35F63" w:rsidRDefault="00F35F63" w:rsidP="00643D41">
      <w:pPr>
        <w:pStyle w:val="ListParagraph"/>
        <w:numPr>
          <w:ilvl w:val="0"/>
          <w:numId w:val="53"/>
        </w:numPr>
      </w:pPr>
      <w:r>
        <w:t xml:space="preserve">Step </w:t>
      </w:r>
      <w:r w:rsidR="005076D3">
        <w:t>2</w:t>
      </w:r>
      <w:r>
        <w:t xml:space="preserve"> checks the existence of the task related to the Travel Rule</w:t>
      </w:r>
    </w:p>
    <w:p w14:paraId="3CED6321" w14:textId="63B08D8F" w:rsidR="00F35F63" w:rsidRDefault="00F35F63" w:rsidP="00643D41">
      <w:pPr>
        <w:pStyle w:val="ListParagraph"/>
        <w:numPr>
          <w:ilvl w:val="0"/>
          <w:numId w:val="53"/>
        </w:numPr>
      </w:pPr>
      <w:r>
        <w:t xml:space="preserve">Step </w:t>
      </w:r>
      <w:r w:rsidR="005076D3">
        <w:t>4</w:t>
      </w:r>
      <w:r>
        <w:t xml:space="preserve"> checks the customer, owner of the account</w:t>
      </w:r>
      <w:r w:rsidR="003E188D">
        <w:t xml:space="preserve"> related to the operation</w:t>
      </w:r>
    </w:p>
    <w:p w14:paraId="620A779F" w14:textId="0733A176" w:rsidR="003E188D" w:rsidRDefault="003E188D" w:rsidP="00643D41">
      <w:pPr>
        <w:pStyle w:val="ListParagraph"/>
        <w:numPr>
          <w:ilvl w:val="0"/>
          <w:numId w:val="53"/>
        </w:numPr>
      </w:pPr>
      <w:r>
        <w:t xml:space="preserve">Step </w:t>
      </w:r>
      <w:r w:rsidR="005076D3">
        <w:t>6</w:t>
      </w:r>
      <w:r>
        <w:t xml:space="preserve"> checks the account, related to the operation</w:t>
      </w:r>
    </w:p>
    <w:p w14:paraId="369CC33F" w14:textId="62C5DEAB" w:rsidR="00B33E59" w:rsidRDefault="003E188D" w:rsidP="00643D41">
      <w:pPr>
        <w:pStyle w:val="ListParagraph"/>
        <w:numPr>
          <w:ilvl w:val="0"/>
          <w:numId w:val="53"/>
        </w:numPr>
      </w:pPr>
      <w:r>
        <w:t xml:space="preserve">Steps </w:t>
      </w:r>
      <w:r w:rsidR="00847B20">
        <w:t>8</w:t>
      </w:r>
      <w:r w:rsidR="00901D74">
        <w:t xml:space="preserve"> </w:t>
      </w:r>
      <w:r w:rsidR="006C2D4D">
        <w:t>controls the eligibility of the request</w:t>
      </w:r>
      <w:r w:rsidR="0043246E">
        <w:t>.  In this context of completing a task related to missing Travel Rule information on a deposit, the following controls must be done:</w:t>
      </w:r>
    </w:p>
    <w:p w14:paraId="5713DBA4" w14:textId="77777777" w:rsidR="00823F5D" w:rsidRDefault="00823F5D" w:rsidP="00643D41">
      <w:pPr>
        <w:pStyle w:val="ListParagraph"/>
        <w:numPr>
          <w:ilvl w:val="1"/>
          <w:numId w:val="53"/>
        </w:numPr>
      </w:pPr>
      <w:r>
        <w:t>Check user is a customer who can access the customer and account in the scope of the deposit</w:t>
      </w:r>
    </w:p>
    <w:p w14:paraId="3E7081D7" w14:textId="0F5D4CD7" w:rsidR="00823F5D" w:rsidRDefault="00823F5D" w:rsidP="00643D41">
      <w:pPr>
        <w:pStyle w:val="ListParagraph"/>
        <w:numPr>
          <w:ilvl w:val="1"/>
          <w:numId w:val="53"/>
        </w:numPr>
      </w:pPr>
      <w:r>
        <w:t xml:space="preserve">Check the task: </w:t>
      </w:r>
      <w:r w:rsidR="00901B31">
        <w:t xml:space="preserve">it </w:t>
      </w:r>
      <w:r>
        <w:t>must be a ‘Travel Rule’ task and its status must be open</w:t>
      </w:r>
      <w:r w:rsidR="00901B31">
        <w:t xml:space="preserve"> and must be assigned to that customer.</w:t>
      </w:r>
    </w:p>
    <w:p w14:paraId="5C97E974" w14:textId="38CADF43" w:rsidR="003E188D" w:rsidRDefault="00823F5D" w:rsidP="00643D41">
      <w:pPr>
        <w:pStyle w:val="ListParagraph"/>
        <w:numPr>
          <w:ilvl w:val="1"/>
          <w:numId w:val="53"/>
        </w:numPr>
      </w:pPr>
      <w:r>
        <w:t>Check the status of the operation</w:t>
      </w:r>
      <w:r w:rsidR="00901B31">
        <w:t>: must be ‘Pending Task’.</w:t>
      </w:r>
    </w:p>
    <w:p w14:paraId="61E5DFE4" w14:textId="6513D2B0" w:rsidR="00C84D59" w:rsidRDefault="00C84D59" w:rsidP="00C4250F">
      <w:pPr>
        <w:ind w:left="1416"/>
      </w:pPr>
      <w:r>
        <w:t>If one of this control is not ok, an error is generated (step 9)</w:t>
      </w:r>
    </w:p>
    <w:p w14:paraId="7B4600BE" w14:textId="59E3E049" w:rsidR="003E188D" w:rsidRDefault="00D332C6" w:rsidP="00643D41">
      <w:pPr>
        <w:pStyle w:val="ListParagraph"/>
        <w:numPr>
          <w:ilvl w:val="0"/>
          <w:numId w:val="53"/>
        </w:numPr>
      </w:pPr>
      <w:r>
        <w:t>Step 1</w:t>
      </w:r>
      <w:r w:rsidR="00847B20">
        <w:t>0</w:t>
      </w:r>
      <w:r>
        <w:t xml:space="preserve"> checks that the Travel Rule data are complete (cf. § </w:t>
      </w:r>
      <w:r>
        <w:fldChar w:fldCharType="begin"/>
      </w:r>
      <w:r>
        <w:instrText xml:space="preserve"> REF _Ref199346155 \r \h </w:instrText>
      </w:r>
      <w:r>
        <w:fldChar w:fldCharType="separate"/>
      </w:r>
      <w:r>
        <w:t>3.18</w:t>
      </w:r>
      <w:r>
        <w:fldChar w:fldCharType="end"/>
      </w:r>
      <w:r>
        <w:t xml:space="preserve"> for required data) but not really its validity (except from a format point of view).</w:t>
      </w:r>
    </w:p>
    <w:p w14:paraId="39030D82" w14:textId="16202D49" w:rsidR="00D332C6" w:rsidRDefault="00D332C6" w:rsidP="00643D41">
      <w:pPr>
        <w:pStyle w:val="ListParagraph"/>
        <w:numPr>
          <w:ilvl w:val="0"/>
          <w:numId w:val="53"/>
        </w:numPr>
      </w:pPr>
      <w:r>
        <w:t xml:space="preserve">Step </w:t>
      </w:r>
      <w:r w:rsidR="00197808">
        <w:t>1</w:t>
      </w:r>
      <w:r w:rsidR="00847B20">
        <w:t>1</w:t>
      </w:r>
      <w:r w:rsidR="00197808">
        <w:t xml:space="preserve"> returns an error to the user if the previous check is not correct.</w:t>
      </w:r>
    </w:p>
    <w:p w14:paraId="64C3D61A" w14:textId="6B75F80C" w:rsidR="00197808" w:rsidRDefault="0007512C" w:rsidP="00643D41">
      <w:pPr>
        <w:pStyle w:val="ListParagraph"/>
        <w:numPr>
          <w:ilvl w:val="0"/>
          <w:numId w:val="53"/>
        </w:numPr>
      </w:pPr>
      <w:r>
        <w:t>Steps 1</w:t>
      </w:r>
      <w:r w:rsidR="00F22D72">
        <w:t>3</w:t>
      </w:r>
      <w:r>
        <w:t xml:space="preserve"> and 15 updates the travel rule info and the task, which triggers the next steps of the deposit execution</w:t>
      </w:r>
      <w:r w:rsidR="00F22D72">
        <w:t xml:space="preserve">, which is described in the UC related to deposit execution (cf. § </w:t>
      </w:r>
      <w:r w:rsidR="00F22D72">
        <w:fldChar w:fldCharType="begin"/>
      </w:r>
      <w:r w:rsidR="00F22D72">
        <w:instrText xml:space="preserve"> REF _Ref182842268 \r \h </w:instrText>
      </w:r>
      <w:r w:rsidR="00F22D72">
        <w:fldChar w:fldCharType="separate"/>
      </w:r>
      <w:r w:rsidR="00F22D72">
        <w:t>3.6.2</w:t>
      </w:r>
      <w:r w:rsidR="00F22D72">
        <w:fldChar w:fldCharType="end"/>
      </w:r>
      <w:r w:rsidR="00F22D72">
        <w:t>) from step 40.</w:t>
      </w:r>
    </w:p>
    <w:p w14:paraId="2695515D" w14:textId="265AED88" w:rsidR="0007512C" w:rsidRDefault="0007512C" w:rsidP="00ED7761">
      <w:pPr>
        <w:ind w:left="927"/>
      </w:pPr>
    </w:p>
    <w:p w14:paraId="31CC618C" w14:textId="4ABCDAAF" w:rsidR="005A7DC4" w:rsidRPr="00A03911" w:rsidRDefault="00D31DD8" w:rsidP="00283065">
      <w:pPr>
        <w:ind w:left="567"/>
      </w:pPr>
      <w:r>
        <w:t xml:space="preserve">The API endpoint which is exposed by the SCS back-end layer to the UI is </w:t>
      </w:r>
      <w:r w:rsidR="00B33ED0">
        <w:t>a PATCH /tasks/{</w:t>
      </w:r>
      <w:proofErr w:type="spellStart"/>
      <w:r w:rsidR="00B33ED0">
        <w:t>taskId</w:t>
      </w:r>
      <w:proofErr w:type="spellEnd"/>
      <w:r w:rsidR="00B33ED0">
        <w:t xml:space="preserve">}.  This API </w:t>
      </w:r>
      <w:r w:rsidR="007127E6">
        <w:t xml:space="preserve">endpoint </w:t>
      </w:r>
      <w:r w:rsidR="00B33ED0">
        <w:t xml:space="preserve">manages a ‘simulation mode’ as for other </w:t>
      </w:r>
      <w:r w:rsidR="007127E6">
        <w:t>use cases.  An API endpoint GET /tasks exists to first retrieve the list of tasks, which can be filtered by user, by type, etc</w:t>
      </w:r>
      <w:r w:rsidR="00B1711A">
        <w:t xml:space="preserve"> (cf. API documentation)</w:t>
      </w:r>
      <w:r w:rsidR="007127E6">
        <w:t>.</w:t>
      </w:r>
      <w:r w:rsidR="00B1711A">
        <w:t xml:space="preserve"> </w:t>
      </w:r>
    </w:p>
    <w:p w14:paraId="632C750A" w14:textId="68A34646" w:rsidR="005A7267" w:rsidRDefault="005A7267" w:rsidP="005A7267">
      <w:pPr>
        <w:pStyle w:val="Title2"/>
      </w:pPr>
      <w:bookmarkStart w:id="83" w:name="_Ref203062889"/>
      <w:bookmarkStart w:id="84" w:name="_Toc226736220"/>
      <w:r>
        <w:lastRenderedPageBreak/>
        <w:t>KYT task management</w:t>
      </w:r>
      <w:bookmarkEnd w:id="83"/>
      <w:bookmarkEnd w:id="84"/>
    </w:p>
    <w:p w14:paraId="266316E3" w14:textId="43EEC858" w:rsidR="008A126F" w:rsidRDefault="00E57F33" w:rsidP="005A7267">
      <w:pPr>
        <w:ind w:left="567"/>
      </w:pPr>
      <w:r>
        <w:t>This use case describes the management of ta</w:t>
      </w:r>
      <w:r w:rsidR="00ED5446">
        <w:t>sk assigned to compliance officer related to suspicion of f</w:t>
      </w:r>
      <w:r w:rsidR="00233BBF">
        <w:t>r</w:t>
      </w:r>
      <w:r w:rsidR="00ED5446">
        <w:t>auds on transaction.  These tasks are created based on</w:t>
      </w:r>
      <w:r w:rsidR="005A7267">
        <w:t xml:space="preserve"> alerts raised by the compliance engine (Chainalysis) on deposit or withdrawal attempts</w:t>
      </w:r>
      <w:r w:rsidR="00C93308">
        <w:t xml:space="preserve"> or during continuous monitoring</w:t>
      </w:r>
      <w:r w:rsidR="00ED5446">
        <w:t>.</w:t>
      </w:r>
      <w:r w:rsidR="001F6AF6">
        <w:t xml:space="preserve">  </w:t>
      </w:r>
      <w:r w:rsidR="008A126F">
        <w:t xml:space="preserve">Cf. also more general description of task management in § </w:t>
      </w:r>
      <w:r w:rsidR="008A126F">
        <w:fldChar w:fldCharType="begin"/>
      </w:r>
      <w:r w:rsidR="008A126F">
        <w:instrText xml:space="preserve"> REF _Ref200037672 \r \h </w:instrText>
      </w:r>
      <w:r w:rsidR="008A126F">
        <w:fldChar w:fldCharType="separate"/>
      </w:r>
      <w:r w:rsidR="008A126F">
        <w:t>3.27</w:t>
      </w:r>
      <w:r w:rsidR="008A126F">
        <w:fldChar w:fldCharType="end"/>
      </w:r>
      <w:r w:rsidR="008A126F">
        <w:t>.</w:t>
      </w:r>
    </w:p>
    <w:p w14:paraId="4E2BDD9A" w14:textId="56556DD3" w:rsidR="005A7267" w:rsidRDefault="001F6AF6" w:rsidP="005A7267">
      <w:pPr>
        <w:ind w:left="567"/>
      </w:pPr>
      <w:r>
        <w:t xml:space="preserve">There are </w:t>
      </w:r>
      <w:r w:rsidR="00C93308">
        <w:t>4</w:t>
      </w:r>
      <w:r>
        <w:t xml:space="preserve"> possible options:</w:t>
      </w:r>
    </w:p>
    <w:p w14:paraId="15B84585" w14:textId="78854785" w:rsidR="001F6AF6" w:rsidRDefault="001F6AF6" w:rsidP="00643D41">
      <w:pPr>
        <w:pStyle w:val="ListParagraph"/>
        <w:numPr>
          <w:ilvl w:val="0"/>
          <w:numId w:val="58"/>
        </w:numPr>
      </w:pPr>
      <w:r>
        <w:t xml:space="preserve">The task </w:t>
      </w:r>
      <w:r w:rsidR="00ED5446">
        <w:t>is</w:t>
      </w:r>
      <w:r>
        <w:t xml:space="preserve"> updated, </w:t>
      </w:r>
      <w:r w:rsidR="000E2271">
        <w:t xml:space="preserve">the user is </w:t>
      </w:r>
      <w:r>
        <w:t>completing some information (e.g. note) or assigning it to another user.</w:t>
      </w:r>
      <w:r w:rsidR="00633877">
        <w:t xml:space="preserve">  The user can also request some justification documents to the </w:t>
      </w:r>
      <w:proofErr w:type="gramStart"/>
      <w:r w:rsidR="00633877">
        <w:t>customer,</w:t>
      </w:r>
      <w:proofErr w:type="gramEnd"/>
      <w:r w:rsidR="00633877">
        <w:t xml:space="preserve"> this leads to the creation of a new task assigned to the customer.</w:t>
      </w:r>
    </w:p>
    <w:p w14:paraId="26B0A3F0" w14:textId="18C11516" w:rsidR="001F6AF6" w:rsidRDefault="001F6AF6" w:rsidP="00643D41">
      <w:pPr>
        <w:pStyle w:val="ListParagraph"/>
        <w:numPr>
          <w:ilvl w:val="0"/>
          <w:numId w:val="58"/>
        </w:numPr>
      </w:pPr>
      <w:r>
        <w:t xml:space="preserve">The task </w:t>
      </w:r>
      <w:r w:rsidR="000E2271">
        <w:t>is</w:t>
      </w:r>
      <w:r>
        <w:t xml:space="preserve"> closed</w:t>
      </w:r>
      <w:r w:rsidR="00771AA0">
        <w:t xml:space="preserve"> considering that the transaction is not suspicious.  In case of deposit, this triggers the update of the customer balance.  In case of withdrawal this triggers its execution.</w:t>
      </w:r>
    </w:p>
    <w:p w14:paraId="0700AF78" w14:textId="5F6FB4C8" w:rsidR="00771AA0" w:rsidRDefault="00771AA0" w:rsidP="00643D41">
      <w:pPr>
        <w:pStyle w:val="ListParagraph"/>
        <w:numPr>
          <w:ilvl w:val="0"/>
          <w:numId w:val="58"/>
        </w:numPr>
      </w:pPr>
      <w:r>
        <w:t xml:space="preserve">The task </w:t>
      </w:r>
      <w:r w:rsidR="000E2271">
        <w:t>is</w:t>
      </w:r>
      <w:r>
        <w:t xml:space="preserve"> closed considerin</w:t>
      </w:r>
      <w:r w:rsidR="000E2271">
        <w:t>g</w:t>
      </w:r>
      <w:r>
        <w:t xml:space="preserve"> that the transaction is indeed suspicious and must be rejected.  In case of deposit, this triggers the transfer of the received funds on a bank wallet</w:t>
      </w:r>
      <w:r w:rsidR="008F267A">
        <w:t>; the management of these funds must be manually processed in agreement with the authorities.  In case of withdrawal, the withdrawal is rejected.</w:t>
      </w:r>
    </w:p>
    <w:p w14:paraId="58FC23FF" w14:textId="4E3CE2C4" w:rsidR="00C93308" w:rsidRDefault="00C93308" w:rsidP="00643D41">
      <w:pPr>
        <w:pStyle w:val="ListParagraph"/>
        <w:numPr>
          <w:ilvl w:val="0"/>
          <w:numId w:val="58"/>
        </w:numPr>
      </w:pPr>
      <w:r>
        <w:t>The task is closed and related to continuous monitoring alerts; in that case there is no update on the transaction</w:t>
      </w:r>
      <w:r w:rsidR="00445D2A">
        <w:t>; it’s up to the compliance officer to take manual action (as for example block the account) if needed.</w:t>
      </w:r>
    </w:p>
    <w:p w14:paraId="4125B9DB" w14:textId="77777777" w:rsidR="00EA52F1" w:rsidRDefault="00EA52F1" w:rsidP="00EA52F1"/>
    <w:p w14:paraId="45756C87" w14:textId="5A122650" w:rsidR="00EA52F1" w:rsidRDefault="00EA52F1" w:rsidP="00C4250F">
      <w:pPr>
        <w:pStyle w:val="Caption"/>
        <w:keepNext/>
      </w:pPr>
    </w:p>
    <w:p w14:paraId="0E7C2866" w14:textId="47289B21" w:rsidR="006D1511" w:rsidRDefault="00704207" w:rsidP="00C4250F">
      <w:pPr>
        <w:pStyle w:val="Caption"/>
        <w:keepNext/>
      </w:pPr>
      <w:r w:rsidRPr="00704207">
        <w:rPr>
          <w:noProof/>
        </w:rPr>
        <w:t xml:space="preserve"> </w:t>
      </w:r>
      <w:r>
        <w:rPr>
          <w:noProof/>
        </w:rPr>
        <w:drawing>
          <wp:inline distT="0" distB="0" distL="0" distR="0" wp14:anchorId="5A67E805" wp14:editId="777E32EB">
            <wp:extent cx="5730220" cy="5991225"/>
            <wp:effectExtent l="0" t="0" r="4445" b="0"/>
            <wp:docPr id="5745987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98778" name="Picture 1" descr="A screenshot of a computer program&#10;&#10;AI-generated content may be incorrect."/>
                    <pic:cNvPicPr/>
                  </pic:nvPicPr>
                  <pic:blipFill>
                    <a:blip r:embed="rId74"/>
                    <a:stretch>
                      <a:fillRect/>
                    </a:stretch>
                  </pic:blipFill>
                  <pic:spPr>
                    <a:xfrm>
                      <a:off x="0" y="0"/>
                      <a:ext cx="5733206" cy="5994347"/>
                    </a:xfrm>
                    <a:prstGeom prst="rect">
                      <a:avLst/>
                    </a:prstGeom>
                  </pic:spPr>
                </pic:pic>
              </a:graphicData>
            </a:graphic>
          </wp:inline>
        </w:drawing>
      </w:r>
    </w:p>
    <w:p w14:paraId="2E1F53DE" w14:textId="58D716D0" w:rsidR="00EA52F1" w:rsidRDefault="00EA52F1" w:rsidP="00EA52F1">
      <w:pPr>
        <w:pStyle w:val="Caption0"/>
        <w:jc w:val="center"/>
      </w:pPr>
      <w:r>
        <w:t xml:space="preserve">Figure </w:t>
      </w:r>
      <w:r>
        <w:fldChar w:fldCharType="begin"/>
      </w:r>
      <w:r>
        <w:instrText xml:space="preserve"> SEQ Figure \* ARABIC </w:instrText>
      </w:r>
      <w:r>
        <w:fldChar w:fldCharType="separate"/>
      </w:r>
      <w:r w:rsidR="00EA4364">
        <w:rPr>
          <w:noProof/>
        </w:rPr>
        <w:t>25</w:t>
      </w:r>
      <w:r>
        <w:fldChar w:fldCharType="end"/>
      </w:r>
      <w:r>
        <w:t xml:space="preserve"> - KYT Task management</w:t>
      </w:r>
    </w:p>
    <w:p w14:paraId="0A917400" w14:textId="77777777" w:rsidR="000F38B8" w:rsidRDefault="000F38B8" w:rsidP="000F38B8">
      <w:pPr>
        <w:ind w:left="567"/>
      </w:pPr>
      <w:r>
        <w:t>The main steps are:</w:t>
      </w:r>
    </w:p>
    <w:p w14:paraId="091BD95A" w14:textId="56E4028F" w:rsidR="000F38B8" w:rsidRDefault="000F38B8" w:rsidP="00643D41">
      <w:pPr>
        <w:pStyle w:val="ListParagraph"/>
        <w:numPr>
          <w:ilvl w:val="0"/>
          <w:numId w:val="53"/>
        </w:numPr>
      </w:pPr>
      <w:r>
        <w:t>Step 2 checks the existence of the task related to the KYT issue</w:t>
      </w:r>
    </w:p>
    <w:p w14:paraId="0C6E11C3" w14:textId="005182E4" w:rsidR="000F38B8" w:rsidRDefault="000F38B8" w:rsidP="00643D41">
      <w:pPr>
        <w:pStyle w:val="ListParagraph"/>
        <w:numPr>
          <w:ilvl w:val="0"/>
          <w:numId w:val="53"/>
        </w:numPr>
      </w:pPr>
      <w:r>
        <w:t xml:space="preserve">Step 4 checks the </w:t>
      </w:r>
      <w:r w:rsidR="00992D7E">
        <w:t xml:space="preserve">user access right related to this action, by calling a CBS API endpoint </w:t>
      </w:r>
      <w:r w:rsidR="00A55407">
        <w:t>POST /core-banking /bank-user-access-controls (cf. integration guide)</w:t>
      </w:r>
    </w:p>
    <w:p w14:paraId="4F8BB3B2" w14:textId="527E1F62" w:rsidR="000F38B8" w:rsidRDefault="000F38B8" w:rsidP="00643D41">
      <w:pPr>
        <w:pStyle w:val="ListParagraph"/>
        <w:numPr>
          <w:ilvl w:val="0"/>
          <w:numId w:val="53"/>
        </w:numPr>
      </w:pPr>
      <w:r>
        <w:t xml:space="preserve">Step </w:t>
      </w:r>
      <w:r w:rsidR="00897EE6">
        <w:t>6</w:t>
      </w:r>
      <w:r>
        <w:t xml:space="preserve"> controls the eligibility of the request.  </w:t>
      </w:r>
      <w:r w:rsidR="00D2504B">
        <w:t xml:space="preserve">The previous step must have confirmed the user is granted to do such action.  The task must be in status </w:t>
      </w:r>
      <w:r w:rsidR="00E563D9">
        <w:t>‘to complete’ and be related to KYT issue</w:t>
      </w:r>
      <w:r w:rsidR="00704207">
        <w:t xml:space="preserve"> or KYT continuous monitoring alert</w:t>
      </w:r>
      <w:r w:rsidR="00E563D9">
        <w:t xml:space="preserve">.  </w:t>
      </w:r>
      <w:r>
        <w:t xml:space="preserve">If one of this control is not ok, an error is generated (step </w:t>
      </w:r>
      <w:r w:rsidR="00E563D9">
        <w:t>7</w:t>
      </w:r>
      <w:r>
        <w:t>)</w:t>
      </w:r>
    </w:p>
    <w:p w14:paraId="3D798077" w14:textId="0C7DCB3C" w:rsidR="000F38B8" w:rsidRDefault="000F38B8" w:rsidP="00643D41">
      <w:pPr>
        <w:pStyle w:val="ListParagraph"/>
        <w:numPr>
          <w:ilvl w:val="0"/>
          <w:numId w:val="53"/>
        </w:numPr>
      </w:pPr>
      <w:r>
        <w:t>Step</w:t>
      </w:r>
      <w:r w:rsidR="007704D6">
        <w:t>s</w:t>
      </w:r>
      <w:r>
        <w:t xml:space="preserve"> </w:t>
      </w:r>
      <w:r w:rsidR="007704D6">
        <w:t xml:space="preserve">8 </w:t>
      </w:r>
      <w:r w:rsidR="00061D9A">
        <w:t>to</w:t>
      </w:r>
      <w:r w:rsidR="007704D6">
        <w:t xml:space="preserve"> </w:t>
      </w:r>
      <w:r w:rsidR="00061D9A">
        <w:t>10</w:t>
      </w:r>
      <w:r w:rsidR="007704D6">
        <w:t xml:space="preserve"> are related to a</w:t>
      </w:r>
      <w:r w:rsidR="00061D9A">
        <w:t>n</w:t>
      </w:r>
      <w:r w:rsidR="007704D6">
        <w:t xml:space="preserve"> update of the task and the related ‘transaction screening’ data.</w:t>
      </w:r>
      <w:r w:rsidR="00061D9A">
        <w:t xml:space="preserve">  Possibly a new task can be created if the user request some justification documents to the customer.  This new task is assigned to the customer and of a ‘document request’ type.</w:t>
      </w:r>
    </w:p>
    <w:p w14:paraId="6E1FC6F2" w14:textId="0EF25E53" w:rsidR="007704D6" w:rsidRDefault="007704D6" w:rsidP="00643D41">
      <w:pPr>
        <w:pStyle w:val="ListParagraph"/>
        <w:numPr>
          <w:ilvl w:val="0"/>
          <w:numId w:val="53"/>
        </w:numPr>
      </w:pPr>
      <w:r>
        <w:t>Steps 1</w:t>
      </w:r>
      <w:r w:rsidR="00061D9A">
        <w:t>1 to</w:t>
      </w:r>
      <w:r>
        <w:t xml:space="preserve"> 1</w:t>
      </w:r>
      <w:r w:rsidR="00061D9A">
        <w:t>3</w:t>
      </w:r>
      <w:r>
        <w:t xml:space="preserve"> are related to the resolution of the task, either to accept the transaction or to refuse it.  The</w:t>
      </w:r>
      <w:r w:rsidR="00B04CC1">
        <w:t xml:space="preserve"> processing of the transaction is managed in the related scenario: cf. § </w:t>
      </w:r>
      <w:r w:rsidR="00B04CC1">
        <w:fldChar w:fldCharType="begin"/>
      </w:r>
      <w:r w:rsidR="00B04CC1">
        <w:instrText xml:space="preserve"> REF _Ref182842268 \r \h </w:instrText>
      </w:r>
      <w:r w:rsidR="00B04CC1">
        <w:fldChar w:fldCharType="separate"/>
      </w:r>
      <w:r w:rsidR="00B04CC1">
        <w:t>3.6.2</w:t>
      </w:r>
      <w:r w:rsidR="00B04CC1">
        <w:fldChar w:fldCharType="end"/>
      </w:r>
      <w:r w:rsidR="002552F6">
        <w:t xml:space="preserve"> from step 40 for deposit or cf. § </w:t>
      </w:r>
      <w:r w:rsidR="002552F6">
        <w:fldChar w:fldCharType="begin"/>
      </w:r>
      <w:r w:rsidR="002552F6">
        <w:instrText xml:space="preserve"> REF _Ref182842270 \r \h </w:instrText>
      </w:r>
      <w:r w:rsidR="002552F6">
        <w:fldChar w:fldCharType="separate"/>
      </w:r>
      <w:r w:rsidR="002552F6">
        <w:t>3.7.3</w:t>
      </w:r>
      <w:r w:rsidR="002552F6">
        <w:fldChar w:fldCharType="end"/>
      </w:r>
      <w:r w:rsidR="002552F6">
        <w:t>,</w:t>
      </w:r>
      <w:r w:rsidR="00260632">
        <w:t xml:space="preserve"> main use case from step 21.</w:t>
      </w:r>
    </w:p>
    <w:p w14:paraId="6565ED58" w14:textId="7E5C4385" w:rsidR="00445D2A" w:rsidRDefault="00445D2A" w:rsidP="00643D41">
      <w:pPr>
        <w:pStyle w:val="ListParagraph"/>
        <w:numPr>
          <w:ilvl w:val="0"/>
          <w:numId w:val="53"/>
        </w:numPr>
      </w:pPr>
      <w:proofErr w:type="spellStart"/>
      <w:r>
        <w:lastRenderedPageBreak/>
        <w:t>Stesp</w:t>
      </w:r>
      <w:proofErr w:type="spellEnd"/>
      <w:r>
        <w:t xml:space="preserve"> 1</w:t>
      </w:r>
      <w:r w:rsidR="00061D9A">
        <w:t>4 to 17</w:t>
      </w:r>
      <w:r>
        <w:t xml:space="preserve"> are similar as previous in the case of the resolution of a task related to continuous monitoring alert.</w:t>
      </w:r>
      <w:r w:rsidR="00141AD8">
        <w:t xml:space="preserve">  Step </w:t>
      </w:r>
      <w:r w:rsidR="00061D9A">
        <w:t xml:space="preserve">16 </w:t>
      </w:r>
      <w:r w:rsidR="00141AD8">
        <w:t xml:space="preserve">is updating the status of the task in Chainalysis, via the API endpoint </w:t>
      </w:r>
      <w:r w:rsidR="00EF297B" w:rsidRPr="00F9167E">
        <w:t>POST /alerts/</w:t>
      </w:r>
      <w:r w:rsidR="00EF297B">
        <w:t>{</w:t>
      </w:r>
      <w:proofErr w:type="spellStart"/>
      <w:r w:rsidR="00EF297B" w:rsidRPr="00F9167E">
        <w:t>alertIdentifier</w:t>
      </w:r>
      <w:proofErr w:type="spellEnd"/>
      <w:r w:rsidR="00EF297B">
        <w:t>}</w:t>
      </w:r>
      <w:r w:rsidR="00EF297B" w:rsidRPr="00F9167E">
        <w:t>/statuses</w:t>
      </w:r>
      <w:r w:rsidR="00EF297B">
        <w:t xml:space="preserve"> to set it to ‘Dismiss’.</w:t>
      </w:r>
    </w:p>
    <w:p w14:paraId="6F8E43E9" w14:textId="77777777" w:rsidR="000F38B8" w:rsidRDefault="000F38B8" w:rsidP="00C4250F">
      <w:pPr>
        <w:pStyle w:val="ListParagraph"/>
        <w:ind w:left="1287"/>
      </w:pPr>
    </w:p>
    <w:p w14:paraId="3FD039C1" w14:textId="77777777" w:rsidR="000F38B8" w:rsidRPr="00A03911" w:rsidRDefault="000F38B8" w:rsidP="000F38B8">
      <w:pPr>
        <w:ind w:left="567"/>
      </w:pPr>
      <w:r>
        <w:t>The API endpoint which is exposed by the SCS back-end layer to the UI is a PATCH /tasks/{</w:t>
      </w:r>
      <w:proofErr w:type="spellStart"/>
      <w:r>
        <w:t>taskId</w:t>
      </w:r>
      <w:proofErr w:type="spellEnd"/>
      <w:r>
        <w:t xml:space="preserve">}.  This API endpoint manages a ‘simulation mode’ as for other use cases.  An API endpoint GET /tasks exists to first retrieve the list of tasks, which can be filtered by user, by type, etc (cf. API documentation). </w:t>
      </w:r>
    </w:p>
    <w:p w14:paraId="3417D035" w14:textId="77777777" w:rsidR="000F38B8" w:rsidRPr="000F38B8" w:rsidRDefault="000F38B8" w:rsidP="00C4250F"/>
    <w:p w14:paraId="624F47CD" w14:textId="2C2150C4" w:rsidR="00546288" w:rsidRDefault="004076CB" w:rsidP="00E31ED1">
      <w:pPr>
        <w:pStyle w:val="Title2"/>
      </w:pPr>
      <w:bookmarkStart w:id="85" w:name="_Toc226736221"/>
      <w:r>
        <w:t>Price management</w:t>
      </w:r>
      <w:bookmarkEnd w:id="85"/>
    </w:p>
    <w:p w14:paraId="09F6F2C4" w14:textId="77777777" w:rsidR="004076CB" w:rsidRDefault="00E92DEF" w:rsidP="00546288">
      <w:pPr>
        <w:pStyle w:val="Currenttext"/>
      </w:pPr>
      <w:r>
        <w:t xml:space="preserve">The SCS is maintaining the prices of </w:t>
      </w:r>
      <w:r w:rsidR="000137F5">
        <w:t>trading pairs in its own database.  This</w:t>
      </w:r>
      <w:r w:rsidR="008733DD">
        <w:t xml:space="preserve"> historical </w:t>
      </w:r>
      <w:r w:rsidR="000552F4">
        <w:t>information</w:t>
      </w:r>
      <w:r w:rsidR="008733DD">
        <w:t xml:space="preserve"> is required to build the</w:t>
      </w:r>
      <w:r w:rsidR="0063176C">
        <w:t xml:space="preserve"> evolution of portfolio value (cf. § </w:t>
      </w:r>
      <w:r w:rsidR="0063176C">
        <w:fldChar w:fldCharType="begin"/>
      </w:r>
      <w:r w:rsidR="0063176C">
        <w:instrText xml:space="preserve"> REF _Ref195020465 \r \h </w:instrText>
      </w:r>
      <w:r w:rsidR="0063176C">
        <w:fldChar w:fldCharType="separate"/>
      </w:r>
      <w:r w:rsidR="0063176C">
        <w:t>3.2</w:t>
      </w:r>
      <w:r w:rsidR="0063176C">
        <w:fldChar w:fldCharType="end"/>
      </w:r>
      <w:r w:rsidR="00844787">
        <w:t xml:space="preserve">).  </w:t>
      </w:r>
      <w:r w:rsidR="009F48E8">
        <w:t xml:space="preserve">We rely on a market data provider to get the information.  </w:t>
      </w:r>
    </w:p>
    <w:p w14:paraId="26B9998D" w14:textId="279DD003" w:rsidR="00546288" w:rsidRDefault="00906BF7" w:rsidP="00546288">
      <w:pPr>
        <w:pStyle w:val="Currenttext"/>
      </w:pPr>
      <w:r>
        <w:t xml:space="preserve">A price </w:t>
      </w:r>
      <w:r w:rsidR="00FD4FF1">
        <w:t xml:space="preserve">for a trading pair </w:t>
      </w:r>
      <w:r>
        <w:t>is depending on the following</w:t>
      </w:r>
      <w:r w:rsidR="00B87858">
        <w:t xml:space="preserve"> dimensions:</w:t>
      </w:r>
    </w:p>
    <w:p w14:paraId="018E182D" w14:textId="1EF839D6" w:rsidR="00B87858" w:rsidRDefault="003D723A" w:rsidP="00643D41">
      <w:pPr>
        <w:pStyle w:val="Currenttext"/>
        <w:numPr>
          <w:ilvl w:val="0"/>
          <w:numId w:val="40"/>
        </w:numPr>
      </w:pPr>
      <w:r>
        <w:t xml:space="preserve">The </w:t>
      </w:r>
      <w:r w:rsidR="00FD4FF1">
        <w:t>time</w:t>
      </w:r>
    </w:p>
    <w:p w14:paraId="3795F604" w14:textId="283A8784" w:rsidR="00FD4FF1" w:rsidRDefault="00FD4FF1" w:rsidP="00643D41">
      <w:pPr>
        <w:pStyle w:val="Currenttext"/>
        <w:numPr>
          <w:ilvl w:val="0"/>
          <w:numId w:val="40"/>
        </w:numPr>
      </w:pPr>
      <w:r>
        <w:t xml:space="preserve">The type of price.  We manage </w:t>
      </w:r>
      <w:r w:rsidR="008B6183">
        <w:t>3</w:t>
      </w:r>
      <w:r>
        <w:t xml:space="preserve"> types:</w:t>
      </w:r>
    </w:p>
    <w:p w14:paraId="0BE85747" w14:textId="51DF65A5" w:rsidR="00D10A63" w:rsidRPr="00D10A63" w:rsidRDefault="00D10A63" w:rsidP="00643D41">
      <w:pPr>
        <w:pStyle w:val="Currenttext"/>
        <w:numPr>
          <w:ilvl w:val="1"/>
          <w:numId w:val="40"/>
        </w:numPr>
      </w:pPr>
      <w:r w:rsidRPr="00D10A63">
        <w:rPr>
          <w:lang w:val="en-US"/>
        </w:rPr>
        <w:t xml:space="preserve">Bid: the price proposed by the actors who’re looking to sell the </w:t>
      </w:r>
      <w:r w:rsidR="002B4D43">
        <w:rPr>
          <w:lang w:val="en-US"/>
        </w:rPr>
        <w:t>asset</w:t>
      </w:r>
      <w:r w:rsidRPr="00D10A63">
        <w:rPr>
          <w:lang w:val="en-US"/>
        </w:rPr>
        <w:t xml:space="preserve">.  It’s this price we use to evaluate the value of a </w:t>
      </w:r>
      <w:r w:rsidR="002B4D43">
        <w:rPr>
          <w:lang w:val="en-US"/>
        </w:rPr>
        <w:t>selling</w:t>
      </w:r>
      <w:r w:rsidRPr="00D10A63">
        <w:rPr>
          <w:lang w:val="en-US"/>
        </w:rPr>
        <w:t xml:space="preserve"> order</w:t>
      </w:r>
      <w:r w:rsidR="0039512B">
        <w:rPr>
          <w:lang w:val="en-US"/>
        </w:rPr>
        <w:t xml:space="preserve"> and evaluate the </w:t>
      </w:r>
      <w:r w:rsidR="005521C7">
        <w:rPr>
          <w:lang w:val="en-US"/>
        </w:rPr>
        <w:t>value of the portfolio.</w:t>
      </w:r>
    </w:p>
    <w:p w14:paraId="6B6906F2" w14:textId="586A6070" w:rsidR="00D10A63" w:rsidRPr="00441661" w:rsidRDefault="00D10A63" w:rsidP="00643D41">
      <w:pPr>
        <w:pStyle w:val="Currenttext"/>
        <w:numPr>
          <w:ilvl w:val="1"/>
          <w:numId w:val="40"/>
        </w:numPr>
      </w:pPr>
      <w:r w:rsidRPr="00D10A63">
        <w:rPr>
          <w:lang w:val="en-US"/>
        </w:rPr>
        <w:t xml:space="preserve">Offer: the price proposed by the actors who’re looking to buy the asset.  It’s this price we use to evaluate the value of a </w:t>
      </w:r>
      <w:r w:rsidR="002B4D43">
        <w:rPr>
          <w:lang w:val="en-US"/>
        </w:rPr>
        <w:t>buying</w:t>
      </w:r>
      <w:r w:rsidRPr="00D10A63">
        <w:rPr>
          <w:lang w:val="en-US"/>
        </w:rPr>
        <w:t xml:space="preserve"> order</w:t>
      </w:r>
    </w:p>
    <w:p w14:paraId="62ED1F89" w14:textId="2CC2AC55" w:rsidR="008B6183" w:rsidRPr="00D10A63" w:rsidRDefault="008B6183" w:rsidP="00643D41">
      <w:pPr>
        <w:pStyle w:val="Currenttext"/>
        <w:numPr>
          <w:ilvl w:val="1"/>
          <w:numId w:val="40"/>
        </w:numPr>
      </w:pPr>
      <w:r>
        <w:t>Average: the average price computed based on the Bid and Offer ones</w:t>
      </w:r>
    </w:p>
    <w:p w14:paraId="062DBF3C" w14:textId="013ACB68" w:rsidR="00FD4FF1" w:rsidRDefault="00A60105" w:rsidP="00643D41">
      <w:pPr>
        <w:pStyle w:val="Currenttext"/>
        <w:numPr>
          <w:ilvl w:val="0"/>
          <w:numId w:val="40"/>
        </w:numPr>
      </w:pPr>
      <w:r>
        <w:t>The margin</w:t>
      </w:r>
      <w:r w:rsidR="0022546B">
        <w:t>, which depends on t</w:t>
      </w:r>
      <w:r w:rsidR="00547B23">
        <w:t>he</w:t>
      </w:r>
      <w:r w:rsidR="00D747C9">
        <w:t xml:space="preserve"> </w:t>
      </w:r>
      <w:r w:rsidR="00254695">
        <w:t>account type</w:t>
      </w:r>
      <w:r w:rsidR="0022546B">
        <w:t>.  The margin can be included in the price provided by the</w:t>
      </w:r>
      <w:r w:rsidR="00B0187E">
        <w:t xml:space="preserve"> market data provider</w:t>
      </w:r>
      <w:r w:rsidR="0022546B">
        <w:t>, if it’s configured at th</w:t>
      </w:r>
      <w:r w:rsidR="00B0187E">
        <w:t>at</w:t>
      </w:r>
      <w:r w:rsidR="0022546B">
        <w:t xml:space="preserve"> level (as it can be the case for Wyden) or can</w:t>
      </w:r>
      <w:r w:rsidR="00B0187E">
        <w:t xml:space="preserve"> be managed by SCS when it’s not managed by the market data provider or easier to manage at SCS level (as it</w:t>
      </w:r>
      <w:r w:rsidR="003143E2">
        <w:t xml:space="preserve">’s the case for </w:t>
      </w:r>
      <w:proofErr w:type="spellStart"/>
      <w:r w:rsidR="003143E2">
        <w:t>Aplo</w:t>
      </w:r>
      <w:proofErr w:type="spellEnd"/>
      <w:r w:rsidR="003143E2">
        <w:t>)</w:t>
      </w:r>
    </w:p>
    <w:p w14:paraId="461802FE" w14:textId="15250E03" w:rsidR="004734AE" w:rsidRDefault="004734AE" w:rsidP="0093393C">
      <w:pPr>
        <w:pStyle w:val="Currenttext"/>
      </w:pPr>
      <w:r>
        <w:t xml:space="preserve">Currently we support Wyden and </w:t>
      </w:r>
      <w:proofErr w:type="spellStart"/>
      <w:r>
        <w:t>Aplo</w:t>
      </w:r>
      <w:proofErr w:type="spellEnd"/>
      <w:r>
        <w:t xml:space="preserve"> as price providers.  The following sequence diagrams illustrates the two possible integration</w:t>
      </w:r>
      <w:r w:rsidR="009D1DDA">
        <w:t>s</w:t>
      </w:r>
      <w:r>
        <w:t>.</w:t>
      </w:r>
    </w:p>
    <w:p w14:paraId="0882F27E" w14:textId="76F06D7F" w:rsidR="00E44BBB" w:rsidRDefault="0089513E" w:rsidP="00CA5528">
      <w:pPr>
        <w:pStyle w:val="Caption"/>
        <w:keepNext/>
        <w:jc w:val="center"/>
      </w:pPr>
      <w:r>
        <w:rPr>
          <w:noProof/>
        </w:rPr>
        <w:drawing>
          <wp:inline distT="0" distB="0" distL="0" distR="0" wp14:anchorId="00A59EDF" wp14:editId="1BD55A79">
            <wp:extent cx="4603799" cy="3584448"/>
            <wp:effectExtent l="0" t="0" r="6350" b="0"/>
            <wp:docPr id="17850426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42647" name="Picture 1" descr="A screenshot of a computer screen&#10;&#10;AI-generated content may be incorrect."/>
                    <pic:cNvPicPr/>
                  </pic:nvPicPr>
                  <pic:blipFill>
                    <a:blip r:embed="rId75"/>
                    <a:stretch>
                      <a:fillRect/>
                    </a:stretch>
                  </pic:blipFill>
                  <pic:spPr>
                    <a:xfrm>
                      <a:off x="0" y="0"/>
                      <a:ext cx="4607250" cy="3587135"/>
                    </a:xfrm>
                    <a:prstGeom prst="rect">
                      <a:avLst/>
                    </a:prstGeom>
                  </pic:spPr>
                </pic:pic>
              </a:graphicData>
            </a:graphic>
          </wp:inline>
        </w:drawing>
      </w:r>
    </w:p>
    <w:p w14:paraId="3F716038" w14:textId="5756CB40" w:rsidR="009D1DDA" w:rsidRDefault="00E44BBB" w:rsidP="00CA5528">
      <w:pPr>
        <w:pStyle w:val="Caption0"/>
        <w:jc w:val="center"/>
      </w:pPr>
      <w:r>
        <w:t xml:space="preserve">Figure </w:t>
      </w:r>
      <w:r>
        <w:fldChar w:fldCharType="begin"/>
      </w:r>
      <w:r>
        <w:instrText xml:space="preserve"> SEQ Figure \* ARABIC </w:instrText>
      </w:r>
      <w:r>
        <w:fldChar w:fldCharType="separate"/>
      </w:r>
      <w:r w:rsidR="00EA4364">
        <w:rPr>
          <w:noProof/>
        </w:rPr>
        <w:t>26</w:t>
      </w:r>
      <w:r>
        <w:fldChar w:fldCharType="end"/>
      </w:r>
      <w:r>
        <w:t xml:space="preserve"> - Price management</w:t>
      </w:r>
    </w:p>
    <w:p w14:paraId="4A8C8D88" w14:textId="479A0A81" w:rsidR="005216A9" w:rsidRDefault="00E44BBB" w:rsidP="0093393C">
      <w:pPr>
        <w:pStyle w:val="Currenttext"/>
      </w:pPr>
      <w:r>
        <w:t>In case of integration with Wyden, i</w:t>
      </w:r>
      <w:r w:rsidR="009239B7">
        <w:t xml:space="preserve">t </w:t>
      </w:r>
      <w:r>
        <w:t xml:space="preserve">starts with </w:t>
      </w:r>
      <w:r w:rsidR="00140C1F">
        <w:t xml:space="preserve">a first FIX message to subscribe to </w:t>
      </w:r>
      <w:r w:rsidR="00454093">
        <w:t>market data update</w:t>
      </w:r>
      <w:r w:rsidR="00781D80">
        <w:t xml:space="preserve"> (step 1)</w:t>
      </w:r>
      <w:r w:rsidR="00454093">
        <w:t xml:space="preserve">: </w:t>
      </w:r>
      <w:proofErr w:type="spellStart"/>
      <w:r w:rsidR="00454093">
        <w:t>MarketDataRequest</w:t>
      </w:r>
      <w:proofErr w:type="spellEnd"/>
      <w:r w:rsidR="00454093">
        <w:t xml:space="preserve"> (V), which is then followed by a</w:t>
      </w:r>
      <w:r w:rsidR="001C50E2">
        <w:t xml:space="preserve"> set of </w:t>
      </w:r>
      <w:proofErr w:type="spellStart"/>
      <w:r w:rsidR="001C50E2">
        <w:t>MarketDataSnapshotFullRefresh</w:t>
      </w:r>
      <w:proofErr w:type="spellEnd"/>
      <w:r w:rsidR="001C50E2">
        <w:t xml:space="preserve"> (W)</w:t>
      </w:r>
      <w:r w:rsidR="00E33943">
        <w:t xml:space="preserve"> which contains the information</w:t>
      </w:r>
      <w:r w:rsidR="00781D80">
        <w:t xml:space="preserve"> (step 2)</w:t>
      </w:r>
      <w:r w:rsidR="00E33943">
        <w:t xml:space="preserve">.  </w:t>
      </w:r>
      <w:r w:rsidR="009678FE">
        <w:t xml:space="preserve">The subscription message is triggered in the integration module.  It </w:t>
      </w:r>
      <w:r w:rsidR="00E33943">
        <w:t xml:space="preserve">receives a new </w:t>
      </w:r>
      <w:r w:rsidR="009603F3">
        <w:t xml:space="preserve">W message </w:t>
      </w:r>
      <w:r w:rsidR="009603F3">
        <w:lastRenderedPageBreak/>
        <w:t>each time there is a change in price</w:t>
      </w:r>
      <w:r w:rsidR="00101288">
        <w:t>, which can occur</w:t>
      </w:r>
      <w:r w:rsidR="00137369">
        <w:t xml:space="preserve"> very often</w:t>
      </w:r>
      <w:r w:rsidR="00F60B01">
        <w:t>.  These W messages are receive</w:t>
      </w:r>
      <w:r w:rsidR="00781D80">
        <w:t>d</w:t>
      </w:r>
      <w:r w:rsidR="00F60B01">
        <w:t xml:space="preserve"> indefinitely until there is an issue or if the FIX session is stop</w:t>
      </w:r>
      <w:r w:rsidR="005F5BC8">
        <w:t>.  We</w:t>
      </w:r>
      <w:r w:rsidR="00D84B9B">
        <w:t xml:space="preserve"> don’t store the price evolution continuously but only every </w:t>
      </w:r>
      <w:r w:rsidR="00D44AC0">
        <w:t>hour, at XX:00</w:t>
      </w:r>
      <w:r w:rsidR="00D84B9B">
        <w:t>.</w:t>
      </w:r>
      <w:r w:rsidR="00A950E3">
        <w:t xml:space="preserve">  We could also receive a message </w:t>
      </w:r>
      <w:proofErr w:type="spellStart"/>
      <w:r w:rsidR="00CD0F10">
        <w:t>MarketDataRequestReject</w:t>
      </w:r>
      <w:proofErr w:type="spellEnd"/>
      <w:r w:rsidR="00CD0F10">
        <w:t xml:space="preserve"> (Y) in answer to the request if there is an issue with the request</w:t>
      </w:r>
      <w:r w:rsidR="00A60A70">
        <w:t>.</w:t>
      </w:r>
    </w:p>
    <w:p w14:paraId="6E278C73" w14:textId="5589FECD" w:rsidR="00D84B9B" w:rsidRDefault="00D84B9B" w:rsidP="0093393C">
      <w:pPr>
        <w:pStyle w:val="Currenttext"/>
      </w:pPr>
      <w:r>
        <w:t>The structure of the message</w:t>
      </w:r>
      <w:r w:rsidR="00A60A70">
        <w:t>s</w:t>
      </w:r>
      <w:r>
        <w:t xml:space="preserve"> </w:t>
      </w:r>
      <w:r w:rsidR="00A60A70">
        <w:t>is</w:t>
      </w:r>
      <w:r>
        <w:t>:</w:t>
      </w:r>
    </w:p>
    <w:p w14:paraId="74F177FC" w14:textId="388461EB" w:rsidR="009239B7" w:rsidRDefault="00892A7A" w:rsidP="009C20CB">
      <w:pPr>
        <w:pStyle w:val="Currenttext"/>
        <w:numPr>
          <w:ilvl w:val="0"/>
          <w:numId w:val="41"/>
        </w:numPr>
      </w:pPr>
      <w:proofErr w:type="spellStart"/>
      <w:r>
        <w:t>MarketData</w:t>
      </w:r>
      <w:r w:rsidR="00A1667B">
        <w:t>Request</w:t>
      </w:r>
      <w:proofErr w:type="spellEnd"/>
      <w:r w:rsidR="00A1667B">
        <w:t>(V)</w:t>
      </w:r>
      <w:r w:rsidR="000611E4">
        <w:t xml:space="preserve">, cf. </w:t>
      </w:r>
      <w:r w:rsidR="009C20CB" w:rsidRPr="009C20CB">
        <w:t>https://doc-infinity.wyden.io/inboundfixguide/index.html#marketdatarequest-v</w:t>
      </w:r>
      <w:r w:rsidR="00A1667B">
        <w:t xml:space="preserve"> </w:t>
      </w:r>
    </w:p>
    <w:p w14:paraId="46EA8511" w14:textId="77777777" w:rsidR="0030129E" w:rsidRPr="0030129E" w:rsidRDefault="0030129E" w:rsidP="00643D41">
      <w:pPr>
        <w:pStyle w:val="Currenttext"/>
        <w:numPr>
          <w:ilvl w:val="1"/>
          <w:numId w:val="41"/>
        </w:numPr>
      </w:pPr>
      <w:r w:rsidRPr="0030129E">
        <w:rPr>
          <w:lang w:val="en-US"/>
        </w:rPr>
        <w:t>Tag 262 (ID request): Unique ID request generated by SCS</w:t>
      </w:r>
    </w:p>
    <w:p w14:paraId="2DFFA974" w14:textId="77777777" w:rsidR="0030129E" w:rsidRPr="0030129E" w:rsidRDefault="0030129E" w:rsidP="00643D41">
      <w:pPr>
        <w:pStyle w:val="Currenttext"/>
        <w:numPr>
          <w:ilvl w:val="1"/>
          <w:numId w:val="41"/>
        </w:numPr>
      </w:pPr>
      <w:r w:rsidRPr="0030129E">
        <w:rPr>
          <w:lang w:val="en-US"/>
        </w:rPr>
        <w:t>Tag 263 (Type): 1 – Snapshot plus update</w:t>
      </w:r>
    </w:p>
    <w:p w14:paraId="44149D88" w14:textId="77777777" w:rsidR="0030129E" w:rsidRPr="0030129E" w:rsidRDefault="0030129E" w:rsidP="00643D41">
      <w:pPr>
        <w:pStyle w:val="Currenttext"/>
        <w:numPr>
          <w:ilvl w:val="1"/>
          <w:numId w:val="41"/>
        </w:numPr>
      </w:pPr>
      <w:r w:rsidRPr="0030129E">
        <w:rPr>
          <w:lang w:val="en-US"/>
        </w:rPr>
        <w:t>Tag 264 (Depth): 1 – Top of the book</w:t>
      </w:r>
    </w:p>
    <w:p w14:paraId="65EC54CD" w14:textId="4B6D9D34" w:rsidR="0030129E" w:rsidRPr="0030129E" w:rsidRDefault="0030129E" w:rsidP="00643D41">
      <w:pPr>
        <w:pStyle w:val="Currenttext"/>
        <w:numPr>
          <w:ilvl w:val="1"/>
          <w:numId w:val="41"/>
        </w:numPr>
      </w:pPr>
      <w:r w:rsidRPr="0030129E">
        <w:rPr>
          <w:lang w:val="en-US"/>
        </w:rPr>
        <w:t xml:space="preserve">Tag 265 (Update type): 0 – Full refresh  </w:t>
      </w:r>
    </w:p>
    <w:p w14:paraId="367E39FA" w14:textId="77777777" w:rsidR="0030129E" w:rsidRPr="0030129E" w:rsidRDefault="0030129E" w:rsidP="00643D41">
      <w:pPr>
        <w:pStyle w:val="Currenttext"/>
        <w:numPr>
          <w:ilvl w:val="1"/>
          <w:numId w:val="41"/>
        </w:numPr>
      </w:pPr>
      <w:r w:rsidRPr="0030129E">
        <w:rPr>
          <w:lang w:val="en-US"/>
        </w:rPr>
        <w:t>Tag 267 (Group of Entry type): We ask for these 3 types:</w:t>
      </w:r>
    </w:p>
    <w:p w14:paraId="23830F2D" w14:textId="77777777" w:rsidR="0030129E" w:rsidRPr="0030129E" w:rsidRDefault="0030129E" w:rsidP="00643D41">
      <w:pPr>
        <w:pStyle w:val="Currenttext"/>
        <w:numPr>
          <w:ilvl w:val="2"/>
          <w:numId w:val="41"/>
        </w:numPr>
      </w:pPr>
      <w:r w:rsidRPr="0030129E">
        <w:rPr>
          <w:lang w:val="en-US"/>
        </w:rPr>
        <w:t>Tag 269 (Entry Type): 0 – Bid</w:t>
      </w:r>
    </w:p>
    <w:p w14:paraId="75EA05A4" w14:textId="77777777" w:rsidR="0030129E" w:rsidRPr="0030129E" w:rsidRDefault="0030129E" w:rsidP="00643D41">
      <w:pPr>
        <w:pStyle w:val="Currenttext"/>
        <w:numPr>
          <w:ilvl w:val="2"/>
          <w:numId w:val="41"/>
        </w:numPr>
      </w:pPr>
      <w:r w:rsidRPr="0030129E">
        <w:rPr>
          <w:lang w:val="en-US"/>
        </w:rPr>
        <w:t>Tag 269 (Entry Type): 1 – Offer</w:t>
      </w:r>
    </w:p>
    <w:p w14:paraId="1D4F29A8" w14:textId="77777777" w:rsidR="0030129E" w:rsidRPr="0030129E" w:rsidRDefault="0030129E" w:rsidP="00643D41">
      <w:pPr>
        <w:pStyle w:val="Currenttext"/>
        <w:numPr>
          <w:ilvl w:val="1"/>
          <w:numId w:val="41"/>
        </w:numPr>
      </w:pPr>
      <w:r w:rsidRPr="0030129E">
        <w:rPr>
          <w:lang w:val="en-US"/>
        </w:rPr>
        <w:t>Tag 146 (Group of Symbol):</w:t>
      </w:r>
    </w:p>
    <w:p w14:paraId="00FDC489" w14:textId="77777777" w:rsidR="0030129E" w:rsidRPr="0030129E" w:rsidRDefault="0030129E" w:rsidP="00643D41">
      <w:pPr>
        <w:pStyle w:val="Currenttext"/>
        <w:numPr>
          <w:ilvl w:val="2"/>
          <w:numId w:val="41"/>
        </w:numPr>
      </w:pPr>
      <w:r w:rsidRPr="0030129E">
        <w:rPr>
          <w:lang w:val="en-US"/>
        </w:rPr>
        <w:t>Tag 48 (Security Id): The security ID as assigned by Wyden (next to the Symbol, cf. configuration)</w:t>
      </w:r>
    </w:p>
    <w:p w14:paraId="22697F95" w14:textId="698E33E8" w:rsidR="0030129E" w:rsidRPr="0030129E" w:rsidRDefault="0030129E" w:rsidP="00643D41">
      <w:pPr>
        <w:pStyle w:val="Currenttext"/>
        <w:numPr>
          <w:ilvl w:val="2"/>
          <w:numId w:val="41"/>
        </w:numPr>
      </w:pPr>
      <w:r w:rsidRPr="0030129E">
        <w:rPr>
          <w:lang w:val="en-US"/>
        </w:rPr>
        <w:t>Tag 10000 (Wyden Portfolio): The id of the group portfolio for Customers</w:t>
      </w:r>
    </w:p>
    <w:p w14:paraId="4450395E" w14:textId="404F0042" w:rsidR="0030129E" w:rsidRPr="0030129E" w:rsidRDefault="0030129E" w:rsidP="00643D41">
      <w:pPr>
        <w:pStyle w:val="Currenttext"/>
        <w:numPr>
          <w:ilvl w:val="2"/>
          <w:numId w:val="41"/>
        </w:numPr>
      </w:pPr>
      <w:r w:rsidRPr="0030129E">
        <w:rPr>
          <w:lang w:val="en-US"/>
        </w:rPr>
        <w:t>These two tags are repeated for all the tradable pairs.</w:t>
      </w:r>
    </w:p>
    <w:p w14:paraId="71E0F030" w14:textId="77777777" w:rsidR="000611E4" w:rsidRPr="000611E4" w:rsidRDefault="00D84B9B" w:rsidP="000611E4">
      <w:pPr>
        <w:pStyle w:val="Currenttext"/>
        <w:numPr>
          <w:ilvl w:val="0"/>
          <w:numId w:val="41"/>
        </w:numPr>
      </w:pPr>
      <w:proofErr w:type="spellStart"/>
      <w:r>
        <w:t>MarketDataSnapshotFullRefresh</w:t>
      </w:r>
      <w:proofErr w:type="spellEnd"/>
      <w:r>
        <w:t xml:space="preserve"> (W)</w:t>
      </w:r>
      <w:r w:rsidR="000611E4">
        <w:t xml:space="preserve">, cf. </w:t>
      </w:r>
      <w:r w:rsidR="000611E4" w:rsidRPr="000611E4">
        <w:t>https://doc-infinity.wyden.io/inboundfixguide/index.html#marketdatasnapshotfullrefresh-w</w:t>
      </w:r>
    </w:p>
    <w:p w14:paraId="2D24E19E" w14:textId="77777777" w:rsidR="00C65509" w:rsidRPr="00C65509" w:rsidRDefault="00C65509" w:rsidP="00643D41">
      <w:pPr>
        <w:pStyle w:val="Currenttext"/>
        <w:numPr>
          <w:ilvl w:val="1"/>
          <w:numId w:val="41"/>
        </w:numPr>
      </w:pPr>
      <w:r w:rsidRPr="00C65509">
        <w:rPr>
          <w:lang w:val="en-US"/>
        </w:rPr>
        <w:t>Tag 262 (ID request): Unique ID request (as generated by SCS and communicated in the request)</w:t>
      </w:r>
    </w:p>
    <w:p w14:paraId="7AF02D9B" w14:textId="77777777" w:rsidR="00C65509" w:rsidRPr="00C65509" w:rsidRDefault="00C65509" w:rsidP="00643D41">
      <w:pPr>
        <w:pStyle w:val="Currenttext"/>
        <w:numPr>
          <w:ilvl w:val="1"/>
          <w:numId w:val="41"/>
        </w:numPr>
      </w:pPr>
      <w:r w:rsidRPr="00C65509">
        <w:rPr>
          <w:lang w:val="en-US"/>
        </w:rPr>
        <w:t>Tag 55 (Symbol): e.g. BTCUSD</w:t>
      </w:r>
    </w:p>
    <w:p w14:paraId="424D3ECA" w14:textId="77777777" w:rsidR="00C65509" w:rsidRPr="00C65509" w:rsidRDefault="00C65509" w:rsidP="00643D41">
      <w:pPr>
        <w:pStyle w:val="Currenttext"/>
        <w:numPr>
          <w:ilvl w:val="1"/>
          <w:numId w:val="41"/>
        </w:numPr>
      </w:pPr>
      <w:r w:rsidRPr="00C65509">
        <w:rPr>
          <w:lang w:val="en-US"/>
        </w:rPr>
        <w:t>Tag 167 (</w:t>
      </w:r>
      <w:proofErr w:type="spellStart"/>
      <w:r w:rsidRPr="00C65509">
        <w:rPr>
          <w:lang w:val="en-US"/>
        </w:rPr>
        <w:t>SecurityType</w:t>
      </w:r>
      <w:proofErr w:type="spellEnd"/>
      <w:r w:rsidRPr="00C65509">
        <w:rPr>
          <w:lang w:val="en-US"/>
        </w:rPr>
        <w:t xml:space="preserve">): Always </w:t>
      </w:r>
      <w:r w:rsidRPr="00C65509">
        <w:t>FOREX</w:t>
      </w:r>
    </w:p>
    <w:p w14:paraId="286E9BA2" w14:textId="77777777" w:rsidR="00C65509" w:rsidRPr="00C65509" w:rsidRDefault="00C65509" w:rsidP="00643D41">
      <w:pPr>
        <w:pStyle w:val="Currenttext"/>
        <w:numPr>
          <w:ilvl w:val="1"/>
          <w:numId w:val="41"/>
        </w:numPr>
      </w:pPr>
      <w:r w:rsidRPr="00C65509">
        <w:t>Tag 207 (Exchange): Always “Bank” in the context of broker desk</w:t>
      </w:r>
    </w:p>
    <w:p w14:paraId="36555DEF" w14:textId="77777777" w:rsidR="00C65509" w:rsidRPr="00C65509" w:rsidRDefault="00C65509" w:rsidP="00643D41">
      <w:pPr>
        <w:pStyle w:val="Currenttext"/>
        <w:numPr>
          <w:ilvl w:val="1"/>
          <w:numId w:val="41"/>
        </w:numPr>
      </w:pPr>
      <w:r w:rsidRPr="00C65509">
        <w:rPr>
          <w:lang w:val="en-US"/>
        </w:rPr>
        <w:t>Tag 268 (Group of Entries):</w:t>
      </w:r>
    </w:p>
    <w:p w14:paraId="040169A0" w14:textId="4564B5A4" w:rsidR="00C65509" w:rsidRPr="00C65509" w:rsidRDefault="00C65509" w:rsidP="00643D41">
      <w:pPr>
        <w:pStyle w:val="Currenttext"/>
        <w:numPr>
          <w:ilvl w:val="2"/>
          <w:numId w:val="41"/>
        </w:numPr>
      </w:pPr>
      <w:r w:rsidRPr="00C65509">
        <w:rPr>
          <w:lang w:val="en-US"/>
        </w:rPr>
        <w:t>Tag 269 (Entry Type): 0 – Bid, or 1 – Offer</w:t>
      </w:r>
    </w:p>
    <w:p w14:paraId="453DE3C2" w14:textId="77777777" w:rsidR="00C65509" w:rsidRPr="00C65509" w:rsidRDefault="00C65509" w:rsidP="00643D41">
      <w:pPr>
        <w:pStyle w:val="Currenttext"/>
        <w:numPr>
          <w:ilvl w:val="2"/>
          <w:numId w:val="41"/>
        </w:numPr>
      </w:pPr>
      <w:r w:rsidRPr="00C65509">
        <w:rPr>
          <w:lang w:val="en-US"/>
        </w:rPr>
        <w:t>Tag 270 (Entry price): Price</w:t>
      </w:r>
    </w:p>
    <w:p w14:paraId="72577200" w14:textId="77777777" w:rsidR="00C65509" w:rsidRPr="00C65509" w:rsidRDefault="00C65509" w:rsidP="00643D41">
      <w:pPr>
        <w:pStyle w:val="Currenttext"/>
        <w:numPr>
          <w:ilvl w:val="2"/>
          <w:numId w:val="41"/>
        </w:numPr>
      </w:pPr>
      <w:r w:rsidRPr="00C65509">
        <w:rPr>
          <w:lang w:val="en-US"/>
        </w:rPr>
        <w:t>Tag 271 (Entry Size): Size of the entry (not relevant for us)</w:t>
      </w:r>
    </w:p>
    <w:p w14:paraId="1FBD52C1" w14:textId="77777777" w:rsidR="00C65509" w:rsidRPr="00C65509" w:rsidRDefault="00C65509" w:rsidP="00643D41">
      <w:pPr>
        <w:pStyle w:val="Currenttext"/>
        <w:numPr>
          <w:ilvl w:val="2"/>
          <w:numId w:val="41"/>
        </w:numPr>
      </w:pPr>
      <w:r w:rsidRPr="00C65509">
        <w:rPr>
          <w:lang w:val="en-US"/>
        </w:rPr>
        <w:t>Tag 272 (Entry Date): Date</w:t>
      </w:r>
    </w:p>
    <w:p w14:paraId="3D1C6731" w14:textId="77777777" w:rsidR="00C65509" w:rsidRPr="00DC1979" w:rsidRDefault="00C65509" w:rsidP="00643D41">
      <w:pPr>
        <w:pStyle w:val="Currenttext"/>
        <w:numPr>
          <w:ilvl w:val="2"/>
          <w:numId w:val="41"/>
        </w:numPr>
      </w:pPr>
      <w:r w:rsidRPr="00C65509">
        <w:rPr>
          <w:lang w:val="en-US"/>
        </w:rPr>
        <w:t>Tag 273 (Entry Time): Time</w:t>
      </w:r>
    </w:p>
    <w:p w14:paraId="53C24E32" w14:textId="48C7840E" w:rsidR="00C65509" w:rsidRDefault="006E2CB3" w:rsidP="006E2CB3">
      <w:pPr>
        <w:pStyle w:val="Currenttext"/>
        <w:rPr>
          <w:lang w:val="en-US"/>
        </w:rPr>
      </w:pPr>
      <w:r>
        <w:rPr>
          <w:lang w:val="en-US"/>
        </w:rPr>
        <w:t xml:space="preserve">The tag 262 in the answer allows </w:t>
      </w:r>
      <w:proofErr w:type="gramStart"/>
      <w:r>
        <w:rPr>
          <w:lang w:val="en-US"/>
        </w:rPr>
        <w:t>to match it</w:t>
      </w:r>
      <w:proofErr w:type="gramEnd"/>
      <w:r>
        <w:rPr>
          <w:lang w:val="en-US"/>
        </w:rPr>
        <w:t xml:space="preserve"> with the subscription request</w:t>
      </w:r>
      <w:r w:rsidR="00526779">
        <w:rPr>
          <w:lang w:val="en-US"/>
        </w:rPr>
        <w:t>.  For no</w:t>
      </w:r>
      <w:r w:rsidR="00286EB1">
        <w:rPr>
          <w:lang w:val="en-US"/>
        </w:rPr>
        <w:t xml:space="preserve">w, it’s not that important, but if in the future we want to manage price for different portfolios, </w:t>
      </w:r>
      <w:r w:rsidR="00442D24">
        <w:rPr>
          <w:lang w:val="en-US"/>
        </w:rPr>
        <w:t>we</w:t>
      </w:r>
      <w:r w:rsidR="00BB4D40">
        <w:rPr>
          <w:lang w:val="en-US"/>
        </w:rPr>
        <w:t>’ll have to use this tag to identify to which portfolio the price is related</w:t>
      </w:r>
      <w:r w:rsidR="00117519">
        <w:rPr>
          <w:lang w:val="en-US"/>
        </w:rPr>
        <w:t xml:space="preserve"> (as there is no information on the portfolio in the answer).  That also means that a </w:t>
      </w:r>
      <w:r w:rsidR="009A7308">
        <w:rPr>
          <w:lang w:val="en-US"/>
        </w:rPr>
        <w:t xml:space="preserve">subscription </w:t>
      </w:r>
      <w:r w:rsidR="00117519">
        <w:rPr>
          <w:lang w:val="en-US"/>
        </w:rPr>
        <w:t xml:space="preserve">request must be submitted for only one portfolio, </w:t>
      </w:r>
      <w:proofErr w:type="gramStart"/>
      <w:r w:rsidR="00117519">
        <w:rPr>
          <w:lang w:val="en-US"/>
        </w:rPr>
        <w:t>in order to</w:t>
      </w:r>
      <w:proofErr w:type="gramEnd"/>
      <w:r w:rsidR="00117519">
        <w:rPr>
          <w:lang w:val="en-US"/>
        </w:rPr>
        <w:t xml:space="preserve"> have distinct </w:t>
      </w:r>
      <w:r w:rsidR="009A7308">
        <w:rPr>
          <w:lang w:val="en-US"/>
        </w:rPr>
        <w:t xml:space="preserve">request id.  </w:t>
      </w:r>
    </w:p>
    <w:p w14:paraId="2468D7BB" w14:textId="544E598F" w:rsidR="003B65F5" w:rsidRDefault="001E1F87" w:rsidP="006E2CB3">
      <w:pPr>
        <w:pStyle w:val="Currenttext"/>
        <w:rPr>
          <w:lang w:val="en-US"/>
        </w:rPr>
      </w:pPr>
      <w:r>
        <w:rPr>
          <w:lang w:val="en-US"/>
        </w:rPr>
        <w:t>This information is pushed into the price service via a normalized message</w:t>
      </w:r>
      <w:r w:rsidR="00C872A5">
        <w:rPr>
          <w:lang w:val="en-US"/>
        </w:rPr>
        <w:t xml:space="preserve"> (step 3)</w:t>
      </w:r>
    </w:p>
    <w:p w14:paraId="7D0F4A03" w14:textId="77777777" w:rsidR="0089649C" w:rsidRDefault="0089649C" w:rsidP="006E2CB3">
      <w:pPr>
        <w:pStyle w:val="Currenttext"/>
        <w:rPr>
          <w:lang w:val="en-US"/>
        </w:rPr>
      </w:pPr>
    </w:p>
    <w:p w14:paraId="5865CE60" w14:textId="4308C76B" w:rsidR="0089649C" w:rsidRDefault="5DCD874B" w:rsidP="006E2CB3">
      <w:pPr>
        <w:pStyle w:val="Currenttext"/>
        <w:rPr>
          <w:lang w:val="en-US"/>
        </w:rPr>
      </w:pPr>
      <w:r w:rsidRPr="38B5D2BB">
        <w:rPr>
          <w:lang w:val="en-US"/>
        </w:rPr>
        <w:t xml:space="preserve">In case of integration with </w:t>
      </w:r>
      <w:proofErr w:type="spellStart"/>
      <w:r w:rsidRPr="38B5D2BB">
        <w:rPr>
          <w:lang w:val="en-US"/>
        </w:rPr>
        <w:t>Aplo</w:t>
      </w:r>
      <w:proofErr w:type="spellEnd"/>
      <w:r w:rsidRPr="38B5D2BB">
        <w:rPr>
          <w:lang w:val="en-US"/>
        </w:rPr>
        <w:t xml:space="preserve">, the </w:t>
      </w:r>
      <w:r w:rsidR="5022A7E0" w:rsidRPr="38B5D2BB">
        <w:rPr>
          <w:lang w:val="en-US"/>
        </w:rPr>
        <w:t xml:space="preserve">price feed is setup by connecting a </w:t>
      </w:r>
      <w:proofErr w:type="spellStart"/>
      <w:r w:rsidR="5022A7E0" w:rsidRPr="38B5D2BB">
        <w:rPr>
          <w:lang w:val="en-US"/>
        </w:rPr>
        <w:t>websocket</w:t>
      </w:r>
      <w:proofErr w:type="spellEnd"/>
      <w:r w:rsidR="583C8B3B" w:rsidRPr="38B5D2BB">
        <w:rPr>
          <w:lang w:val="en-US"/>
        </w:rPr>
        <w:t xml:space="preserve"> and subscribing to it, cf. step </w:t>
      </w:r>
      <w:r w:rsidR="7E367394" w:rsidRPr="38B5D2BB">
        <w:rPr>
          <w:lang w:val="en-US"/>
        </w:rPr>
        <w:t xml:space="preserve">4 (cf. </w:t>
      </w:r>
      <w:hyperlink r:id="rId76" w:anchor="subscription-messages">
        <w:r w:rsidR="724EA195" w:rsidRPr="38B5D2BB">
          <w:rPr>
            <w:rStyle w:val="Hyperlink"/>
            <w:lang w:val="en-US"/>
          </w:rPr>
          <w:t>https://docs.trade.sheeldmatch.com/#subscription-messages</w:t>
        </w:r>
      </w:hyperlink>
      <w:r w:rsidR="7E367394" w:rsidRPr="38B5D2BB">
        <w:rPr>
          <w:lang w:val="en-US"/>
        </w:rPr>
        <w:t>).</w:t>
      </w:r>
      <w:r w:rsidR="724EA195" w:rsidRPr="38B5D2BB">
        <w:rPr>
          <w:lang w:val="en-US"/>
        </w:rPr>
        <w:t xml:space="preserve">  </w:t>
      </w:r>
      <w:r w:rsidR="173BBCD0" w:rsidRPr="38B5D2BB">
        <w:rPr>
          <w:lang w:val="en-US"/>
        </w:rPr>
        <w:t xml:space="preserve">A subscription message is built which </w:t>
      </w:r>
      <w:proofErr w:type="gramStart"/>
      <w:r w:rsidR="173BBCD0" w:rsidRPr="38B5D2BB">
        <w:rPr>
          <w:lang w:val="en-US"/>
        </w:rPr>
        <w:t>list</w:t>
      </w:r>
      <w:proofErr w:type="gramEnd"/>
      <w:r w:rsidR="173BBCD0" w:rsidRPr="38B5D2BB">
        <w:rPr>
          <w:lang w:val="en-US"/>
        </w:rPr>
        <w:t xml:space="preserve"> the trading pairs, the type of price and a default volume</w:t>
      </w:r>
      <w:r w:rsidR="2A27E7C1" w:rsidRPr="38B5D2BB">
        <w:rPr>
          <w:lang w:val="en-US"/>
        </w:rPr>
        <w:t>.  Each item</w:t>
      </w:r>
      <w:r w:rsidR="4D9167DB" w:rsidRPr="38B5D2BB">
        <w:rPr>
          <w:lang w:val="en-US"/>
        </w:rPr>
        <w:t xml:space="preserve"> </w:t>
      </w:r>
      <w:proofErr w:type="gramStart"/>
      <w:r w:rsidR="4D9167DB" w:rsidRPr="38B5D2BB">
        <w:rPr>
          <w:lang w:val="en-US"/>
        </w:rPr>
        <w:t>contains thus</w:t>
      </w:r>
      <w:proofErr w:type="gramEnd"/>
      <w:r w:rsidR="4D9167DB" w:rsidRPr="38B5D2BB">
        <w:rPr>
          <w:lang w:val="en-US"/>
        </w:rPr>
        <w:t xml:space="preserve"> the following information:</w:t>
      </w:r>
    </w:p>
    <w:p w14:paraId="0B85A452" w14:textId="3B729432" w:rsidR="00A62A4C" w:rsidRDefault="001C6CF9" w:rsidP="00A62A4C">
      <w:pPr>
        <w:pStyle w:val="Currenttext"/>
        <w:numPr>
          <w:ilvl w:val="0"/>
          <w:numId w:val="68"/>
        </w:numPr>
      </w:pPr>
      <w:r>
        <w:t xml:space="preserve">instrument: the trading pair, e.g. </w:t>
      </w:r>
      <w:r w:rsidR="00995509">
        <w:t>BTC-EUR.SPOT</w:t>
      </w:r>
    </w:p>
    <w:p w14:paraId="33D39169" w14:textId="2ACF1C2F" w:rsidR="00995509" w:rsidRDefault="00995509" w:rsidP="00A62A4C">
      <w:pPr>
        <w:pStyle w:val="Currenttext"/>
        <w:numPr>
          <w:ilvl w:val="0"/>
          <w:numId w:val="68"/>
        </w:numPr>
      </w:pPr>
      <w:r>
        <w:t xml:space="preserve">side: </w:t>
      </w:r>
      <w:r w:rsidR="004571A1">
        <w:t>‘buy’ (for the offer side) or ‘sell’ (for the bid side)</w:t>
      </w:r>
    </w:p>
    <w:p w14:paraId="37C34974" w14:textId="7AC38D66" w:rsidR="004571A1" w:rsidRDefault="004571A1" w:rsidP="00A62A4C">
      <w:pPr>
        <w:pStyle w:val="Currenttext"/>
        <w:numPr>
          <w:ilvl w:val="0"/>
          <w:numId w:val="68"/>
        </w:numPr>
      </w:pPr>
      <w:r>
        <w:t>notional</w:t>
      </w:r>
      <w:r w:rsidR="00A40820">
        <w:t>: ‘1’ (a default volume)</w:t>
      </w:r>
    </w:p>
    <w:p w14:paraId="679910FD" w14:textId="2997FCB7" w:rsidR="00A40820" w:rsidRDefault="00A40820" w:rsidP="00A40820">
      <w:pPr>
        <w:pStyle w:val="Currenttext"/>
      </w:pPr>
      <w:r>
        <w:t xml:space="preserve">The feed will answer with </w:t>
      </w:r>
      <w:r w:rsidR="005E539D">
        <w:t xml:space="preserve">a first event of type </w:t>
      </w:r>
      <w:r w:rsidR="00A869E5">
        <w:t>(field event) ‘subscribed’ which can be ignored.  Then a flow of event ‘</w:t>
      </w:r>
      <w:r w:rsidR="00803490">
        <w:t>feed’ which contains the prices</w:t>
      </w:r>
      <w:r w:rsidR="00A50665">
        <w:t xml:space="preserve"> (step</w:t>
      </w:r>
      <w:r w:rsidR="00C2752D">
        <w:t xml:space="preserve"> 5)</w:t>
      </w:r>
      <w:r w:rsidR="00803490">
        <w:t xml:space="preserve">.  </w:t>
      </w:r>
      <w:r w:rsidR="00A83FF9">
        <w:t xml:space="preserve">It contains a timestamp (applicable for all prices) and then a list of </w:t>
      </w:r>
      <w:proofErr w:type="gramStart"/>
      <w:r w:rsidR="00A83FF9">
        <w:t>price</w:t>
      </w:r>
      <w:proofErr w:type="gramEnd"/>
      <w:r w:rsidR="00A50665">
        <w:t xml:space="preserve"> (field ‘price’). </w:t>
      </w:r>
    </w:p>
    <w:p w14:paraId="1E33A2EA" w14:textId="55280FD2" w:rsidR="00C2752D" w:rsidRDefault="00C2752D" w:rsidP="00C2752D">
      <w:pPr>
        <w:pStyle w:val="Currenttext"/>
        <w:rPr>
          <w:lang w:val="en-US"/>
        </w:rPr>
      </w:pPr>
      <w:r>
        <w:rPr>
          <w:lang w:val="en-US"/>
        </w:rPr>
        <w:t>This information is pushed into the price service via a normalized message (step 6)</w:t>
      </w:r>
    </w:p>
    <w:p w14:paraId="3570D427" w14:textId="77777777" w:rsidR="00A50665" w:rsidRPr="00C65509" w:rsidRDefault="00A50665" w:rsidP="00A40820">
      <w:pPr>
        <w:pStyle w:val="Currenttext"/>
      </w:pPr>
    </w:p>
    <w:p w14:paraId="72C3C059" w14:textId="41998DDD" w:rsidR="00C65509" w:rsidRDefault="0031051A" w:rsidP="00F93031">
      <w:pPr>
        <w:pStyle w:val="Currenttext"/>
      </w:pPr>
      <w:r>
        <w:t>A background process is</w:t>
      </w:r>
      <w:r w:rsidR="00056951">
        <w:t xml:space="preserve"> managing the subscription and the answer, storing </w:t>
      </w:r>
      <w:r w:rsidR="00D44AC0">
        <w:t xml:space="preserve">hourly </w:t>
      </w:r>
      <w:r w:rsidR="00AC5C72">
        <w:t xml:space="preserve">the average price </w:t>
      </w:r>
      <w:r w:rsidR="00056951">
        <w:t>in the SCS database</w:t>
      </w:r>
      <w:r w:rsidR="00963774">
        <w:t xml:space="preserve"> (cf. </w:t>
      </w:r>
      <w:r w:rsidR="00963774">
        <w:fldChar w:fldCharType="begin"/>
      </w:r>
      <w:r w:rsidR="00963774">
        <w:instrText xml:space="preserve"> REF _Ref195025046 \r \h </w:instrText>
      </w:r>
      <w:r w:rsidR="00963774">
        <w:fldChar w:fldCharType="separate"/>
      </w:r>
      <w:r w:rsidR="00436195">
        <w:t>3.18</w:t>
      </w:r>
      <w:r w:rsidR="00963774">
        <w:fldChar w:fldCharType="end"/>
      </w:r>
      <w:r w:rsidR="00963774">
        <w:t>)</w:t>
      </w:r>
      <w:r w:rsidR="00056951">
        <w:t>.</w:t>
      </w:r>
      <w:r w:rsidR="00AF2354">
        <w:t xml:space="preserve">  This </w:t>
      </w:r>
      <w:r w:rsidR="0005199E">
        <w:t xml:space="preserve">background process exposes a </w:t>
      </w:r>
      <w:r w:rsidR="00BC58D0">
        <w:t>service</w:t>
      </w:r>
      <w:r w:rsidR="0005199E">
        <w:t>, via</w:t>
      </w:r>
      <w:r w:rsidR="00BC58D0">
        <w:t xml:space="preserve"> an API </w:t>
      </w:r>
      <w:r w:rsidR="004406CD">
        <w:t>endpoint</w:t>
      </w:r>
      <w:r w:rsidR="0005199E">
        <w:t>,</w:t>
      </w:r>
      <w:r w:rsidR="004406CD">
        <w:t xml:space="preserve"> </w:t>
      </w:r>
      <w:r w:rsidR="00BC58D0">
        <w:t>to get the current price of a trading pair</w:t>
      </w:r>
      <w:r w:rsidR="00DE7296">
        <w:t>, either at Bid, Offer or Average price</w:t>
      </w:r>
      <w:r w:rsidR="00C2752D">
        <w:t xml:space="preserve"> (which is computed based on the two previous ones)</w:t>
      </w:r>
      <w:r w:rsidR="00C7179B">
        <w:t xml:space="preserve"> including </w:t>
      </w:r>
      <w:r w:rsidR="00C7179B">
        <w:lastRenderedPageBreak/>
        <w:t>the margin</w:t>
      </w:r>
      <w:r w:rsidR="00BC58D0">
        <w:t>.  It relies on a cache</w:t>
      </w:r>
      <w:r w:rsidR="004406CD">
        <w:t xml:space="preserve"> which is fed by the </w:t>
      </w:r>
      <w:r w:rsidR="00C2752D">
        <w:t xml:space="preserve">normalized </w:t>
      </w:r>
      <w:r w:rsidR="004406CD">
        <w:t>messages and allows answering with the last known price.  This endpoint can be used in screens that requires the last known price.</w:t>
      </w:r>
    </w:p>
    <w:p w14:paraId="2441B976" w14:textId="77777777" w:rsidR="00B15B08" w:rsidRDefault="00B15B08" w:rsidP="00F93031">
      <w:pPr>
        <w:pStyle w:val="Currenttext"/>
      </w:pPr>
    </w:p>
    <w:p w14:paraId="2D003FDC" w14:textId="364C847A" w:rsidR="00B15B08" w:rsidRDefault="00B15B08" w:rsidP="00F93031">
      <w:pPr>
        <w:pStyle w:val="Currenttext"/>
      </w:pPr>
      <w:r>
        <w:t xml:space="preserve">If the margin is </w:t>
      </w:r>
      <w:r w:rsidR="00EC2CEA">
        <w:t xml:space="preserve">managed by SCS (this is depending on a global configuration parameter, cf. integration guide), the margin must be configured in SCS.  </w:t>
      </w:r>
      <w:r w:rsidR="00E0207B">
        <w:t xml:space="preserve">The margin depends on the trading pair </w:t>
      </w:r>
      <w:r w:rsidR="007745DD">
        <w:t xml:space="preserve">(or can be defined as the same value of all trading pairs) </w:t>
      </w:r>
      <w:r w:rsidR="00E0207B">
        <w:t xml:space="preserve">and the account type.  The margin is </w:t>
      </w:r>
      <w:r w:rsidR="007745DD">
        <w:t xml:space="preserve">a percentage which is added to the </w:t>
      </w:r>
      <w:r w:rsidR="006F53F0">
        <w:t>offer price and subtracted to the bid price.</w:t>
      </w:r>
    </w:p>
    <w:p w14:paraId="65F4E12A" w14:textId="77777777" w:rsidR="001F6970" w:rsidRDefault="001F6970" w:rsidP="001F6970">
      <w:pPr>
        <w:pStyle w:val="Title2"/>
      </w:pPr>
      <w:bookmarkStart w:id="86" w:name="_Ref203645402"/>
      <w:bookmarkStart w:id="87" w:name="_Toc226736222"/>
      <w:r>
        <w:t>Order integration module</w:t>
      </w:r>
      <w:bookmarkEnd w:id="86"/>
      <w:bookmarkEnd w:id="87"/>
    </w:p>
    <w:p w14:paraId="7E6F071C" w14:textId="77777777" w:rsidR="001F6970" w:rsidRDefault="001F6970" w:rsidP="001F6970">
      <w:pPr>
        <w:pStyle w:val="Currenttext"/>
      </w:pPr>
      <w:r>
        <w:t xml:space="preserve">The order integration module creates an uncoupling layer between the core operation service of the SCS and the two OMS (Order Management System) the solution can currently be connected to: Wyden or </w:t>
      </w:r>
      <w:proofErr w:type="spellStart"/>
      <w:r>
        <w:t>Aplo</w:t>
      </w:r>
      <w:proofErr w:type="spellEnd"/>
      <w:r>
        <w:t xml:space="preserve">.  This module is practically a sub-component of the operation microservice and exposes internal endpoints to the core service, which are ‘normalized’ to be able to cope with different OMS.  In the previous use cases, the interaction with the OMS is not completely described: only the interactions with the integration module are represented.  The objective of this paragraph is to describe the interactions between the integration module and Wyden or </w:t>
      </w:r>
      <w:proofErr w:type="spellStart"/>
      <w:r>
        <w:t>Aplo</w:t>
      </w:r>
      <w:proofErr w:type="spellEnd"/>
      <w:r>
        <w:t xml:space="preserve">, detailing the mapping between the normalized endpoints and the reality of the Wyden or </w:t>
      </w:r>
      <w:proofErr w:type="spellStart"/>
      <w:r>
        <w:t>Aplo</w:t>
      </w:r>
      <w:proofErr w:type="spellEnd"/>
      <w:r>
        <w:t xml:space="preserve"> endpoints.</w:t>
      </w:r>
    </w:p>
    <w:p w14:paraId="0470AADF" w14:textId="16155387" w:rsidR="001F6970" w:rsidRDefault="001F6970" w:rsidP="001F6970">
      <w:pPr>
        <w:pStyle w:val="Caption"/>
        <w:keepNext/>
        <w:jc w:val="center"/>
      </w:pPr>
    </w:p>
    <w:p w14:paraId="25FA627D" w14:textId="52F39153" w:rsidR="00E04B2D" w:rsidRDefault="00D951B3" w:rsidP="001F6970">
      <w:pPr>
        <w:pStyle w:val="Caption"/>
        <w:keepNext/>
        <w:jc w:val="center"/>
      </w:pPr>
      <w:r>
        <w:rPr>
          <w:noProof/>
        </w:rPr>
        <w:drawing>
          <wp:inline distT="0" distB="0" distL="0" distR="0" wp14:anchorId="509E004B" wp14:editId="1508884A">
            <wp:extent cx="3374151" cy="8367024"/>
            <wp:effectExtent l="0" t="0" r="0" b="0"/>
            <wp:docPr id="97126742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67423" name="Picture 1" descr="A diagram of a computer&#10;&#10;AI-generated content may be incorrect."/>
                    <pic:cNvPicPr/>
                  </pic:nvPicPr>
                  <pic:blipFill>
                    <a:blip r:embed="rId77"/>
                    <a:stretch>
                      <a:fillRect/>
                    </a:stretch>
                  </pic:blipFill>
                  <pic:spPr>
                    <a:xfrm>
                      <a:off x="0" y="0"/>
                      <a:ext cx="3376736" cy="8373435"/>
                    </a:xfrm>
                    <a:prstGeom prst="rect">
                      <a:avLst/>
                    </a:prstGeom>
                  </pic:spPr>
                </pic:pic>
              </a:graphicData>
            </a:graphic>
          </wp:inline>
        </w:drawing>
      </w:r>
    </w:p>
    <w:p w14:paraId="7157DD7D" w14:textId="6C7C2676" w:rsidR="001F6970" w:rsidRDefault="001F6970" w:rsidP="001F6970">
      <w:pPr>
        <w:pStyle w:val="Caption0"/>
        <w:jc w:val="center"/>
      </w:pPr>
      <w:r>
        <w:lastRenderedPageBreak/>
        <w:t xml:space="preserve">Figure </w:t>
      </w:r>
      <w:r>
        <w:fldChar w:fldCharType="begin"/>
      </w:r>
      <w:r>
        <w:instrText xml:space="preserve"> SEQ Figure \* ARABIC </w:instrText>
      </w:r>
      <w:r>
        <w:fldChar w:fldCharType="separate"/>
      </w:r>
      <w:r w:rsidR="00EA4364">
        <w:rPr>
          <w:noProof/>
        </w:rPr>
        <w:t>27</w:t>
      </w:r>
      <w:r>
        <w:fldChar w:fldCharType="end"/>
      </w:r>
      <w:r>
        <w:t xml:space="preserve"> - Order integration module</w:t>
      </w:r>
    </w:p>
    <w:p w14:paraId="578BCBBD" w14:textId="7D87E9DD" w:rsidR="00042377" w:rsidRDefault="001F6970" w:rsidP="001F6970">
      <w:pPr>
        <w:ind w:left="567"/>
      </w:pPr>
      <w:r>
        <w:t xml:space="preserve">First part of the diagram, from step 1 to 9 illustrates the creation of </w:t>
      </w:r>
      <w:r w:rsidR="00784E8E">
        <w:t xml:space="preserve">an </w:t>
      </w:r>
      <w:r>
        <w:t xml:space="preserve">order execution request.  A normalized endpoint is exposed by the integration module, which is consumed by the operation service (cf. step 1).  </w:t>
      </w:r>
      <w:r w:rsidR="00042377">
        <w:t>This normalized message contains the following information:</w:t>
      </w:r>
    </w:p>
    <w:p w14:paraId="1C62863A" w14:textId="1DE2B173" w:rsidR="00042377" w:rsidRDefault="008726E0" w:rsidP="008726E0">
      <w:pPr>
        <w:pStyle w:val="ListParagraph"/>
        <w:numPr>
          <w:ilvl w:val="0"/>
          <w:numId w:val="62"/>
        </w:numPr>
      </w:pPr>
      <w:proofErr w:type="spellStart"/>
      <w:r>
        <w:t>requestId</w:t>
      </w:r>
      <w:proofErr w:type="spellEnd"/>
      <w:r>
        <w:t xml:space="preserve">: </w:t>
      </w:r>
      <w:proofErr w:type="gramStart"/>
      <w:r>
        <w:t>an</w:t>
      </w:r>
      <w:proofErr w:type="gramEnd"/>
      <w:r>
        <w:t xml:space="preserve"> </w:t>
      </w:r>
      <w:r w:rsidR="00212C6D">
        <w:t>unique identifier of the request, as assigned by the operation service</w:t>
      </w:r>
    </w:p>
    <w:p w14:paraId="132D5EF8" w14:textId="7973C9FC" w:rsidR="00212C6D" w:rsidRDefault="00212C6D" w:rsidP="008726E0">
      <w:pPr>
        <w:pStyle w:val="ListParagraph"/>
        <w:numPr>
          <w:ilvl w:val="0"/>
          <w:numId w:val="62"/>
        </w:numPr>
      </w:pPr>
      <w:proofErr w:type="spellStart"/>
      <w:r>
        <w:t>accountId</w:t>
      </w:r>
      <w:proofErr w:type="spellEnd"/>
      <w:r>
        <w:t>: the identifier of the digital asset account from which the order is initiated</w:t>
      </w:r>
    </w:p>
    <w:p w14:paraId="4344E930" w14:textId="4A1CD07B" w:rsidR="00212C6D" w:rsidRDefault="00212C6D" w:rsidP="008726E0">
      <w:pPr>
        <w:pStyle w:val="ListParagraph"/>
        <w:numPr>
          <w:ilvl w:val="0"/>
          <w:numId w:val="62"/>
        </w:numPr>
      </w:pPr>
      <w:proofErr w:type="spellStart"/>
      <w:r>
        <w:t>accountType</w:t>
      </w:r>
      <w:proofErr w:type="spellEnd"/>
      <w:r>
        <w:t>: a type</w:t>
      </w:r>
      <w:r w:rsidR="00956850">
        <w:t xml:space="preserve"> of account</w:t>
      </w:r>
      <w:r w:rsidR="00A02A50">
        <w:t>, that can vary depending on the product</w:t>
      </w:r>
      <w:r w:rsidR="00956850">
        <w:t xml:space="preserve">.  Currently not </w:t>
      </w:r>
      <w:proofErr w:type="gramStart"/>
      <w:r w:rsidR="00956850">
        <w:t>used, but</w:t>
      </w:r>
      <w:proofErr w:type="gramEnd"/>
      <w:r w:rsidR="00956850">
        <w:t xml:space="preserve"> will allows to manage different margins or execution priority</w:t>
      </w:r>
      <w:r w:rsidR="00A02A50">
        <w:t>.</w:t>
      </w:r>
    </w:p>
    <w:p w14:paraId="140D8878" w14:textId="41392623" w:rsidR="00A02A50" w:rsidRDefault="00652258" w:rsidP="008726E0">
      <w:pPr>
        <w:pStyle w:val="ListParagraph"/>
        <w:numPr>
          <w:ilvl w:val="0"/>
          <w:numId w:val="62"/>
        </w:numPr>
      </w:pPr>
      <w:proofErr w:type="spellStart"/>
      <w:r>
        <w:t>portfolioId</w:t>
      </w:r>
      <w:proofErr w:type="spellEnd"/>
      <w:r>
        <w:t>: the portfolio id linked to the account id</w:t>
      </w:r>
      <w:r w:rsidR="00DC0472">
        <w:t>.</w:t>
      </w:r>
    </w:p>
    <w:p w14:paraId="069703A6" w14:textId="22EAA63C" w:rsidR="00DC0472" w:rsidRDefault="00DC0472" w:rsidP="008726E0">
      <w:pPr>
        <w:pStyle w:val="ListParagraph"/>
        <w:numPr>
          <w:ilvl w:val="0"/>
          <w:numId w:val="62"/>
        </w:numPr>
      </w:pPr>
      <w:proofErr w:type="spellStart"/>
      <w:r>
        <w:t>digitalAssetPair</w:t>
      </w:r>
      <w:proofErr w:type="spellEnd"/>
      <w:r>
        <w:t xml:space="preserve">: the pair of digital </w:t>
      </w:r>
      <w:proofErr w:type="gramStart"/>
      <w:r>
        <w:t>asset</w:t>
      </w:r>
      <w:proofErr w:type="gramEnd"/>
      <w:r>
        <w:t xml:space="preserve"> to trade</w:t>
      </w:r>
    </w:p>
    <w:p w14:paraId="57F8BB77" w14:textId="5948E664" w:rsidR="00DC0472" w:rsidRDefault="00864BB9" w:rsidP="008726E0">
      <w:pPr>
        <w:pStyle w:val="ListParagraph"/>
        <w:numPr>
          <w:ilvl w:val="0"/>
          <w:numId w:val="62"/>
        </w:numPr>
      </w:pPr>
      <w:proofErr w:type="spellStart"/>
      <w:r>
        <w:t>creationDateTime</w:t>
      </w:r>
      <w:proofErr w:type="spellEnd"/>
      <w:r>
        <w:t>: the time at which the order was accepted by the SCS.</w:t>
      </w:r>
    </w:p>
    <w:p w14:paraId="7A4E6A0B" w14:textId="6A6D8B51" w:rsidR="00864BB9" w:rsidRDefault="00F934F3" w:rsidP="008726E0">
      <w:pPr>
        <w:pStyle w:val="ListParagraph"/>
        <w:numPr>
          <w:ilvl w:val="0"/>
          <w:numId w:val="62"/>
        </w:numPr>
      </w:pPr>
      <w:proofErr w:type="spellStart"/>
      <w:r>
        <w:t>orderType</w:t>
      </w:r>
      <w:proofErr w:type="spellEnd"/>
      <w:r>
        <w:t>: type to identify BUY order vs. SELL order</w:t>
      </w:r>
    </w:p>
    <w:p w14:paraId="6320BA4A" w14:textId="2E920405" w:rsidR="00CE1D19" w:rsidRDefault="00CE1D19" w:rsidP="008726E0">
      <w:pPr>
        <w:pStyle w:val="ListParagraph"/>
        <w:numPr>
          <w:ilvl w:val="0"/>
          <w:numId w:val="62"/>
        </w:numPr>
      </w:pPr>
      <w:proofErr w:type="spellStart"/>
      <w:r>
        <w:t>orderPriceType</w:t>
      </w:r>
      <w:proofErr w:type="spellEnd"/>
      <w:r>
        <w:t>: type to identify if the order is at MARKET price or with a LIMIT price</w:t>
      </w:r>
    </w:p>
    <w:p w14:paraId="2D26BA75" w14:textId="4AB71CA7" w:rsidR="00CE1D19" w:rsidRDefault="000F7616" w:rsidP="008726E0">
      <w:pPr>
        <w:pStyle w:val="ListParagraph"/>
        <w:numPr>
          <w:ilvl w:val="0"/>
          <w:numId w:val="62"/>
        </w:numPr>
      </w:pPr>
      <w:proofErr w:type="spellStart"/>
      <w:r>
        <w:t>noOfUnits</w:t>
      </w:r>
      <w:proofErr w:type="spellEnd"/>
      <w:r>
        <w:t>: the number of units of the main digital asset involved in the order</w:t>
      </w:r>
    </w:p>
    <w:p w14:paraId="16A19D8A" w14:textId="122129C0" w:rsidR="000F7616" w:rsidRDefault="00255999" w:rsidP="008726E0">
      <w:pPr>
        <w:pStyle w:val="ListParagraph"/>
        <w:numPr>
          <w:ilvl w:val="0"/>
          <w:numId w:val="62"/>
        </w:numPr>
      </w:pPr>
      <w:proofErr w:type="spellStart"/>
      <w:r>
        <w:t>targetPrice</w:t>
      </w:r>
      <w:proofErr w:type="spellEnd"/>
      <w:r>
        <w:t>: the target price in case of limit order</w:t>
      </w:r>
      <w:r w:rsidR="00F15609">
        <w:t xml:space="preserve"> or the agreed price in case of market order.</w:t>
      </w:r>
    </w:p>
    <w:p w14:paraId="193E3071" w14:textId="2CC8AFB7" w:rsidR="00255999" w:rsidRDefault="00255999" w:rsidP="008726E0">
      <w:pPr>
        <w:pStyle w:val="ListParagraph"/>
        <w:numPr>
          <w:ilvl w:val="0"/>
          <w:numId w:val="62"/>
        </w:numPr>
      </w:pPr>
      <w:proofErr w:type="spellStart"/>
      <w:r>
        <w:t>timeInForce</w:t>
      </w:r>
      <w:proofErr w:type="spellEnd"/>
      <w:r>
        <w:t>:</w:t>
      </w:r>
      <w:r w:rsidR="001F575A">
        <w:t xml:space="preserve"> the management of expiration of limit order, either GTC – Good to Cancel or GTD – Good to Date</w:t>
      </w:r>
    </w:p>
    <w:p w14:paraId="2FF700EA" w14:textId="24E924D0" w:rsidR="001F575A" w:rsidRDefault="00E761C6" w:rsidP="00CA5528">
      <w:pPr>
        <w:pStyle w:val="ListParagraph"/>
        <w:numPr>
          <w:ilvl w:val="0"/>
          <w:numId w:val="62"/>
        </w:numPr>
      </w:pPr>
      <w:proofErr w:type="spellStart"/>
      <w:r>
        <w:t>expirationDate</w:t>
      </w:r>
      <w:proofErr w:type="spellEnd"/>
      <w:r>
        <w:t>: the expiration date in case of GTD order.</w:t>
      </w:r>
    </w:p>
    <w:p w14:paraId="52D8F241" w14:textId="509AA3D4" w:rsidR="001F6970" w:rsidRDefault="00326D07" w:rsidP="001F6970">
      <w:pPr>
        <w:ind w:left="567"/>
      </w:pPr>
      <w:r>
        <w:t xml:space="preserve">The processing of the request is asynchronous, the integration module replies to the request with a simple acknowledgement (cf. step 2). </w:t>
      </w:r>
      <w:r w:rsidR="006015C8">
        <w:t xml:space="preserve"> Let’s notice that for now this first interaction is done via synchronous calls but could be transformed in the future into asynchronous calls.</w:t>
      </w:r>
    </w:p>
    <w:p w14:paraId="54A0FE93" w14:textId="77777777" w:rsidR="00025538" w:rsidRDefault="00025538" w:rsidP="00B26833">
      <w:pPr>
        <w:ind w:left="567"/>
      </w:pPr>
    </w:p>
    <w:p w14:paraId="55F873A9" w14:textId="7C450485" w:rsidR="002B6634" w:rsidRDefault="001F6970" w:rsidP="00CA5528">
      <w:pPr>
        <w:ind w:left="567"/>
      </w:pPr>
      <w:r>
        <w:t xml:space="preserve">If the integration is done via Wyden, this request is transformed into a FIX message </w:t>
      </w:r>
      <w:proofErr w:type="spellStart"/>
      <w:r>
        <w:t>NewOrderSingle</w:t>
      </w:r>
      <w:proofErr w:type="spellEnd"/>
      <w:r>
        <w:t xml:space="preserve"> (D)</w:t>
      </w:r>
      <w:r w:rsidR="00B26833">
        <w:t xml:space="preserve">. </w:t>
      </w:r>
      <w:r w:rsidR="002B6634">
        <w:t>The message is built this way:</w:t>
      </w:r>
    </w:p>
    <w:p w14:paraId="3779FD00" w14:textId="616C4B3C" w:rsidR="002B6634" w:rsidRPr="00EE3D06" w:rsidRDefault="002B6634" w:rsidP="00CA5528">
      <w:pPr>
        <w:pStyle w:val="ListParagraph"/>
        <w:numPr>
          <w:ilvl w:val="0"/>
          <w:numId w:val="18"/>
        </w:numPr>
      </w:pPr>
      <w:r w:rsidRPr="00EE3D06">
        <w:t xml:space="preserve">Tag 11: </w:t>
      </w:r>
      <w:proofErr w:type="spellStart"/>
      <w:r w:rsidR="00B26833">
        <w:t>requestId</w:t>
      </w:r>
      <w:proofErr w:type="spellEnd"/>
    </w:p>
    <w:p w14:paraId="5DEBC456" w14:textId="6AAE321D" w:rsidR="002B6634" w:rsidRPr="00EE3D06" w:rsidRDefault="002B6634" w:rsidP="00CA5528">
      <w:pPr>
        <w:pStyle w:val="ListParagraph"/>
        <w:numPr>
          <w:ilvl w:val="0"/>
          <w:numId w:val="18"/>
        </w:numPr>
      </w:pPr>
      <w:r w:rsidRPr="00EE3D06">
        <w:t xml:space="preserve">Tag 54: 1 for </w:t>
      </w:r>
      <w:proofErr w:type="spellStart"/>
      <w:proofErr w:type="gramStart"/>
      <w:r w:rsidR="00B77EE6">
        <w:t>orderType:</w:t>
      </w:r>
      <w:r w:rsidRPr="00EE3D06">
        <w:t>BUY</w:t>
      </w:r>
      <w:proofErr w:type="spellEnd"/>
      <w:proofErr w:type="gramEnd"/>
      <w:r w:rsidR="00B26833">
        <w:t xml:space="preserve"> or 2 </w:t>
      </w:r>
      <w:r w:rsidR="00B77EE6">
        <w:t xml:space="preserve">for </w:t>
      </w:r>
      <w:proofErr w:type="spellStart"/>
      <w:proofErr w:type="gramStart"/>
      <w:r w:rsidR="00B77EE6">
        <w:t>orderType:SELL</w:t>
      </w:r>
      <w:proofErr w:type="spellEnd"/>
      <w:proofErr w:type="gramEnd"/>
    </w:p>
    <w:p w14:paraId="38D80131" w14:textId="77777777" w:rsidR="002B6634" w:rsidRPr="00EE3D06" w:rsidRDefault="002B6634" w:rsidP="00CA5528">
      <w:pPr>
        <w:pStyle w:val="ListParagraph"/>
        <w:numPr>
          <w:ilvl w:val="0"/>
          <w:numId w:val="18"/>
        </w:numPr>
      </w:pPr>
      <w:r w:rsidRPr="00EE3D06">
        <w:t xml:space="preserve">Tag 60: </w:t>
      </w:r>
      <w:r>
        <w:t>current time</w:t>
      </w:r>
    </w:p>
    <w:p w14:paraId="51B2887F" w14:textId="669DE7C1" w:rsidR="002B6634" w:rsidRPr="00EE3D06" w:rsidRDefault="002B6634" w:rsidP="00CA5528">
      <w:pPr>
        <w:pStyle w:val="ListParagraph"/>
        <w:numPr>
          <w:ilvl w:val="0"/>
          <w:numId w:val="18"/>
        </w:numPr>
      </w:pPr>
      <w:r w:rsidRPr="00EE3D06">
        <w:t xml:space="preserve">Tag 38: </w:t>
      </w:r>
      <w:proofErr w:type="spellStart"/>
      <w:r w:rsidR="00E32D60">
        <w:t>noOfUnits</w:t>
      </w:r>
      <w:proofErr w:type="spellEnd"/>
    </w:p>
    <w:p w14:paraId="492B45DB" w14:textId="31D52A99" w:rsidR="002B6634" w:rsidRPr="00EE3D06" w:rsidRDefault="002B6634" w:rsidP="00CA5528">
      <w:pPr>
        <w:pStyle w:val="ListParagraph"/>
        <w:numPr>
          <w:ilvl w:val="0"/>
          <w:numId w:val="18"/>
        </w:numPr>
      </w:pPr>
      <w:r w:rsidRPr="00EE3D06">
        <w:t xml:space="preserve">Tag 40: 1 for </w:t>
      </w:r>
      <w:proofErr w:type="spellStart"/>
      <w:proofErr w:type="gramStart"/>
      <w:r w:rsidR="00F57FCF">
        <w:t>orderPriceType:</w:t>
      </w:r>
      <w:r w:rsidRPr="00EE3D06">
        <w:t>MARKET</w:t>
      </w:r>
      <w:proofErr w:type="spellEnd"/>
      <w:proofErr w:type="gramEnd"/>
      <w:r w:rsidRPr="00EE3D06">
        <w:t xml:space="preserve"> or 2 for </w:t>
      </w:r>
      <w:proofErr w:type="spellStart"/>
      <w:proofErr w:type="gramStart"/>
      <w:r w:rsidR="00F57FCF">
        <w:t>orderPriceType:</w:t>
      </w:r>
      <w:r w:rsidRPr="00EE3D06">
        <w:t>LIMIT</w:t>
      </w:r>
      <w:proofErr w:type="spellEnd"/>
      <w:proofErr w:type="gramEnd"/>
    </w:p>
    <w:p w14:paraId="1C23B49C" w14:textId="74C6C003" w:rsidR="002B6634" w:rsidRPr="00EE3D06" w:rsidRDefault="002B6634" w:rsidP="00CA5528">
      <w:pPr>
        <w:pStyle w:val="ListParagraph"/>
        <w:numPr>
          <w:ilvl w:val="0"/>
          <w:numId w:val="18"/>
        </w:numPr>
      </w:pPr>
      <w:r w:rsidRPr="00EE3D06">
        <w:t xml:space="preserve">Tag 44: </w:t>
      </w:r>
      <w:proofErr w:type="spellStart"/>
      <w:r w:rsidR="00E2595F">
        <w:t>target</w:t>
      </w:r>
      <w:r w:rsidRPr="00EE3D06">
        <w:t>Price</w:t>
      </w:r>
      <w:proofErr w:type="spellEnd"/>
      <w:r w:rsidRPr="00EE3D06">
        <w:t xml:space="preserve"> (if Tag 40 is </w:t>
      </w:r>
      <w:r>
        <w:t xml:space="preserve">2 – </w:t>
      </w:r>
      <w:r w:rsidRPr="00EE3D06">
        <w:t>LIMIT)</w:t>
      </w:r>
    </w:p>
    <w:p w14:paraId="20D4742E" w14:textId="70E62AFF" w:rsidR="002B6634" w:rsidRPr="00EE3D06" w:rsidRDefault="002B6634" w:rsidP="00CA5528">
      <w:pPr>
        <w:pStyle w:val="ListParagraph"/>
        <w:numPr>
          <w:ilvl w:val="0"/>
          <w:numId w:val="18"/>
        </w:numPr>
      </w:pPr>
      <w:r w:rsidRPr="00EE3D06">
        <w:t xml:space="preserve">Tag 59: 1 </w:t>
      </w:r>
      <w:r w:rsidR="007F7DDA">
        <w:t xml:space="preserve">for </w:t>
      </w:r>
      <w:proofErr w:type="spellStart"/>
      <w:proofErr w:type="gramStart"/>
      <w:r w:rsidR="007F7DDA">
        <w:t>timeInForce:</w:t>
      </w:r>
      <w:r w:rsidRPr="00EE3D06">
        <w:t>GTC</w:t>
      </w:r>
      <w:proofErr w:type="spellEnd"/>
      <w:proofErr w:type="gramEnd"/>
      <w:r w:rsidR="007F7DDA">
        <w:t xml:space="preserve"> or</w:t>
      </w:r>
      <w:r w:rsidRPr="00EE3D06">
        <w:t xml:space="preserve"> 6 </w:t>
      </w:r>
      <w:r w:rsidR="007F7DDA">
        <w:t xml:space="preserve">for </w:t>
      </w:r>
      <w:proofErr w:type="spellStart"/>
      <w:proofErr w:type="gramStart"/>
      <w:r w:rsidR="007F7DDA">
        <w:t>timeInForce:</w:t>
      </w:r>
      <w:r w:rsidRPr="00EE3D06">
        <w:t>GTD</w:t>
      </w:r>
      <w:proofErr w:type="spellEnd"/>
      <w:proofErr w:type="gramEnd"/>
      <w:r>
        <w:t xml:space="preserve"> (</w:t>
      </w:r>
      <w:r w:rsidR="007F7DDA" w:rsidRPr="00EE3D06">
        <w:t xml:space="preserve">if Tag 40 is </w:t>
      </w:r>
      <w:r w:rsidR="007F7DDA">
        <w:t xml:space="preserve">2 – </w:t>
      </w:r>
      <w:r w:rsidR="007F7DDA" w:rsidRPr="00EE3D06">
        <w:t>LIMIT</w:t>
      </w:r>
      <w:r w:rsidR="007F7DDA">
        <w:t>)</w:t>
      </w:r>
    </w:p>
    <w:p w14:paraId="1179C255" w14:textId="4C386FFC" w:rsidR="002B6634" w:rsidRPr="00EE3D06" w:rsidRDefault="002B6634" w:rsidP="00CA5528">
      <w:pPr>
        <w:pStyle w:val="ListParagraph"/>
        <w:numPr>
          <w:ilvl w:val="0"/>
          <w:numId w:val="18"/>
        </w:numPr>
      </w:pPr>
      <w:r w:rsidRPr="00EE3D06">
        <w:t xml:space="preserve">Tag 126: </w:t>
      </w:r>
      <w:proofErr w:type="spellStart"/>
      <w:r w:rsidR="007F7DDA">
        <w:t>expirationDate</w:t>
      </w:r>
      <w:proofErr w:type="spellEnd"/>
      <w:r w:rsidR="007F7DDA">
        <w:t xml:space="preserve"> (if tag 59 is 6 –</w:t>
      </w:r>
      <w:r w:rsidRPr="00EE3D06">
        <w:t xml:space="preserve"> GTD</w:t>
      </w:r>
      <w:r w:rsidR="007F7DDA">
        <w:t>)</w:t>
      </w:r>
    </w:p>
    <w:p w14:paraId="07210482" w14:textId="7D8D8D85" w:rsidR="002B6634" w:rsidRPr="00EE3D06" w:rsidRDefault="002B6634" w:rsidP="00CA5528">
      <w:pPr>
        <w:pStyle w:val="ListParagraph"/>
        <w:numPr>
          <w:ilvl w:val="0"/>
          <w:numId w:val="18"/>
        </w:numPr>
      </w:pPr>
      <w:r w:rsidRPr="00EE3D06">
        <w:t xml:space="preserve">Tag 55: </w:t>
      </w:r>
      <w:proofErr w:type="spellStart"/>
      <w:r w:rsidR="007F7DDA">
        <w:t>digitalAssetPair</w:t>
      </w:r>
      <w:proofErr w:type="spellEnd"/>
    </w:p>
    <w:p w14:paraId="18B6A999" w14:textId="77777777" w:rsidR="002B6634" w:rsidRPr="00EE3D06" w:rsidRDefault="002B6634" w:rsidP="00CA5528">
      <w:pPr>
        <w:pStyle w:val="ListParagraph"/>
        <w:numPr>
          <w:ilvl w:val="0"/>
          <w:numId w:val="18"/>
        </w:numPr>
      </w:pPr>
      <w:r w:rsidRPr="00EE3D06">
        <w:t xml:space="preserve">Tag 167: </w:t>
      </w:r>
      <w:proofErr w:type="spellStart"/>
      <w:r w:rsidRPr="00EE3D06">
        <w:t>SecurityType</w:t>
      </w:r>
      <w:proofErr w:type="spellEnd"/>
      <w:r w:rsidRPr="00EE3D06">
        <w:t>, always the same value: FOREX</w:t>
      </w:r>
    </w:p>
    <w:p w14:paraId="3295192A" w14:textId="14BE2D81" w:rsidR="002B6634" w:rsidRPr="00EE3D06" w:rsidRDefault="002B6634" w:rsidP="00CA5528">
      <w:pPr>
        <w:pStyle w:val="ListParagraph"/>
        <w:numPr>
          <w:ilvl w:val="0"/>
          <w:numId w:val="18"/>
        </w:numPr>
      </w:pPr>
      <w:r w:rsidRPr="00EE3D06">
        <w:t xml:space="preserve">Tag 48: </w:t>
      </w:r>
      <w:proofErr w:type="spellStart"/>
      <w:r w:rsidRPr="00EE3D06">
        <w:t>SecurityID</w:t>
      </w:r>
      <w:proofErr w:type="spellEnd"/>
      <w:r>
        <w:t xml:space="preserve">: link to the symbol, </w:t>
      </w:r>
      <w:r w:rsidRPr="00EE3D06">
        <w:t xml:space="preserve">retrieved from </w:t>
      </w:r>
      <w:r w:rsidR="004449D9">
        <w:t xml:space="preserve">configuration, based on </w:t>
      </w:r>
      <w:proofErr w:type="spellStart"/>
      <w:r w:rsidR="004449D9">
        <w:t>digitalAssetPair</w:t>
      </w:r>
      <w:proofErr w:type="spellEnd"/>
      <w:r w:rsidRPr="00EE3D06">
        <w:t xml:space="preserve"> (e.g. </w:t>
      </w:r>
      <w:proofErr w:type="spellStart"/>
      <w:r w:rsidRPr="00EE3D06">
        <w:t>BTCUSD@FOREX@Bank</w:t>
      </w:r>
      <w:proofErr w:type="spellEnd"/>
      <w:r w:rsidRPr="00EE3D06">
        <w:t>)</w:t>
      </w:r>
    </w:p>
    <w:p w14:paraId="1CF33E25" w14:textId="21B24108" w:rsidR="002B6634" w:rsidRDefault="002B6634" w:rsidP="00CA5528">
      <w:pPr>
        <w:pStyle w:val="ListParagraph"/>
        <w:numPr>
          <w:ilvl w:val="0"/>
          <w:numId w:val="18"/>
        </w:numPr>
      </w:pPr>
      <w:r w:rsidRPr="00EE3D06">
        <w:t xml:space="preserve">Tag 10000: </w:t>
      </w:r>
      <w:proofErr w:type="spellStart"/>
      <w:r w:rsidRPr="00EE3D06">
        <w:t>WydenPortfolio</w:t>
      </w:r>
      <w:proofErr w:type="spellEnd"/>
      <w:r w:rsidRPr="00EE3D06">
        <w:t>: the id (Wyden one) of the customer portfolio</w:t>
      </w:r>
      <w:r w:rsidR="00FF2AB5">
        <w:t xml:space="preserve">, based on configuration (cf. [CONTEXT]=’CUSTOMER’).  </w:t>
      </w:r>
      <w:r w:rsidR="00BD4439">
        <w:t>In</w:t>
      </w:r>
      <w:r w:rsidR="00865232">
        <w:t xml:space="preserve"> the future</w:t>
      </w:r>
      <w:r w:rsidR="00FF2AB5">
        <w:t xml:space="preserve"> may be </w:t>
      </w:r>
      <w:r w:rsidR="00BD4439">
        <w:t xml:space="preserve">driven by the </w:t>
      </w:r>
      <w:proofErr w:type="spellStart"/>
      <w:r w:rsidR="00BD4439">
        <w:t>accountType</w:t>
      </w:r>
      <w:proofErr w:type="spellEnd"/>
      <w:r w:rsidR="00BD4439">
        <w:t>.</w:t>
      </w:r>
    </w:p>
    <w:p w14:paraId="1B4DCEB5" w14:textId="2678F8F7" w:rsidR="003C58D6" w:rsidRDefault="00025538" w:rsidP="003C58D6">
      <w:pPr>
        <w:ind w:left="567"/>
      </w:pPr>
      <w:r>
        <w:t xml:space="preserve">This message is </w:t>
      </w:r>
      <w:r w:rsidR="003C58D6">
        <w:t xml:space="preserve">pushed (step 3) to Wyden through the FIX engine (not illustrated, cf. § </w:t>
      </w:r>
      <w:r w:rsidR="003C58D6">
        <w:fldChar w:fldCharType="begin"/>
      </w:r>
      <w:r w:rsidR="003C58D6">
        <w:instrText xml:space="preserve"> REF _Ref195025046 \r \h </w:instrText>
      </w:r>
      <w:r w:rsidR="003C58D6">
        <w:fldChar w:fldCharType="separate"/>
      </w:r>
      <w:r w:rsidR="003C58D6">
        <w:t>3.18</w:t>
      </w:r>
      <w:r w:rsidR="003C58D6">
        <w:fldChar w:fldCharType="end"/>
      </w:r>
      <w:r w:rsidR="003C58D6">
        <w:t xml:space="preserve"> on FIX integration).</w:t>
      </w:r>
    </w:p>
    <w:p w14:paraId="67D28C8A" w14:textId="2FADFC89" w:rsidR="001F6970" w:rsidRDefault="001F6970" w:rsidP="001F6970">
      <w:pPr>
        <w:ind w:left="567"/>
      </w:pPr>
    </w:p>
    <w:p w14:paraId="10B43963" w14:textId="6F2EB5DE" w:rsidR="00A471BF" w:rsidRDefault="001F6970" w:rsidP="0057064B">
      <w:pPr>
        <w:ind w:left="567"/>
      </w:pPr>
      <w:r>
        <w:t xml:space="preserve">If the integration is done via </w:t>
      </w:r>
      <w:proofErr w:type="spellStart"/>
      <w:r>
        <w:t>Aplo</w:t>
      </w:r>
      <w:proofErr w:type="spellEnd"/>
      <w:r>
        <w:t xml:space="preserve">, this request triggers first a call to the </w:t>
      </w:r>
      <w:proofErr w:type="spellStart"/>
      <w:r>
        <w:t>Aplo</w:t>
      </w:r>
      <w:proofErr w:type="spellEnd"/>
      <w:r>
        <w:t xml:space="preserve"> REST endpoint POST /accounts/{</w:t>
      </w:r>
      <w:proofErr w:type="spellStart"/>
      <w:r>
        <w:t>accountId</w:t>
      </w:r>
      <w:proofErr w:type="spellEnd"/>
      <w:r>
        <w:t>}/transfer-request</w:t>
      </w:r>
      <w:r w:rsidR="000C40D9">
        <w:t xml:space="preserve"> (step 4)</w:t>
      </w:r>
      <w:r w:rsidR="00C668CE">
        <w:t xml:space="preserve"> to transfer the funds which are used as counterparty of the order from the bank funding </w:t>
      </w:r>
      <w:r w:rsidR="004B0E10">
        <w:t>sub</w:t>
      </w:r>
      <w:r w:rsidR="00C668CE">
        <w:t xml:space="preserve">account to the bank trading </w:t>
      </w:r>
      <w:r w:rsidR="004B0E10">
        <w:t>sub-</w:t>
      </w:r>
      <w:r w:rsidR="00C668CE">
        <w:t xml:space="preserve">account.  </w:t>
      </w:r>
      <w:r w:rsidR="00BE1A13">
        <w:t>The input body for this call is made of:</w:t>
      </w:r>
    </w:p>
    <w:p w14:paraId="5D6F68B6" w14:textId="6464F7F0" w:rsidR="00BE1A13" w:rsidRDefault="007D0334" w:rsidP="00BE1A13">
      <w:pPr>
        <w:pStyle w:val="ListParagraph"/>
        <w:numPr>
          <w:ilvl w:val="0"/>
          <w:numId w:val="63"/>
        </w:numPr>
      </w:pPr>
      <w:proofErr w:type="spellStart"/>
      <w:r>
        <w:t>assetId</w:t>
      </w:r>
      <w:proofErr w:type="spellEnd"/>
      <w:r>
        <w:t>: the quote asset in the trading pair (</w:t>
      </w:r>
      <w:proofErr w:type="spellStart"/>
      <w:r>
        <w:t>digitalAssetPair</w:t>
      </w:r>
      <w:proofErr w:type="spellEnd"/>
      <w:r>
        <w:t>)</w:t>
      </w:r>
      <w:r w:rsidR="009F6F4B">
        <w:t xml:space="preserve"> if it’s a buy order, otherwise the main asset in the trading pair if it’s a sell order.</w:t>
      </w:r>
    </w:p>
    <w:p w14:paraId="420EEDAE" w14:textId="32AFDE05" w:rsidR="007D0334" w:rsidRDefault="007D0334" w:rsidP="00BE1A13">
      <w:pPr>
        <w:pStyle w:val="ListParagraph"/>
        <w:numPr>
          <w:ilvl w:val="0"/>
          <w:numId w:val="63"/>
        </w:numPr>
      </w:pPr>
      <w:proofErr w:type="spellStart"/>
      <w:r>
        <w:t>sourceId</w:t>
      </w:r>
      <w:proofErr w:type="spellEnd"/>
      <w:r>
        <w:t>: always ‘funding’</w:t>
      </w:r>
    </w:p>
    <w:p w14:paraId="2D74571A" w14:textId="651AEF6C" w:rsidR="007D0334" w:rsidRDefault="007E0D91" w:rsidP="00BE1A13">
      <w:pPr>
        <w:pStyle w:val="ListParagraph"/>
        <w:numPr>
          <w:ilvl w:val="0"/>
          <w:numId w:val="63"/>
        </w:numPr>
      </w:pPr>
      <w:proofErr w:type="spellStart"/>
      <w:r>
        <w:t>destinationId</w:t>
      </w:r>
      <w:proofErr w:type="spellEnd"/>
      <w:r>
        <w:t>: the MPID as setup in the configuration (cf. [MPID])</w:t>
      </w:r>
      <w:r w:rsidR="00846509">
        <w:t>.</w:t>
      </w:r>
    </w:p>
    <w:p w14:paraId="24866656" w14:textId="480DC096" w:rsidR="00846509" w:rsidRDefault="00022EF2" w:rsidP="00CA5528">
      <w:pPr>
        <w:pStyle w:val="ListParagraph"/>
        <w:numPr>
          <w:ilvl w:val="0"/>
          <w:numId w:val="63"/>
        </w:numPr>
      </w:pPr>
      <w:r>
        <w:t xml:space="preserve">quantity: computed based on the </w:t>
      </w:r>
      <w:r w:rsidR="00E42803">
        <w:t>target price</w:t>
      </w:r>
      <w:r w:rsidR="00326920">
        <w:t xml:space="preserve"> (</w:t>
      </w:r>
      <w:proofErr w:type="spellStart"/>
      <w:r w:rsidR="00326920">
        <w:t>targetPrice</w:t>
      </w:r>
      <w:proofErr w:type="spellEnd"/>
      <w:r w:rsidR="00326920">
        <w:t xml:space="preserve">) </w:t>
      </w:r>
      <w:r w:rsidR="00292070">
        <w:t xml:space="preserve">and the </w:t>
      </w:r>
      <w:r w:rsidR="00326920">
        <w:t>volume (</w:t>
      </w:r>
      <w:proofErr w:type="spellStart"/>
      <w:r w:rsidR="00326920">
        <w:t>noOfUnits</w:t>
      </w:r>
      <w:proofErr w:type="spellEnd"/>
      <w:r w:rsidR="00326920">
        <w:t>)</w:t>
      </w:r>
      <w:r w:rsidR="00C62355">
        <w:t>.</w:t>
      </w:r>
    </w:p>
    <w:p w14:paraId="767B8353" w14:textId="6AEE14EA" w:rsidR="00E17049" w:rsidRDefault="00C668CE" w:rsidP="0057064B">
      <w:pPr>
        <w:ind w:left="567"/>
      </w:pPr>
      <w:r>
        <w:t>If t</w:t>
      </w:r>
      <w:r w:rsidR="00225368">
        <w:t xml:space="preserve">here </w:t>
      </w:r>
      <w:proofErr w:type="gramStart"/>
      <w:r w:rsidR="00225368">
        <w:t>is</w:t>
      </w:r>
      <w:proofErr w:type="gramEnd"/>
      <w:r w:rsidR="00225368">
        <w:t xml:space="preserve"> not enough funds available on the funding virtual account, this request is rejected: in that case the order </w:t>
      </w:r>
      <w:proofErr w:type="gramStart"/>
      <w:r w:rsidR="00225368">
        <w:t>has to</w:t>
      </w:r>
      <w:proofErr w:type="gramEnd"/>
      <w:r w:rsidR="00225368">
        <w:t xml:space="preserve"> be rejected.  The integration module creates a </w:t>
      </w:r>
      <w:r w:rsidR="00131062">
        <w:t>notification message to inform the core operation service about this reject</w:t>
      </w:r>
      <w:r w:rsidR="00FE25E0">
        <w:t xml:space="preserve"> (cf. infra on how to build this message)</w:t>
      </w:r>
      <w:r w:rsidR="00131062">
        <w:t xml:space="preserve">, and call the internal endpoint provided by the core operation service that allows </w:t>
      </w:r>
      <w:r w:rsidR="005B66E7">
        <w:t>receiving these notification messages</w:t>
      </w:r>
      <w:r w:rsidR="000C40D9">
        <w:t xml:space="preserve"> (step 6)</w:t>
      </w:r>
      <w:r w:rsidR="005B66E7">
        <w:t xml:space="preserve">.  </w:t>
      </w:r>
      <w:r w:rsidR="00F072D7">
        <w:t xml:space="preserve">If the transfer of funds succeeds, the integration modules call the </w:t>
      </w:r>
      <w:proofErr w:type="spellStart"/>
      <w:r w:rsidR="00F072D7">
        <w:t>Aplo</w:t>
      </w:r>
      <w:proofErr w:type="spellEnd"/>
      <w:r w:rsidR="00F072D7">
        <w:t xml:space="preserve"> REST endpoint </w:t>
      </w:r>
      <w:r w:rsidR="00C94B8C" w:rsidRPr="00C94B8C">
        <w:t>POST /participants/</w:t>
      </w:r>
      <w:r w:rsidR="0003626C">
        <w:t>{MPID}</w:t>
      </w:r>
      <w:r w:rsidR="00C94B8C" w:rsidRPr="00C94B8C">
        <w:t>/orders/</w:t>
      </w:r>
      <w:proofErr w:type="spellStart"/>
      <w:r w:rsidR="00C94B8C" w:rsidRPr="00C94B8C">
        <w:t>pso</w:t>
      </w:r>
      <w:proofErr w:type="spellEnd"/>
      <w:r w:rsidR="00C94B8C" w:rsidRPr="00C94B8C">
        <w:t>/mk</w:t>
      </w:r>
      <w:r w:rsidR="00C94B8C">
        <w:t xml:space="preserve">t if it’s market order or </w:t>
      </w:r>
      <w:r w:rsidR="007A5676" w:rsidRPr="007A5676">
        <w:t>POST /participants/</w:t>
      </w:r>
      <w:r w:rsidR="0003626C">
        <w:t>{MPID}</w:t>
      </w:r>
      <w:r w:rsidR="007A5676" w:rsidRPr="007A5676">
        <w:t>/orders/</w:t>
      </w:r>
      <w:proofErr w:type="spellStart"/>
      <w:r w:rsidR="007A5676" w:rsidRPr="007A5676">
        <w:t>pso</w:t>
      </w:r>
      <w:proofErr w:type="spellEnd"/>
      <w:r w:rsidR="007A5676" w:rsidRPr="007A5676">
        <w:t>/</w:t>
      </w:r>
      <w:proofErr w:type="spellStart"/>
      <w:r w:rsidR="007A5676" w:rsidRPr="007A5676">
        <w:t>lmt</w:t>
      </w:r>
      <w:proofErr w:type="spellEnd"/>
      <w:r w:rsidR="007A5676">
        <w:t xml:space="preserve"> if it’s a limit order </w:t>
      </w:r>
      <w:r w:rsidR="0057064B">
        <w:t xml:space="preserve">to trigger the execution (step </w:t>
      </w:r>
      <w:r w:rsidR="00861919">
        <w:t>7)</w:t>
      </w:r>
      <w:r w:rsidR="0057064B">
        <w:t xml:space="preserve">.  </w:t>
      </w:r>
      <w:r w:rsidR="007662A1">
        <w:t>The input body for this call is made of:</w:t>
      </w:r>
    </w:p>
    <w:p w14:paraId="513437BC" w14:textId="6010F6D7" w:rsidR="007662A1" w:rsidRDefault="00DC67E9" w:rsidP="007662A1">
      <w:pPr>
        <w:pStyle w:val="ListParagraph"/>
        <w:numPr>
          <w:ilvl w:val="0"/>
          <w:numId w:val="64"/>
        </w:numPr>
      </w:pPr>
      <w:r>
        <w:t xml:space="preserve">token: </w:t>
      </w:r>
      <w:proofErr w:type="spellStart"/>
      <w:r>
        <w:t>requestId</w:t>
      </w:r>
      <w:proofErr w:type="spellEnd"/>
    </w:p>
    <w:p w14:paraId="7AD84A55" w14:textId="31F37F94" w:rsidR="00DC67E9" w:rsidRDefault="00DC67E9" w:rsidP="007662A1">
      <w:pPr>
        <w:pStyle w:val="ListParagraph"/>
        <w:numPr>
          <w:ilvl w:val="0"/>
          <w:numId w:val="64"/>
        </w:numPr>
      </w:pPr>
      <w:r>
        <w:t xml:space="preserve">side: </w:t>
      </w:r>
      <w:r w:rsidR="002A4F5D">
        <w:t xml:space="preserve">‘B’ for </w:t>
      </w:r>
      <w:proofErr w:type="spellStart"/>
      <w:proofErr w:type="gramStart"/>
      <w:r w:rsidR="002A4F5D">
        <w:t>orderType:BUY</w:t>
      </w:r>
      <w:proofErr w:type="spellEnd"/>
      <w:proofErr w:type="gramEnd"/>
      <w:r w:rsidR="002A4F5D">
        <w:t xml:space="preserve"> or ‘S’ for </w:t>
      </w:r>
      <w:proofErr w:type="spellStart"/>
      <w:proofErr w:type="gramStart"/>
      <w:r w:rsidR="002A4F5D">
        <w:t>orderType:SELL</w:t>
      </w:r>
      <w:proofErr w:type="spellEnd"/>
      <w:proofErr w:type="gramEnd"/>
    </w:p>
    <w:p w14:paraId="3268E1EC" w14:textId="4F1FD5E2" w:rsidR="002A4F5D" w:rsidRDefault="002A4F5D" w:rsidP="007662A1">
      <w:pPr>
        <w:pStyle w:val="ListParagraph"/>
        <w:numPr>
          <w:ilvl w:val="0"/>
          <w:numId w:val="64"/>
        </w:numPr>
      </w:pPr>
      <w:r>
        <w:t>instrument:</w:t>
      </w:r>
      <w:r w:rsidR="00977B91">
        <w:t xml:space="preserve"> the </w:t>
      </w:r>
      <w:proofErr w:type="spellStart"/>
      <w:r w:rsidR="00977B91">
        <w:t>Ap</w:t>
      </w:r>
      <w:r w:rsidR="00E03DC6">
        <w:t>lo</w:t>
      </w:r>
      <w:proofErr w:type="spellEnd"/>
      <w:r w:rsidR="00E03DC6">
        <w:t xml:space="preserve"> equivalent of the </w:t>
      </w:r>
      <w:proofErr w:type="spellStart"/>
      <w:r w:rsidR="00E03DC6">
        <w:t>digitalAssetPair</w:t>
      </w:r>
      <w:proofErr w:type="spellEnd"/>
      <w:r w:rsidR="00E03DC6">
        <w:t>, retrieved from configuration</w:t>
      </w:r>
    </w:p>
    <w:p w14:paraId="125EA31B" w14:textId="7986771A" w:rsidR="00E03DC6" w:rsidRDefault="00D3604E" w:rsidP="007662A1">
      <w:pPr>
        <w:pStyle w:val="ListParagraph"/>
        <w:numPr>
          <w:ilvl w:val="0"/>
          <w:numId w:val="64"/>
        </w:numPr>
      </w:pPr>
      <w:r>
        <w:t xml:space="preserve">volume: </w:t>
      </w:r>
      <w:proofErr w:type="spellStart"/>
      <w:r>
        <w:t>noOfUnits</w:t>
      </w:r>
      <w:proofErr w:type="spellEnd"/>
    </w:p>
    <w:p w14:paraId="1CD5A5E6" w14:textId="117B8A83" w:rsidR="00D3604E" w:rsidRDefault="00D3604E" w:rsidP="007662A1">
      <w:pPr>
        <w:pStyle w:val="ListParagraph"/>
        <w:numPr>
          <w:ilvl w:val="0"/>
          <w:numId w:val="64"/>
        </w:numPr>
      </w:pPr>
      <w:r>
        <w:t xml:space="preserve">price: </w:t>
      </w:r>
      <w:proofErr w:type="spellStart"/>
      <w:r>
        <w:t>targetPrice</w:t>
      </w:r>
      <w:proofErr w:type="spellEnd"/>
      <w:r>
        <w:t xml:space="preserve"> </w:t>
      </w:r>
      <w:r w:rsidR="00E7407A">
        <w:t>(if it’s a limit order)</w:t>
      </w:r>
    </w:p>
    <w:p w14:paraId="415CFEB5" w14:textId="4FD03CC4" w:rsidR="00E7407A" w:rsidRDefault="00A84373" w:rsidP="007662A1">
      <w:pPr>
        <w:pStyle w:val="ListParagraph"/>
        <w:numPr>
          <w:ilvl w:val="0"/>
          <w:numId w:val="64"/>
        </w:numPr>
      </w:pPr>
      <w:proofErr w:type="spellStart"/>
      <w:r>
        <w:lastRenderedPageBreak/>
        <w:t>timeInForce</w:t>
      </w:r>
      <w:proofErr w:type="spellEnd"/>
      <w:r>
        <w:t xml:space="preserve">: </w:t>
      </w:r>
      <w:r w:rsidR="0058746E">
        <w:t xml:space="preserve">GTC </w:t>
      </w:r>
      <w:r w:rsidR="00AD04A4">
        <w:rPr>
          <w:highlight w:val="yellow"/>
        </w:rPr>
        <w:t>[</w:t>
      </w:r>
      <w:r w:rsidR="0058746E" w:rsidRPr="00203EB9">
        <w:rPr>
          <w:highlight w:val="yellow"/>
        </w:rPr>
        <w:t xml:space="preserve">for now, </w:t>
      </w:r>
      <w:proofErr w:type="spellStart"/>
      <w:r w:rsidR="0058746E" w:rsidRPr="00203EB9">
        <w:rPr>
          <w:highlight w:val="yellow"/>
        </w:rPr>
        <w:t>Aplo</w:t>
      </w:r>
      <w:proofErr w:type="spellEnd"/>
      <w:r w:rsidR="0058746E" w:rsidRPr="00203EB9">
        <w:rPr>
          <w:highlight w:val="yellow"/>
        </w:rPr>
        <w:t xml:space="preserve"> doesn’t propose a GTD option</w:t>
      </w:r>
      <w:r w:rsidR="009260E7" w:rsidRPr="00AD04A4">
        <w:rPr>
          <w:highlight w:val="yellow"/>
        </w:rPr>
        <w:t xml:space="preserve"> – we’ll integrate GTD </w:t>
      </w:r>
      <w:proofErr w:type="gramStart"/>
      <w:r w:rsidR="009260E7" w:rsidRPr="00AD04A4">
        <w:rPr>
          <w:highlight w:val="yellow"/>
        </w:rPr>
        <w:t>in</w:t>
      </w:r>
      <w:proofErr w:type="gramEnd"/>
      <w:r w:rsidR="009260E7" w:rsidRPr="00AD04A4">
        <w:rPr>
          <w:highlight w:val="yellow"/>
        </w:rPr>
        <w:t xml:space="preserve"> the same time as recurrent order to </w:t>
      </w:r>
      <w:r w:rsidR="00AD04A4" w:rsidRPr="00AD04A4">
        <w:rPr>
          <w:highlight w:val="yellow"/>
        </w:rPr>
        <w:t xml:space="preserve">benefit from the background process dealing </w:t>
      </w:r>
      <w:r w:rsidR="00AD04A4">
        <w:rPr>
          <w:highlight w:val="yellow"/>
        </w:rPr>
        <w:t>with maturity</w:t>
      </w:r>
      <w:r w:rsidR="00AD04A4">
        <w:t xml:space="preserve">.  In the meantime, for the sake of simplicity, if the order is a GTD one, the date will be ignored and transformed </w:t>
      </w:r>
      <w:proofErr w:type="gramStart"/>
      <w:r w:rsidR="00AD04A4">
        <w:t>in to</w:t>
      </w:r>
      <w:proofErr w:type="gramEnd"/>
      <w:r w:rsidR="00AD04A4">
        <w:t xml:space="preserve"> a GTC]</w:t>
      </w:r>
    </w:p>
    <w:p w14:paraId="0DA736DD" w14:textId="4B7D8F6B" w:rsidR="00134EB7" w:rsidRDefault="00134EB7" w:rsidP="003A2CC3">
      <w:pPr>
        <w:pStyle w:val="ListParagraph"/>
        <w:ind w:left="1287"/>
      </w:pPr>
    </w:p>
    <w:p w14:paraId="39F544DE" w14:textId="4AA53417" w:rsidR="00BF3FF3" w:rsidRDefault="00AC3C13" w:rsidP="008F2CDE">
      <w:pPr>
        <w:ind w:left="567"/>
      </w:pPr>
      <w:r>
        <w:t xml:space="preserve">Let’s notice that in case of a market order, the funds transferred </w:t>
      </w:r>
      <w:r w:rsidR="00D16CE6">
        <w:t>to the trading sub-account could be not sufficient to guarantee the execution of the order.  It’s the responsibility of the bank to maintain a minimum level of ‘float’ on the trading sub-account to avoid such situation.</w:t>
      </w:r>
    </w:p>
    <w:p w14:paraId="209E1671" w14:textId="5E68D335" w:rsidR="0057064B" w:rsidRDefault="0057064B" w:rsidP="0057064B">
      <w:pPr>
        <w:ind w:left="567"/>
      </w:pPr>
      <w:r>
        <w:t>In case of issue with this request, a notification message must be sent back to the operation service</w:t>
      </w:r>
      <w:r w:rsidR="00861919">
        <w:t xml:space="preserve"> (step 9).</w:t>
      </w:r>
    </w:p>
    <w:p w14:paraId="4C725C60" w14:textId="77777777" w:rsidR="00613142" w:rsidRDefault="00613142" w:rsidP="0057064B">
      <w:pPr>
        <w:ind w:left="567"/>
      </w:pPr>
    </w:p>
    <w:p w14:paraId="7DA591BA" w14:textId="06657060" w:rsidR="000F6AF7" w:rsidRDefault="00713A09" w:rsidP="000F6AF7">
      <w:pPr>
        <w:ind w:left="567"/>
      </w:pPr>
      <w:r>
        <w:t xml:space="preserve">Second part of the diagram, from step </w:t>
      </w:r>
      <w:r w:rsidR="00D847C8">
        <w:t xml:space="preserve">10 to </w:t>
      </w:r>
      <w:r w:rsidR="007D789A">
        <w:t>15</w:t>
      </w:r>
      <w:r w:rsidR="00CA41F4">
        <w:t>,</w:t>
      </w:r>
      <w:r w:rsidR="007D789A">
        <w:t xml:space="preserve"> is describing the management of order cancelation request.</w:t>
      </w:r>
      <w:r w:rsidR="000F6AF7">
        <w:t xml:space="preserve">  A normalized endpoint is exposed by the integration module, which is consumed by the operation service (cf. step 10).  This normalized message contains the following information:</w:t>
      </w:r>
    </w:p>
    <w:p w14:paraId="53D497A3" w14:textId="64652534" w:rsidR="000F6AF7" w:rsidRDefault="000F6AF7" w:rsidP="000F6AF7">
      <w:pPr>
        <w:pStyle w:val="ListParagraph"/>
        <w:numPr>
          <w:ilvl w:val="0"/>
          <w:numId w:val="62"/>
        </w:numPr>
      </w:pPr>
      <w:proofErr w:type="spellStart"/>
      <w:r>
        <w:t>requestId</w:t>
      </w:r>
      <w:proofErr w:type="spellEnd"/>
      <w:r>
        <w:t xml:space="preserve">: </w:t>
      </w:r>
      <w:proofErr w:type="gramStart"/>
      <w:r>
        <w:t>an</w:t>
      </w:r>
      <w:proofErr w:type="gramEnd"/>
      <w:r>
        <w:t xml:space="preserve"> unique identifier of the </w:t>
      </w:r>
      <w:r w:rsidR="00475CD2">
        <w:t xml:space="preserve">cancellation </w:t>
      </w:r>
      <w:r>
        <w:t>request, as assigned by the operation service</w:t>
      </w:r>
    </w:p>
    <w:p w14:paraId="2DC7325D" w14:textId="58903C1B" w:rsidR="00475CD2" w:rsidRDefault="00475CD2" w:rsidP="000F6AF7">
      <w:pPr>
        <w:pStyle w:val="ListParagraph"/>
        <w:numPr>
          <w:ilvl w:val="0"/>
          <w:numId w:val="62"/>
        </w:numPr>
      </w:pPr>
      <w:proofErr w:type="spellStart"/>
      <w:r>
        <w:t>originalRequestId</w:t>
      </w:r>
      <w:proofErr w:type="spellEnd"/>
      <w:r>
        <w:t>: the identifier of the original request, as assigned by the operation service</w:t>
      </w:r>
    </w:p>
    <w:p w14:paraId="3A62C3DC" w14:textId="0C340073" w:rsidR="00475CD2" w:rsidRDefault="0002091D" w:rsidP="000F6AF7">
      <w:pPr>
        <w:pStyle w:val="ListParagraph"/>
        <w:numPr>
          <w:ilvl w:val="0"/>
          <w:numId w:val="62"/>
        </w:numPr>
      </w:pPr>
      <w:proofErr w:type="spellStart"/>
      <w:r>
        <w:t>orderId</w:t>
      </w:r>
      <w:proofErr w:type="spellEnd"/>
      <w:r>
        <w:t>: the identifier of the original order, as assigned by the OMS.</w:t>
      </w:r>
    </w:p>
    <w:p w14:paraId="33D231F7" w14:textId="5D90BA84" w:rsidR="00B01BCA" w:rsidRDefault="00B01BCA" w:rsidP="00CA5528">
      <w:pPr>
        <w:ind w:left="567"/>
      </w:pPr>
      <w:r>
        <w:t xml:space="preserve">The processing of the request is asynchronous, the integration module replies to the request with a simple acknowledgement (cf. step </w:t>
      </w:r>
      <w:r w:rsidR="00C826FA">
        <w:t>11</w:t>
      </w:r>
      <w:r>
        <w:t>).  Let’s notice that for now this first interaction is done via synchronous calls but could be transformed in the future into asynchronous calls.</w:t>
      </w:r>
    </w:p>
    <w:p w14:paraId="21D38F26" w14:textId="77777777" w:rsidR="00B01BCA" w:rsidRDefault="00B01BCA" w:rsidP="00CA5528">
      <w:pPr>
        <w:ind w:left="567"/>
      </w:pPr>
    </w:p>
    <w:p w14:paraId="4C27640B" w14:textId="172F26FA" w:rsidR="00B01BCA" w:rsidRDefault="00B01BCA" w:rsidP="00CA5528">
      <w:pPr>
        <w:ind w:left="567"/>
      </w:pPr>
      <w:r>
        <w:t xml:space="preserve">If the integration is done via Wyden, this request is transformed into a FIX message </w:t>
      </w:r>
      <w:proofErr w:type="spellStart"/>
      <w:r w:rsidR="00C826FA">
        <w:t>OrderCancelRequest</w:t>
      </w:r>
      <w:proofErr w:type="spellEnd"/>
      <w:r>
        <w:t xml:space="preserve"> (</w:t>
      </w:r>
      <w:r w:rsidR="00C826FA">
        <w:t>F</w:t>
      </w:r>
      <w:r>
        <w:t xml:space="preserve">). The message is built </w:t>
      </w:r>
      <w:r w:rsidR="00F9341D">
        <w:t>by providing the original request id (</w:t>
      </w:r>
      <w:proofErr w:type="spellStart"/>
      <w:r w:rsidR="00F9341D">
        <w:t>originalRequestId</w:t>
      </w:r>
      <w:proofErr w:type="spellEnd"/>
      <w:r w:rsidR="00F9341D">
        <w:t>) in tag 41 (</w:t>
      </w:r>
      <w:proofErr w:type="spellStart"/>
      <w:r w:rsidR="00A94F85">
        <w:t>OrigClOrdID</w:t>
      </w:r>
      <w:proofErr w:type="spellEnd"/>
      <w:r w:rsidR="00A94F85">
        <w:t>) and the new request id (</w:t>
      </w:r>
      <w:proofErr w:type="spellStart"/>
      <w:r w:rsidR="00A94F85">
        <w:t>requestId</w:t>
      </w:r>
      <w:proofErr w:type="spellEnd"/>
      <w:r w:rsidR="00A94F85">
        <w:t>) in tag 11 (</w:t>
      </w:r>
      <w:proofErr w:type="spellStart"/>
      <w:r w:rsidR="00A94F85">
        <w:t>ClOrdID</w:t>
      </w:r>
      <w:proofErr w:type="spellEnd"/>
      <w:r w:rsidR="00A94F85">
        <w:t>).</w:t>
      </w:r>
      <w:r w:rsidR="000F1C99">
        <w:t xml:space="preserve">  </w:t>
      </w:r>
      <w:r w:rsidR="000F1C99" w:rsidRPr="00CA5528">
        <w:rPr>
          <w:highlight w:val="yellow"/>
        </w:rPr>
        <w:t>[TO CHECK IF WE NEED TO COMPLETE THE OTHER INFORMATION ON THE ODER?  IF YES, NEED TO COMPLETE THE INTERFACE]</w:t>
      </w:r>
    </w:p>
    <w:p w14:paraId="5BE57818" w14:textId="77777777" w:rsidR="003659DA" w:rsidRDefault="003659DA" w:rsidP="003659DA">
      <w:pPr>
        <w:ind w:left="567"/>
      </w:pPr>
      <w:r>
        <w:t xml:space="preserve">This message is pushed (step 3) to Wyden through the FIX engine (not illustrated, cf. § </w:t>
      </w:r>
      <w:r>
        <w:fldChar w:fldCharType="begin"/>
      </w:r>
      <w:r>
        <w:instrText xml:space="preserve"> REF _Ref195025046 \r \h </w:instrText>
      </w:r>
      <w:r>
        <w:fldChar w:fldCharType="separate"/>
      </w:r>
      <w:r>
        <w:t>3.18</w:t>
      </w:r>
      <w:r>
        <w:fldChar w:fldCharType="end"/>
      </w:r>
      <w:r>
        <w:t xml:space="preserve"> on FIX integration).</w:t>
      </w:r>
    </w:p>
    <w:p w14:paraId="0D3D2948" w14:textId="77777777" w:rsidR="003659DA" w:rsidRDefault="003659DA" w:rsidP="003659DA">
      <w:pPr>
        <w:ind w:left="567"/>
      </w:pPr>
    </w:p>
    <w:p w14:paraId="77B4A0B0" w14:textId="3ECC4387" w:rsidR="0002091D" w:rsidRDefault="003659DA" w:rsidP="00CA5528">
      <w:pPr>
        <w:ind w:left="567"/>
      </w:pPr>
      <w:r>
        <w:t xml:space="preserve">If the integration is done via </w:t>
      </w:r>
      <w:proofErr w:type="spellStart"/>
      <w:r>
        <w:t>Aplo</w:t>
      </w:r>
      <w:proofErr w:type="spellEnd"/>
      <w:r>
        <w:t xml:space="preserve">, this request triggers first a call to the </w:t>
      </w:r>
      <w:proofErr w:type="spellStart"/>
      <w:r>
        <w:t>Aplo</w:t>
      </w:r>
      <w:proofErr w:type="spellEnd"/>
      <w:r>
        <w:t xml:space="preserve"> REST endpoint </w:t>
      </w:r>
      <w:r w:rsidR="00D2157D" w:rsidRPr="00D2157D">
        <w:t>DELETE /participants/</w:t>
      </w:r>
      <w:r w:rsidR="00D2157D">
        <w:t>{</w:t>
      </w:r>
      <w:r w:rsidR="0003626C">
        <w:t>MPID</w:t>
      </w:r>
      <w:r w:rsidR="00D2157D">
        <w:t>}</w:t>
      </w:r>
      <w:r w:rsidR="00D2157D" w:rsidRPr="00D2157D">
        <w:t>/orders/</w:t>
      </w:r>
      <w:r w:rsidR="00D2157D">
        <w:t>{</w:t>
      </w:r>
      <w:r w:rsidR="00D2157D" w:rsidRPr="00D2157D">
        <w:t>token</w:t>
      </w:r>
      <w:r w:rsidR="00D2157D">
        <w:t>}</w:t>
      </w:r>
      <w:r w:rsidR="000178A8">
        <w:t xml:space="preserve"> where the token contains the </w:t>
      </w:r>
      <w:proofErr w:type="spellStart"/>
      <w:r w:rsidR="000178A8">
        <w:t>originalRequestId</w:t>
      </w:r>
      <w:proofErr w:type="spellEnd"/>
      <w:r w:rsidR="000178A8">
        <w:t>.  In case of issue with the answer, it needs to generate a ‘CANCELLATION REJECTED’ notification, cf. infra.</w:t>
      </w:r>
    </w:p>
    <w:p w14:paraId="7CB4CB06" w14:textId="77777777" w:rsidR="007D789A" w:rsidRDefault="007D789A" w:rsidP="0057064B">
      <w:pPr>
        <w:ind w:left="567"/>
      </w:pPr>
    </w:p>
    <w:p w14:paraId="5C982DE2" w14:textId="2925479B" w:rsidR="007D789A" w:rsidRDefault="007D789A" w:rsidP="0057064B">
      <w:pPr>
        <w:ind w:left="567"/>
      </w:pPr>
      <w:r>
        <w:t>Third part of the diagram, from step</w:t>
      </w:r>
      <w:r w:rsidR="00CA41F4">
        <w:t xml:space="preserve"> 16 to </w:t>
      </w:r>
      <w:r w:rsidR="00566A52">
        <w:t>20</w:t>
      </w:r>
      <w:r w:rsidR="00CA41F4">
        <w:t xml:space="preserve">, is describing the management of order execution notification which are received from Wyden or </w:t>
      </w:r>
      <w:proofErr w:type="spellStart"/>
      <w:r w:rsidR="00CA41F4">
        <w:t>Aplo</w:t>
      </w:r>
      <w:proofErr w:type="spellEnd"/>
      <w:r w:rsidR="00CA41F4">
        <w:t xml:space="preserve"> and transformed into normalized </w:t>
      </w:r>
      <w:r w:rsidR="00A12C82">
        <w:t>notification message to be pushed to the operation service.</w:t>
      </w:r>
      <w:r w:rsidR="00C36016">
        <w:t xml:space="preserve">  This normalized notification message contains the following information:</w:t>
      </w:r>
    </w:p>
    <w:p w14:paraId="736F2E76" w14:textId="7871AEAC" w:rsidR="00C36016" w:rsidRDefault="00C36016" w:rsidP="00C36016">
      <w:pPr>
        <w:pStyle w:val="ListParagraph"/>
        <w:numPr>
          <w:ilvl w:val="0"/>
          <w:numId w:val="62"/>
        </w:numPr>
      </w:pPr>
      <w:proofErr w:type="spellStart"/>
      <w:r>
        <w:t>requestId</w:t>
      </w:r>
      <w:proofErr w:type="spellEnd"/>
      <w:r>
        <w:t xml:space="preserve">: </w:t>
      </w:r>
      <w:r w:rsidR="00F21F77">
        <w:t>the</w:t>
      </w:r>
      <w:r>
        <w:t xml:space="preserve"> unique identifier of the request, as </w:t>
      </w:r>
      <w:r w:rsidR="00F21F77">
        <w:t xml:space="preserve">initially </w:t>
      </w:r>
      <w:r>
        <w:t>assigned by the operation service</w:t>
      </w:r>
    </w:p>
    <w:p w14:paraId="0B564FDE" w14:textId="79D88032" w:rsidR="00C36016" w:rsidRDefault="00BB64D5" w:rsidP="00C36016">
      <w:pPr>
        <w:pStyle w:val="ListParagraph"/>
        <w:numPr>
          <w:ilvl w:val="0"/>
          <w:numId w:val="62"/>
        </w:numPr>
      </w:pPr>
      <w:proofErr w:type="spellStart"/>
      <w:r>
        <w:t>order</w:t>
      </w:r>
      <w:r w:rsidR="00C36016">
        <w:t>Id</w:t>
      </w:r>
      <w:proofErr w:type="spellEnd"/>
      <w:r w:rsidR="00C36016">
        <w:t xml:space="preserve">: the identifier of the </w:t>
      </w:r>
      <w:r>
        <w:t>order, as assigned by the OMS</w:t>
      </w:r>
    </w:p>
    <w:p w14:paraId="0942B9D0" w14:textId="2C044F2C" w:rsidR="00C36016" w:rsidRDefault="00F77126" w:rsidP="00C36016">
      <w:pPr>
        <w:pStyle w:val="ListParagraph"/>
        <w:numPr>
          <w:ilvl w:val="0"/>
          <w:numId w:val="62"/>
        </w:numPr>
      </w:pPr>
      <w:proofErr w:type="spellStart"/>
      <w:r>
        <w:t>eventType</w:t>
      </w:r>
      <w:proofErr w:type="spellEnd"/>
      <w:r>
        <w:t xml:space="preserve">: a code which </w:t>
      </w:r>
      <w:r w:rsidR="00B72836">
        <w:t xml:space="preserve">identifies the event </w:t>
      </w:r>
      <w:r w:rsidR="00FD5DD8">
        <w:t>which is notified.  Possible value:</w:t>
      </w:r>
    </w:p>
    <w:p w14:paraId="651DDA04" w14:textId="6F17D16D" w:rsidR="00FD5DD8" w:rsidRDefault="00FD5DD8" w:rsidP="00FD5DD8">
      <w:pPr>
        <w:pStyle w:val="ListParagraph"/>
        <w:numPr>
          <w:ilvl w:val="1"/>
          <w:numId w:val="62"/>
        </w:numPr>
      </w:pPr>
      <w:r>
        <w:t>NEW: confirms the creation of the order</w:t>
      </w:r>
    </w:p>
    <w:p w14:paraId="414D11ED" w14:textId="661D754B" w:rsidR="00FD5DD8" w:rsidRDefault="0099731D" w:rsidP="00FD5DD8">
      <w:pPr>
        <w:pStyle w:val="ListParagraph"/>
        <w:numPr>
          <w:ilvl w:val="1"/>
          <w:numId w:val="62"/>
        </w:numPr>
      </w:pPr>
      <w:r>
        <w:t xml:space="preserve">PENDING_CANCEL: confirms the </w:t>
      </w:r>
      <w:r w:rsidR="007E251F">
        <w:t>reception of a cancellation</w:t>
      </w:r>
    </w:p>
    <w:p w14:paraId="59C1B216" w14:textId="540E1AD6" w:rsidR="007E251F" w:rsidRDefault="007E251F" w:rsidP="00FD5DD8">
      <w:pPr>
        <w:pStyle w:val="ListParagraph"/>
        <w:numPr>
          <w:ilvl w:val="1"/>
          <w:numId w:val="62"/>
        </w:numPr>
      </w:pPr>
      <w:r>
        <w:t xml:space="preserve">CANCELLED: </w:t>
      </w:r>
      <w:r w:rsidR="004E57F4">
        <w:t>informs the order has been cancelled</w:t>
      </w:r>
    </w:p>
    <w:p w14:paraId="622D12AC" w14:textId="33387BA2" w:rsidR="004E57F4" w:rsidRDefault="004E57F4" w:rsidP="00FD5DD8">
      <w:pPr>
        <w:pStyle w:val="ListParagraph"/>
        <w:numPr>
          <w:ilvl w:val="1"/>
          <w:numId w:val="62"/>
        </w:numPr>
      </w:pPr>
      <w:r>
        <w:t>REJECTE</w:t>
      </w:r>
      <w:r w:rsidR="0065342D">
        <w:t>D</w:t>
      </w:r>
      <w:r>
        <w:t>: informs the order has been rejected</w:t>
      </w:r>
    </w:p>
    <w:p w14:paraId="3A0F8A8E" w14:textId="77777777" w:rsidR="005D1C78" w:rsidRDefault="005D1C78" w:rsidP="005D1C78">
      <w:pPr>
        <w:pStyle w:val="ListParagraph"/>
        <w:numPr>
          <w:ilvl w:val="1"/>
          <w:numId w:val="62"/>
        </w:numPr>
      </w:pPr>
      <w:r>
        <w:t>CANCELLATION_REJECTED: informs the cancellation order has been rejected.</w:t>
      </w:r>
    </w:p>
    <w:p w14:paraId="11E61E49" w14:textId="6A6924D0" w:rsidR="004E57F4" w:rsidRDefault="0065342D" w:rsidP="00FD5DD8">
      <w:pPr>
        <w:pStyle w:val="ListParagraph"/>
        <w:numPr>
          <w:ilvl w:val="1"/>
          <w:numId w:val="62"/>
        </w:numPr>
      </w:pPr>
      <w:r>
        <w:t>EXPIRED: informs the order has been expired (for GTD order)</w:t>
      </w:r>
    </w:p>
    <w:p w14:paraId="7FD48107" w14:textId="4798ECA5" w:rsidR="0065342D" w:rsidRDefault="00021E42" w:rsidP="00FD5DD8">
      <w:pPr>
        <w:pStyle w:val="ListParagraph"/>
        <w:numPr>
          <w:ilvl w:val="1"/>
          <w:numId w:val="62"/>
        </w:numPr>
      </w:pPr>
      <w:r>
        <w:t>TRADE_EXECUTION: informs about the execution</w:t>
      </w:r>
      <w:r w:rsidR="00921E95">
        <w:t xml:space="preserve"> of the trade – several events of this type may be received in case of multiple partial executions.</w:t>
      </w:r>
    </w:p>
    <w:p w14:paraId="666D4647" w14:textId="3B077F32" w:rsidR="00921E95" w:rsidRDefault="000C7BBD" w:rsidP="00CA5528">
      <w:pPr>
        <w:pStyle w:val="ListParagraph"/>
        <w:numPr>
          <w:ilvl w:val="1"/>
          <w:numId w:val="62"/>
        </w:numPr>
      </w:pPr>
      <w:r>
        <w:t xml:space="preserve">FILLED: informs the order is </w:t>
      </w:r>
      <w:proofErr w:type="gramStart"/>
      <w:r>
        <w:t>completely filled</w:t>
      </w:r>
      <w:proofErr w:type="gramEnd"/>
      <w:r>
        <w:t>.</w:t>
      </w:r>
    </w:p>
    <w:p w14:paraId="0E4C9B92" w14:textId="74A89F08" w:rsidR="00C36016" w:rsidRDefault="000D51EC" w:rsidP="00C36016">
      <w:pPr>
        <w:pStyle w:val="ListParagraph"/>
        <w:numPr>
          <w:ilvl w:val="0"/>
          <w:numId w:val="62"/>
        </w:numPr>
      </w:pPr>
      <w:proofErr w:type="spellStart"/>
      <w:r>
        <w:t>eventStatusReason</w:t>
      </w:r>
      <w:proofErr w:type="spellEnd"/>
      <w:r w:rsidR="00C36016">
        <w:t xml:space="preserve">: </w:t>
      </w:r>
      <w:r>
        <w:t>a free field that may contains detailed information on the event / status</w:t>
      </w:r>
    </w:p>
    <w:p w14:paraId="04EEE483" w14:textId="77777777" w:rsidR="00D56366" w:rsidRDefault="00D56366" w:rsidP="00D56366">
      <w:pPr>
        <w:pStyle w:val="ListParagraph"/>
        <w:numPr>
          <w:ilvl w:val="0"/>
          <w:numId w:val="62"/>
        </w:numPr>
      </w:pPr>
      <w:proofErr w:type="spellStart"/>
      <w:r>
        <w:t>tradeExecutionId</w:t>
      </w:r>
      <w:proofErr w:type="spellEnd"/>
      <w:r>
        <w:t xml:space="preserve">: in case of TRADE_EXECUTION event, </w:t>
      </w:r>
      <w:proofErr w:type="gramStart"/>
      <w:r>
        <w:t>an</w:t>
      </w:r>
      <w:proofErr w:type="gramEnd"/>
      <w:r>
        <w:t xml:space="preserve"> unique </w:t>
      </w:r>
      <w:proofErr w:type="spellStart"/>
      <w:r>
        <w:t>id</w:t>
      </w:r>
      <w:proofErr w:type="spellEnd"/>
      <w:r>
        <w:t xml:space="preserve"> that identifies the execution</w:t>
      </w:r>
    </w:p>
    <w:p w14:paraId="2BF8FAF8" w14:textId="52D67628" w:rsidR="00C36016" w:rsidRDefault="00D56366" w:rsidP="00C36016">
      <w:pPr>
        <w:pStyle w:val="ListParagraph"/>
        <w:numPr>
          <w:ilvl w:val="0"/>
          <w:numId w:val="62"/>
        </w:numPr>
      </w:pPr>
      <w:proofErr w:type="spellStart"/>
      <w:r>
        <w:t>tradeExecutionDateTime</w:t>
      </w:r>
      <w:proofErr w:type="spellEnd"/>
      <w:r w:rsidR="00C36016">
        <w:t xml:space="preserve">: the time at which the </w:t>
      </w:r>
      <w:r>
        <w:t>trade execution occu</w:t>
      </w:r>
      <w:r w:rsidR="00C10202">
        <w:t>r</w:t>
      </w:r>
      <w:r>
        <w:t>red</w:t>
      </w:r>
    </w:p>
    <w:p w14:paraId="09C0C826" w14:textId="28A55963" w:rsidR="00C36016" w:rsidRDefault="00C10202" w:rsidP="00C36016">
      <w:pPr>
        <w:pStyle w:val="ListParagraph"/>
        <w:numPr>
          <w:ilvl w:val="0"/>
          <w:numId w:val="62"/>
        </w:numPr>
      </w:pPr>
      <w:proofErr w:type="spellStart"/>
      <w:r>
        <w:t>tradeExecutionPrice</w:t>
      </w:r>
      <w:proofErr w:type="spellEnd"/>
      <w:r>
        <w:t>: the price at which the trade execution occurred</w:t>
      </w:r>
    </w:p>
    <w:p w14:paraId="3AF38F54" w14:textId="46689CA6" w:rsidR="00EB4BBF" w:rsidRDefault="00EB4BBF" w:rsidP="00EB4BBF">
      <w:pPr>
        <w:pStyle w:val="ListParagraph"/>
        <w:numPr>
          <w:ilvl w:val="0"/>
          <w:numId w:val="62"/>
        </w:numPr>
      </w:pPr>
      <w:proofErr w:type="spellStart"/>
      <w:r>
        <w:t>tradeExecutionNoOfUnits</w:t>
      </w:r>
      <w:proofErr w:type="spellEnd"/>
      <w:r>
        <w:t>: the number of units involved in the trade execution</w:t>
      </w:r>
    </w:p>
    <w:p w14:paraId="0D54AB0E" w14:textId="5D20A1BE" w:rsidR="00EB4BBF" w:rsidRDefault="00EB4BBF" w:rsidP="00EB4BBF">
      <w:pPr>
        <w:pStyle w:val="ListParagraph"/>
        <w:numPr>
          <w:ilvl w:val="0"/>
          <w:numId w:val="62"/>
        </w:numPr>
      </w:pPr>
      <w:proofErr w:type="spellStart"/>
      <w:r>
        <w:t>tradeExecutionFee</w:t>
      </w:r>
      <w:proofErr w:type="spellEnd"/>
      <w:r>
        <w:t xml:space="preserve">: the exchange fees related to the trade execution (distinct from the </w:t>
      </w:r>
      <w:r w:rsidR="00C7691F">
        <w:t xml:space="preserve">bank </w:t>
      </w:r>
      <w:r>
        <w:t>margin)</w:t>
      </w:r>
    </w:p>
    <w:p w14:paraId="4422E693" w14:textId="22CC67D1" w:rsidR="0019269D" w:rsidRDefault="0019269D" w:rsidP="0019269D">
      <w:pPr>
        <w:pStyle w:val="ListParagraph"/>
        <w:numPr>
          <w:ilvl w:val="0"/>
          <w:numId w:val="62"/>
        </w:numPr>
      </w:pPr>
      <w:proofErr w:type="spellStart"/>
      <w:r>
        <w:t>tradeExecutionFeeCurrency</w:t>
      </w:r>
      <w:proofErr w:type="spellEnd"/>
      <w:r>
        <w:t>: the currency related to the exchange fees</w:t>
      </w:r>
    </w:p>
    <w:p w14:paraId="28AB9178" w14:textId="10AF8D6E" w:rsidR="0019269D" w:rsidRDefault="0019269D" w:rsidP="0019269D">
      <w:pPr>
        <w:pStyle w:val="ListParagraph"/>
        <w:numPr>
          <w:ilvl w:val="0"/>
          <w:numId w:val="62"/>
        </w:numPr>
      </w:pPr>
      <w:proofErr w:type="spellStart"/>
      <w:r>
        <w:t>tradeExecutionVenue</w:t>
      </w:r>
      <w:proofErr w:type="spellEnd"/>
      <w:r>
        <w:t>: the venue on which the trade execution occurred.</w:t>
      </w:r>
    </w:p>
    <w:p w14:paraId="6E0205F6" w14:textId="40D4DDFA" w:rsidR="005C662B" w:rsidRDefault="005C662B" w:rsidP="0019269D">
      <w:pPr>
        <w:pStyle w:val="ListParagraph"/>
        <w:numPr>
          <w:ilvl w:val="0"/>
          <w:numId w:val="62"/>
        </w:numPr>
      </w:pPr>
      <w:proofErr w:type="spellStart"/>
      <w:r>
        <w:t>customerPrice</w:t>
      </w:r>
      <w:proofErr w:type="spellEnd"/>
      <w:r>
        <w:t>: the price</w:t>
      </w:r>
      <w:r w:rsidR="00C7691F">
        <w:t xml:space="preserve"> related to the </w:t>
      </w:r>
      <w:r w:rsidR="00380BF0">
        <w:t xml:space="preserve">(global) </w:t>
      </w:r>
      <w:r w:rsidR="00C7691F">
        <w:t>execution, including the bank margin</w:t>
      </w:r>
    </w:p>
    <w:p w14:paraId="3260D053" w14:textId="77777777" w:rsidR="003D6406" w:rsidRDefault="003D6406" w:rsidP="0057064B">
      <w:pPr>
        <w:ind w:left="567"/>
      </w:pPr>
    </w:p>
    <w:p w14:paraId="3FE984F4" w14:textId="1E8369B6" w:rsidR="00A12C82" w:rsidRDefault="00FF168D" w:rsidP="0057064B">
      <w:pPr>
        <w:ind w:left="567"/>
      </w:pPr>
      <w:r>
        <w:t>In case of Wyden, the notification</w:t>
      </w:r>
      <w:r w:rsidR="007C02E1">
        <w:t>s</w:t>
      </w:r>
      <w:r>
        <w:t xml:space="preserve"> </w:t>
      </w:r>
      <w:r w:rsidR="007C02E1">
        <w:t>are</w:t>
      </w:r>
      <w:r>
        <w:t xml:space="preserve"> received a</w:t>
      </w:r>
      <w:r w:rsidR="00512FC7">
        <w:t>s</w:t>
      </w:r>
      <w:r w:rsidR="001B25AF">
        <w:t xml:space="preserve"> FIX message</w:t>
      </w:r>
      <w:r>
        <w:t xml:space="preserve"> </w:t>
      </w:r>
      <w:proofErr w:type="spellStart"/>
      <w:r>
        <w:t>ExecutionReport</w:t>
      </w:r>
      <w:proofErr w:type="spellEnd"/>
      <w:r>
        <w:t xml:space="preserve"> (8)</w:t>
      </w:r>
      <w:r w:rsidR="00E4684E">
        <w:t>, step 16,</w:t>
      </w:r>
      <w:r>
        <w:t xml:space="preserve"> vi</w:t>
      </w:r>
      <w:r w:rsidR="001B25AF">
        <w:t xml:space="preserve">a the FIX engine (not illustrated).  </w:t>
      </w:r>
      <w:r w:rsidR="00F872A0">
        <w:t xml:space="preserve">In the broker desk configuration, </w:t>
      </w:r>
      <w:r w:rsidR="003D6406">
        <w:t>we receive (at least) two pair</w:t>
      </w:r>
      <w:r w:rsidR="007C02E1">
        <w:t>s</w:t>
      </w:r>
      <w:r w:rsidR="003D6406">
        <w:t xml:space="preserve"> of messages: one for the client side of the execution (these execution reports are available in the ‘trade’ FIX session) and one for the street side of the execution (these ones are available in the ‘drop-copy’ FIX session).  And in case of SOR (Smart Order Routing) configuration at the OMS (Wyden), there is also a pair of messages for the SOR order (also in the ‘drop-copy’ FIX session).</w:t>
      </w:r>
      <w:r w:rsidR="000A6664">
        <w:t xml:space="preserve">  The integration module needs to capture these different messages and filter them to initiate the normalized messages.</w:t>
      </w:r>
      <w:r w:rsidR="00D76D6E">
        <w:t xml:space="preserve">  The filter rules are the following</w:t>
      </w:r>
    </w:p>
    <w:p w14:paraId="77C2CD1B" w14:textId="42B70D27" w:rsidR="00D76D6E" w:rsidRDefault="00C62867" w:rsidP="00D76D6E">
      <w:pPr>
        <w:pStyle w:val="ListParagraph"/>
        <w:numPr>
          <w:ilvl w:val="0"/>
          <w:numId w:val="65"/>
        </w:numPr>
      </w:pPr>
      <w:proofErr w:type="spellStart"/>
      <w:r>
        <w:lastRenderedPageBreak/>
        <w:t>ExecutionReport</w:t>
      </w:r>
      <w:proofErr w:type="spellEnd"/>
      <w:r>
        <w:t xml:space="preserve"> on the client side with </w:t>
      </w:r>
      <w:r w:rsidR="007F23B2">
        <w:t xml:space="preserve">execution type (tag </w:t>
      </w:r>
      <w:r w:rsidR="00A30ACF">
        <w:t>150)</w:t>
      </w:r>
      <w:r w:rsidR="009E0B61">
        <w:t xml:space="preserve"> ‘NEW’</w:t>
      </w:r>
      <w:r w:rsidR="00A30ACF">
        <w:t xml:space="preserve"> and order </w:t>
      </w:r>
      <w:r>
        <w:t xml:space="preserve">status </w:t>
      </w:r>
      <w:r w:rsidR="00A30ACF">
        <w:t xml:space="preserve">(tag </w:t>
      </w:r>
      <w:r w:rsidR="000C3B88">
        <w:t xml:space="preserve">39) </w:t>
      </w:r>
      <w:r>
        <w:t xml:space="preserve">‘NEW’ </w:t>
      </w:r>
      <w:r>
        <w:rPr>
          <w:rFonts w:ascii="Wingdings" w:eastAsia="Wingdings" w:hAnsi="Wingdings" w:cs="Wingdings"/>
        </w:rPr>
        <w:t>à</w:t>
      </w:r>
      <w:r>
        <w:t xml:space="preserve"> Normalized notification with </w:t>
      </w:r>
      <w:proofErr w:type="spellStart"/>
      <w:r>
        <w:t>eventType</w:t>
      </w:r>
      <w:proofErr w:type="spellEnd"/>
      <w:r>
        <w:t xml:space="preserve"> ‘NEW’</w:t>
      </w:r>
    </w:p>
    <w:p w14:paraId="53EA017C" w14:textId="3020715F" w:rsidR="00C62867" w:rsidRDefault="005262A9" w:rsidP="00D76D6E">
      <w:pPr>
        <w:pStyle w:val="ListParagraph"/>
        <w:numPr>
          <w:ilvl w:val="0"/>
          <w:numId w:val="65"/>
        </w:numPr>
      </w:pPr>
      <w:proofErr w:type="spellStart"/>
      <w:r>
        <w:t>ExecutionReport</w:t>
      </w:r>
      <w:proofErr w:type="spellEnd"/>
      <w:r>
        <w:t xml:space="preserve"> on the client side with </w:t>
      </w:r>
      <w:r w:rsidR="00BC34DA">
        <w:t xml:space="preserve">execution type (tag 150) </w:t>
      </w:r>
      <w:r w:rsidR="009E0B61">
        <w:t>‘</w:t>
      </w:r>
      <w:r w:rsidR="00D30539">
        <w:t xml:space="preserve">ORDER_STATUS’ </w:t>
      </w:r>
      <w:r w:rsidR="00BC34DA">
        <w:t>and order status (tag 39) ‘</w:t>
      </w:r>
      <w:r w:rsidR="009B444D">
        <w:t>PENDING_CANCEL</w:t>
      </w:r>
      <w:r w:rsidR="00BC34DA">
        <w:t xml:space="preserve">’ </w:t>
      </w:r>
      <w:r w:rsidR="00BC34DA">
        <w:rPr>
          <w:rFonts w:ascii="Wingdings" w:eastAsia="Wingdings" w:hAnsi="Wingdings" w:cs="Wingdings"/>
        </w:rPr>
        <w:t>à</w:t>
      </w:r>
      <w:r w:rsidR="00BC34DA">
        <w:t xml:space="preserve"> Normalized notification with </w:t>
      </w:r>
      <w:proofErr w:type="spellStart"/>
      <w:r w:rsidR="00BC34DA">
        <w:t>eventType</w:t>
      </w:r>
      <w:proofErr w:type="spellEnd"/>
      <w:r w:rsidR="00BC34DA">
        <w:t xml:space="preserve"> ‘</w:t>
      </w:r>
      <w:r w:rsidR="009B444D">
        <w:t>PENDING_CANCEL</w:t>
      </w:r>
      <w:r w:rsidR="00BC34DA">
        <w:t>’</w:t>
      </w:r>
    </w:p>
    <w:p w14:paraId="721DAF28" w14:textId="4E835482" w:rsidR="009B444D" w:rsidRDefault="009B444D" w:rsidP="009B444D">
      <w:pPr>
        <w:pStyle w:val="ListParagraph"/>
        <w:numPr>
          <w:ilvl w:val="0"/>
          <w:numId w:val="65"/>
        </w:numPr>
      </w:pPr>
      <w:proofErr w:type="spellStart"/>
      <w:r>
        <w:t>ExecutionReport</w:t>
      </w:r>
      <w:proofErr w:type="spellEnd"/>
      <w:r>
        <w:t xml:space="preserve"> on the client side with execution type (tag 150) ‘ORDER_STATUS’ and order status (tag 39) </w:t>
      </w:r>
      <w:r w:rsidR="00FB38E9">
        <w:t>‘CANCELLED</w:t>
      </w:r>
      <w:r>
        <w:t xml:space="preserve">’ </w:t>
      </w:r>
      <w:r>
        <w:rPr>
          <w:rFonts w:ascii="Wingdings" w:eastAsia="Wingdings" w:hAnsi="Wingdings" w:cs="Wingdings"/>
        </w:rPr>
        <w:t>à</w:t>
      </w:r>
      <w:r>
        <w:t xml:space="preserve"> Normalized notification with </w:t>
      </w:r>
      <w:proofErr w:type="spellStart"/>
      <w:r>
        <w:t>eventType</w:t>
      </w:r>
      <w:proofErr w:type="spellEnd"/>
      <w:r>
        <w:t xml:space="preserve"> ‘</w:t>
      </w:r>
      <w:r w:rsidR="00FB38E9">
        <w:t>CANCELLED</w:t>
      </w:r>
      <w:r>
        <w:t>’</w:t>
      </w:r>
    </w:p>
    <w:p w14:paraId="4A7C4E2F" w14:textId="79742FF4" w:rsidR="00FB4387" w:rsidRDefault="00FB4387" w:rsidP="00FB4387">
      <w:pPr>
        <w:pStyle w:val="ListParagraph"/>
        <w:numPr>
          <w:ilvl w:val="0"/>
          <w:numId w:val="65"/>
        </w:numPr>
      </w:pPr>
      <w:proofErr w:type="spellStart"/>
      <w:r>
        <w:t>ExecutionReport</w:t>
      </w:r>
      <w:proofErr w:type="spellEnd"/>
      <w:r>
        <w:t xml:space="preserve"> on the client side with execution type (tag 150) ‘ORDER_STATUS’ and order status (tag 39) ‘EXPIRED’ </w:t>
      </w:r>
      <w:r>
        <w:rPr>
          <w:rFonts w:ascii="Wingdings" w:eastAsia="Wingdings" w:hAnsi="Wingdings" w:cs="Wingdings"/>
        </w:rPr>
        <w:t>à</w:t>
      </w:r>
      <w:r>
        <w:t xml:space="preserve"> Normalized notification with </w:t>
      </w:r>
      <w:proofErr w:type="spellStart"/>
      <w:r>
        <w:t>eventType</w:t>
      </w:r>
      <w:proofErr w:type="spellEnd"/>
      <w:r>
        <w:t xml:space="preserve"> ‘EXPIRED’</w:t>
      </w:r>
    </w:p>
    <w:p w14:paraId="5EABF71C" w14:textId="01026E26" w:rsidR="006A0145" w:rsidRDefault="006A0145" w:rsidP="006A0145">
      <w:pPr>
        <w:pStyle w:val="ListParagraph"/>
        <w:numPr>
          <w:ilvl w:val="0"/>
          <w:numId w:val="65"/>
        </w:numPr>
      </w:pPr>
      <w:proofErr w:type="spellStart"/>
      <w:r>
        <w:t>ExecutionReport</w:t>
      </w:r>
      <w:proofErr w:type="spellEnd"/>
      <w:r>
        <w:t xml:space="preserve"> on the client side with execution type (tag 150) ‘</w:t>
      </w:r>
      <w:r w:rsidR="008F3C45">
        <w:t>REJECTED</w:t>
      </w:r>
      <w:r>
        <w:t>’ and order status (tag 39) ‘</w:t>
      </w:r>
      <w:r w:rsidR="008F3C45">
        <w:t>REJECTED</w:t>
      </w:r>
      <w:r>
        <w:t xml:space="preserve">’ </w:t>
      </w:r>
      <w:r>
        <w:rPr>
          <w:rFonts w:ascii="Wingdings" w:eastAsia="Wingdings" w:hAnsi="Wingdings" w:cs="Wingdings"/>
        </w:rPr>
        <w:t>à</w:t>
      </w:r>
      <w:r>
        <w:t xml:space="preserve"> Normalized notification with </w:t>
      </w:r>
      <w:proofErr w:type="spellStart"/>
      <w:r>
        <w:t>eventType</w:t>
      </w:r>
      <w:proofErr w:type="spellEnd"/>
      <w:r>
        <w:t xml:space="preserve"> ‘</w:t>
      </w:r>
      <w:r w:rsidR="008F3C45">
        <w:t>REJECTED</w:t>
      </w:r>
      <w:r>
        <w:t>’</w:t>
      </w:r>
    </w:p>
    <w:p w14:paraId="0F307975" w14:textId="43C97AF6" w:rsidR="001E554E" w:rsidRDefault="001E554E" w:rsidP="001E554E">
      <w:pPr>
        <w:pStyle w:val="ListParagraph"/>
        <w:numPr>
          <w:ilvl w:val="0"/>
          <w:numId w:val="65"/>
        </w:numPr>
      </w:pPr>
      <w:proofErr w:type="spellStart"/>
      <w:r>
        <w:t>ExecutionReport</w:t>
      </w:r>
      <w:proofErr w:type="spellEnd"/>
      <w:r>
        <w:t xml:space="preserve"> on the street side</w:t>
      </w:r>
      <w:r w:rsidR="008F2164">
        <w:t xml:space="preserve"> where the </w:t>
      </w:r>
      <w:r w:rsidR="00992BA3">
        <w:t>security exchange (tag 207) is not ‘SOR’ or ‘bank’ and</w:t>
      </w:r>
      <w:r>
        <w:t xml:space="preserve"> with execution type (tag 150) ‘</w:t>
      </w:r>
      <w:r w:rsidR="0043045F">
        <w:t>TRADE</w:t>
      </w:r>
      <w:r>
        <w:t>’ and order status (tag 39) ‘</w:t>
      </w:r>
      <w:r w:rsidR="0043045F">
        <w:t>PARTIALLY_FILLED</w:t>
      </w:r>
      <w:r>
        <w:t>’</w:t>
      </w:r>
      <w:r w:rsidR="0043045F">
        <w:t xml:space="preserve"> </w:t>
      </w:r>
      <w:r>
        <w:rPr>
          <w:rFonts w:ascii="Wingdings" w:eastAsia="Wingdings" w:hAnsi="Wingdings" w:cs="Wingdings"/>
        </w:rPr>
        <w:t>à</w:t>
      </w:r>
      <w:r>
        <w:t xml:space="preserve"> Normalized notification with </w:t>
      </w:r>
      <w:proofErr w:type="spellStart"/>
      <w:r>
        <w:t>eventType</w:t>
      </w:r>
      <w:proofErr w:type="spellEnd"/>
      <w:r>
        <w:t xml:space="preserve"> ‘</w:t>
      </w:r>
      <w:r w:rsidR="0043045F">
        <w:t>TRADE_EXECUTION</w:t>
      </w:r>
      <w:r>
        <w:t>’</w:t>
      </w:r>
    </w:p>
    <w:p w14:paraId="5FFD0AA2" w14:textId="4041188F" w:rsidR="00CA5979" w:rsidRDefault="00CA5979" w:rsidP="00CA5979">
      <w:pPr>
        <w:pStyle w:val="ListParagraph"/>
        <w:numPr>
          <w:ilvl w:val="0"/>
          <w:numId w:val="65"/>
        </w:numPr>
      </w:pPr>
      <w:proofErr w:type="spellStart"/>
      <w:r>
        <w:t>ExecutionReport</w:t>
      </w:r>
      <w:proofErr w:type="spellEnd"/>
      <w:r>
        <w:t xml:space="preserve"> on the street side </w:t>
      </w:r>
      <w:r w:rsidR="00B17DD7">
        <w:t xml:space="preserve">where the security exchange (tag 207) is not ‘SOR’ or ‘bank’ and </w:t>
      </w:r>
      <w:r>
        <w:t>with execution type (tag 150) ‘FILL</w:t>
      </w:r>
      <w:r w:rsidR="00C43DE5">
        <w:t>’</w:t>
      </w:r>
      <w:r>
        <w:t xml:space="preserve"> and order status (tag 39) ‘</w:t>
      </w:r>
      <w:r w:rsidR="001F3D13">
        <w:t>FILLED</w:t>
      </w:r>
      <w:r>
        <w:t xml:space="preserve">’ </w:t>
      </w:r>
      <w:r>
        <w:rPr>
          <w:rFonts w:ascii="Wingdings" w:eastAsia="Wingdings" w:hAnsi="Wingdings" w:cs="Wingdings"/>
        </w:rPr>
        <w:t>à</w:t>
      </w:r>
      <w:r>
        <w:t xml:space="preserve"> Normalized notification with </w:t>
      </w:r>
      <w:proofErr w:type="spellStart"/>
      <w:r>
        <w:t>eventType</w:t>
      </w:r>
      <w:proofErr w:type="spellEnd"/>
      <w:r>
        <w:t xml:space="preserve"> ‘TRADE_EXECUTION’</w:t>
      </w:r>
    </w:p>
    <w:p w14:paraId="10EDF015" w14:textId="35397F9D" w:rsidR="009B444D" w:rsidRDefault="00D65FD4" w:rsidP="00D76D6E">
      <w:pPr>
        <w:pStyle w:val="ListParagraph"/>
        <w:numPr>
          <w:ilvl w:val="0"/>
          <w:numId w:val="65"/>
        </w:numPr>
      </w:pPr>
      <w:proofErr w:type="spellStart"/>
      <w:r>
        <w:t>ExecutionReport</w:t>
      </w:r>
      <w:proofErr w:type="spellEnd"/>
      <w:r>
        <w:t xml:space="preserve"> on the client side with execution type (tag 150) ‘FILL</w:t>
      </w:r>
      <w:r w:rsidR="00C43DE5">
        <w:t>’</w:t>
      </w:r>
      <w:r>
        <w:t xml:space="preserve"> and order status (tag 39) ‘FILLED’ </w:t>
      </w:r>
      <w:r>
        <w:rPr>
          <w:rFonts w:ascii="Wingdings" w:eastAsia="Wingdings" w:hAnsi="Wingdings" w:cs="Wingdings"/>
        </w:rPr>
        <w:t>à</w:t>
      </w:r>
      <w:r>
        <w:t xml:space="preserve"> Normalized notification with </w:t>
      </w:r>
      <w:proofErr w:type="spellStart"/>
      <w:r>
        <w:t>eventType</w:t>
      </w:r>
      <w:proofErr w:type="spellEnd"/>
      <w:r>
        <w:t xml:space="preserve"> ‘</w:t>
      </w:r>
      <w:r w:rsidR="00C43DE5">
        <w:t>FILLED</w:t>
      </w:r>
      <w:r>
        <w:t>’</w:t>
      </w:r>
    </w:p>
    <w:p w14:paraId="2B2DE6DB" w14:textId="1BC07CB8" w:rsidR="00B17DD7" w:rsidRDefault="00B17DD7" w:rsidP="00B17DD7">
      <w:pPr>
        <w:ind w:left="567"/>
      </w:pPr>
      <w:r>
        <w:t>All other messages can be filtered out.</w:t>
      </w:r>
    </w:p>
    <w:p w14:paraId="3C83E9F6" w14:textId="612C4AC2" w:rsidR="00DB1F65" w:rsidRDefault="00DB1F65" w:rsidP="00B17DD7">
      <w:pPr>
        <w:ind w:left="567"/>
      </w:pPr>
      <w:r>
        <w:t xml:space="preserve">The rules to build the </w:t>
      </w:r>
      <w:r w:rsidR="008E4A3B">
        <w:t>normalized notification message are:</w:t>
      </w:r>
    </w:p>
    <w:p w14:paraId="3353012D" w14:textId="2C2BDB20" w:rsidR="00764D44" w:rsidRDefault="00764D44" w:rsidP="00764D44">
      <w:pPr>
        <w:pStyle w:val="ListParagraph"/>
        <w:numPr>
          <w:ilvl w:val="0"/>
          <w:numId w:val="66"/>
        </w:numPr>
      </w:pPr>
      <w:proofErr w:type="spellStart"/>
      <w:r>
        <w:t>requestId</w:t>
      </w:r>
      <w:proofErr w:type="spellEnd"/>
      <w:r>
        <w:t xml:space="preserve">: </w:t>
      </w:r>
      <w:r w:rsidR="00F56586">
        <w:t xml:space="preserve">Client Generated Order id, tag </w:t>
      </w:r>
      <w:r w:rsidR="002C227C">
        <w:t>11 (</w:t>
      </w:r>
      <w:proofErr w:type="spellStart"/>
      <w:r w:rsidR="002C227C">
        <w:t>ClOrdId</w:t>
      </w:r>
      <w:proofErr w:type="spellEnd"/>
      <w:r w:rsidR="002C227C">
        <w:t xml:space="preserve">) in </w:t>
      </w:r>
      <w:r w:rsidR="0093590A">
        <w:t>client message</w:t>
      </w:r>
      <w:r w:rsidR="00C00D8D">
        <w:t xml:space="preserve"> or tag </w:t>
      </w:r>
      <w:r w:rsidR="00CB696F">
        <w:t>583 (</w:t>
      </w:r>
      <w:proofErr w:type="spellStart"/>
      <w:r w:rsidR="004D4CD4">
        <w:t>ClOrd</w:t>
      </w:r>
      <w:r w:rsidR="00814E5A">
        <w:t>LinkId</w:t>
      </w:r>
      <w:proofErr w:type="spellEnd"/>
      <w:r w:rsidR="00814E5A">
        <w:t>) in street message.</w:t>
      </w:r>
    </w:p>
    <w:p w14:paraId="1260DF29" w14:textId="6E89467A" w:rsidR="00764D44" w:rsidRDefault="00764D44" w:rsidP="00764D44">
      <w:pPr>
        <w:pStyle w:val="ListParagraph"/>
        <w:numPr>
          <w:ilvl w:val="0"/>
          <w:numId w:val="66"/>
        </w:numPr>
      </w:pPr>
      <w:proofErr w:type="spellStart"/>
      <w:r>
        <w:t>orderId</w:t>
      </w:r>
      <w:proofErr w:type="spellEnd"/>
      <w:r>
        <w:t xml:space="preserve">: </w:t>
      </w:r>
      <w:r w:rsidR="00BE0C93">
        <w:t xml:space="preserve">Order Id, tag </w:t>
      </w:r>
      <w:r w:rsidR="009A73B6">
        <w:t>37 (</w:t>
      </w:r>
      <w:proofErr w:type="spellStart"/>
      <w:r w:rsidR="009A73B6">
        <w:t>OrderId</w:t>
      </w:r>
      <w:proofErr w:type="spellEnd"/>
      <w:r w:rsidR="009A73B6">
        <w:t>)</w:t>
      </w:r>
    </w:p>
    <w:p w14:paraId="2E4E90B7" w14:textId="73C2C6A5" w:rsidR="00764D44" w:rsidRDefault="00764D44" w:rsidP="00764D44">
      <w:pPr>
        <w:pStyle w:val="ListParagraph"/>
        <w:numPr>
          <w:ilvl w:val="0"/>
          <w:numId w:val="66"/>
        </w:numPr>
      </w:pPr>
      <w:proofErr w:type="spellStart"/>
      <w:r>
        <w:t>eventStatusReason</w:t>
      </w:r>
      <w:proofErr w:type="spellEnd"/>
      <w:r>
        <w:t xml:space="preserve">: </w:t>
      </w:r>
      <w:r w:rsidR="005E2E64">
        <w:t xml:space="preserve">Order Rejection reason, tag </w:t>
      </w:r>
      <w:r w:rsidR="00590B9C">
        <w:t>103 (</w:t>
      </w:r>
      <w:proofErr w:type="spellStart"/>
      <w:r w:rsidR="00590B9C">
        <w:t>OrdRejReason</w:t>
      </w:r>
      <w:proofErr w:type="spellEnd"/>
      <w:r w:rsidR="00590B9C">
        <w:t>) in case of REJECTED.</w:t>
      </w:r>
    </w:p>
    <w:p w14:paraId="171276A1" w14:textId="7DE1BD0D" w:rsidR="00764D44" w:rsidRDefault="00764D44" w:rsidP="00764D44">
      <w:pPr>
        <w:pStyle w:val="ListParagraph"/>
        <w:numPr>
          <w:ilvl w:val="0"/>
          <w:numId w:val="66"/>
        </w:numPr>
      </w:pPr>
      <w:proofErr w:type="spellStart"/>
      <w:r>
        <w:t>tradeExecutionId</w:t>
      </w:r>
      <w:proofErr w:type="spellEnd"/>
      <w:r>
        <w:t xml:space="preserve">: </w:t>
      </w:r>
      <w:r w:rsidR="000B10DE">
        <w:t xml:space="preserve">Execution Id, tag </w:t>
      </w:r>
      <w:r w:rsidR="00F21310">
        <w:t>17 (</w:t>
      </w:r>
      <w:proofErr w:type="spellStart"/>
      <w:r w:rsidR="00F21310">
        <w:t>ExecId</w:t>
      </w:r>
      <w:proofErr w:type="spellEnd"/>
      <w:r w:rsidR="00F21310">
        <w:t>), in case of TRADE_EXECUTION</w:t>
      </w:r>
    </w:p>
    <w:p w14:paraId="3A5DB02B" w14:textId="17A5347D" w:rsidR="00764D44" w:rsidRDefault="00764D44" w:rsidP="00764D44">
      <w:pPr>
        <w:pStyle w:val="ListParagraph"/>
        <w:numPr>
          <w:ilvl w:val="0"/>
          <w:numId w:val="66"/>
        </w:numPr>
      </w:pPr>
      <w:proofErr w:type="spellStart"/>
      <w:r>
        <w:t>tradeExecutionDateTime</w:t>
      </w:r>
      <w:proofErr w:type="spellEnd"/>
      <w:r>
        <w:t xml:space="preserve">: </w:t>
      </w:r>
      <w:r w:rsidR="00981F13">
        <w:t>T</w:t>
      </w:r>
      <w:r w:rsidR="0078502F">
        <w:t xml:space="preserve">ransaction time, tag </w:t>
      </w:r>
      <w:r w:rsidR="007E0D57">
        <w:t>60</w:t>
      </w:r>
      <w:r w:rsidR="00997157">
        <w:t xml:space="preserve"> </w:t>
      </w:r>
      <w:r w:rsidR="00AA1E85">
        <w:t>(</w:t>
      </w:r>
      <w:proofErr w:type="spellStart"/>
      <w:r w:rsidR="00AA1E85">
        <w:t>TransactTime</w:t>
      </w:r>
      <w:proofErr w:type="spellEnd"/>
      <w:r w:rsidR="00AA1E85">
        <w:t>) in case of TRADE_EXECUTION</w:t>
      </w:r>
    </w:p>
    <w:p w14:paraId="373C2582" w14:textId="5069745A" w:rsidR="00764D44" w:rsidRDefault="00764D44" w:rsidP="00764D44">
      <w:pPr>
        <w:pStyle w:val="ListParagraph"/>
        <w:numPr>
          <w:ilvl w:val="0"/>
          <w:numId w:val="66"/>
        </w:numPr>
      </w:pPr>
      <w:proofErr w:type="spellStart"/>
      <w:r>
        <w:t>tradeExecutionPrice</w:t>
      </w:r>
      <w:proofErr w:type="spellEnd"/>
      <w:r>
        <w:t xml:space="preserve">: </w:t>
      </w:r>
      <w:r w:rsidR="005535A9">
        <w:t xml:space="preserve">Last Price, tag </w:t>
      </w:r>
      <w:r w:rsidR="00EA6979">
        <w:t>31 (</w:t>
      </w:r>
      <w:proofErr w:type="spellStart"/>
      <w:r w:rsidR="003F74CA">
        <w:t>LastPx</w:t>
      </w:r>
      <w:proofErr w:type="spellEnd"/>
      <w:r w:rsidR="003F74CA">
        <w:t>) in case of TRADE_EXECUTION</w:t>
      </w:r>
    </w:p>
    <w:p w14:paraId="1977B56F" w14:textId="37012F24" w:rsidR="00764D44" w:rsidRDefault="00764D44" w:rsidP="00764D44">
      <w:pPr>
        <w:pStyle w:val="ListParagraph"/>
        <w:numPr>
          <w:ilvl w:val="0"/>
          <w:numId w:val="66"/>
        </w:numPr>
      </w:pPr>
      <w:proofErr w:type="spellStart"/>
      <w:r>
        <w:t>tradeExecutionNoOfUnits</w:t>
      </w:r>
      <w:proofErr w:type="spellEnd"/>
      <w:r>
        <w:t xml:space="preserve">: </w:t>
      </w:r>
      <w:r w:rsidR="00081255">
        <w:t xml:space="preserve">Last Quantity, tag </w:t>
      </w:r>
      <w:r w:rsidR="00E27D49">
        <w:t>32 (</w:t>
      </w:r>
      <w:proofErr w:type="spellStart"/>
      <w:r w:rsidR="00E27D49">
        <w:t>LastQty</w:t>
      </w:r>
      <w:proofErr w:type="spellEnd"/>
      <w:r w:rsidR="00E27D49">
        <w:t>) in case of TRADE_EXECUTION</w:t>
      </w:r>
    </w:p>
    <w:p w14:paraId="2078288F" w14:textId="28531D0D" w:rsidR="00764D44" w:rsidRDefault="00764D44" w:rsidP="00764D44">
      <w:pPr>
        <w:pStyle w:val="ListParagraph"/>
        <w:numPr>
          <w:ilvl w:val="0"/>
          <w:numId w:val="66"/>
        </w:numPr>
      </w:pPr>
      <w:proofErr w:type="spellStart"/>
      <w:r>
        <w:t>tradeExecutionFee</w:t>
      </w:r>
      <w:proofErr w:type="spellEnd"/>
      <w:r>
        <w:t xml:space="preserve">: </w:t>
      </w:r>
      <w:r w:rsidR="009D19AD">
        <w:t xml:space="preserve">cf. tag </w:t>
      </w:r>
      <w:r w:rsidR="00941F85">
        <w:t xml:space="preserve">group 136 </w:t>
      </w:r>
      <w:r w:rsidR="00B32BCB">
        <w:t>(</w:t>
      </w:r>
      <w:proofErr w:type="spellStart"/>
      <w:r w:rsidR="001F25C6">
        <w:t>NoMiscFees</w:t>
      </w:r>
      <w:proofErr w:type="spellEnd"/>
      <w:r w:rsidR="001F25C6">
        <w:t xml:space="preserve">), </w:t>
      </w:r>
      <w:r w:rsidR="00993E7C">
        <w:t xml:space="preserve">for the fee type (tag </w:t>
      </w:r>
      <w:r w:rsidR="00A128F3">
        <w:t>139) [4] – Exchange fees</w:t>
      </w:r>
      <w:r w:rsidR="0066761B">
        <w:t xml:space="preserve">, and value in tag </w:t>
      </w:r>
      <w:r w:rsidR="00C11169">
        <w:t xml:space="preserve">137 </w:t>
      </w:r>
      <w:r w:rsidR="00877F28">
        <w:t>(Amt), in case of TRADE_EXECUTION</w:t>
      </w:r>
    </w:p>
    <w:p w14:paraId="707B3A7A" w14:textId="1E197A9F" w:rsidR="00877F28" w:rsidRDefault="00764D44" w:rsidP="00877F28">
      <w:pPr>
        <w:pStyle w:val="ListParagraph"/>
        <w:numPr>
          <w:ilvl w:val="0"/>
          <w:numId w:val="66"/>
        </w:numPr>
      </w:pPr>
      <w:proofErr w:type="spellStart"/>
      <w:r>
        <w:t>tradeExecutionFeeCurrency</w:t>
      </w:r>
      <w:proofErr w:type="spellEnd"/>
      <w:r>
        <w:t xml:space="preserve">: </w:t>
      </w:r>
      <w:r w:rsidR="00877F28">
        <w:t>cf. tag group 136 (</w:t>
      </w:r>
      <w:proofErr w:type="spellStart"/>
      <w:r w:rsidR="00877F28">
        <w:t>NoMiscFees</w:t>
      </w:r>
      <w:proofErr w:type="spellEnd"/>
      <w:r w:rsidR="00877F28">
        <w:t>), for the fee type (tag 139) [4] – Exchange fees, and value in tag 13</w:t>
      </w:r>
      <w:r w:rsidR="009C0FC1">
        <w:t>8</w:t>
      </w:r>
      <w:r w:rsidR="00877F28">
        <w:t xml:space="preserve"> (</w:t>
      </w:r>
      <w:r w:rsidR="009C0FC1">
        <w:t>Currency</w:t>
      </w:r>
      <w:r w:rsidR="00877F28">
        <w:t>)</w:t>
      </w:r>
      <w:r w:rsidR="009C0FC1">
        <w:t>, in case of TRADE_EXECUTION</w:t>
      </w:r>
    </w:p>
    <w:p w14:paraId="35000185" w14:textId="77777777" w:rsidR="00C7691F" w:rsidRDefault="00764D44" w:rsidP="00764D44">
      <w:pPr>
        <w:pStyle w:val="ListParagraph"/>
        <w:numPr>
          <w:ilvl w:val="0"/>
          <w:numId w:val="66"/>
        </w:numPr>
      </w:pPr>
      <w:proofErr w:type="spellStart"/>
      <w:r>
        <w:t>tradeExecutionVenue</w:t>
      </w:r>
      <w:proofErr w:type="spellEnd"/>
      <w:r>
        <w:t xml:space="preserve">: </w:t>
      </w:r>
      <w:r w:rsidR="0063042E">
        <w:t xml:space="preserve">Security Exchange, tag </w:t>
      </w:r>
      <w:r w:rsidR="00520049">
        <w:t>207 (</w:t>
      </w:r>
      <w:proofErr w:type="spellStart"/>
      <w:r w:rsidR="00520049">
        <w:t>SecurityExchange</w:t>
      </w:r>
      <w:proofErr w:type="spellEnd"/>
      <w:r w:rsidR="00520049">
        <w:t>)</w:t>
      </w:r>
    </w:p>
    <w:p w14:paraId="1816D4EC" w14:textId="31CB8973" w:rsidR="00764D44" w:rsidRDefault="00C7691F" w:rsidP="00764D44">
      <w:pPr>
        <w:pStyle w:val="ListParagraph"/>
        <w:numPr>
          <w:ilvl w:val="0"/>
          <w:numId w:val="66"/>
        </w:numPr>
      </w:pPr>
      <w:proofErr w:type="spellStart"/>
      <w:r>
        <w:t>customerPrice</w:t>
      </w:r>
      <w:proofErr w:type="spellEnd"/>
      <w:r>
        <w:t xml:space="preserve">: </w:t>
      </w:r>
      <w:r w:rsidR="00844C8C">
        <w:t>Average</w:t>
      </w:r>
      <w:r w:rsidR="00AE6218">
        <w:t xml:space="preserve"> Price, tag </w:t>
      </w:r>
      <w:r w:rsidR="00844C8C">
        <w:t>6</w:t>
      </w:r>
      <w:r w:rsidR="00AE6218">
        <w:t xml:space="preserve"> (</w:t>
      </w:r>
      <w:proofErr w:type="spellStart"/>
      <w:r w:rsidR="00844C8C">
        <w:t>Avg</w:t>
      </w:r>
      <w:r w:rsidR="00AE6218">
        <w:t>Px</w:t>
      </w:r>
      <w:proofErr w:type="spellEnd"/>
      <w:r w:rsidR="00AE6218">
        <w:t>) in case of FILLED</w:t>
      </w:r>
    </w:p>
    <w:p w14:paraId="2D74071A" w14:textId="2574FF6F" w:rsidR="00324B1C" w:rsidRDefault="00324B1C" w:rsidP="00E4684E">
      <w:pPr>
        <w:ind w:left="567"/>
      </w:pPr>
      <w:r>
        <w:t xml:space="preserve">This process is also following the </w:t>
      </w:r>
      <w:proofErr w:type="spellStart"/>
      <w:r>
        <w:t>OrderCancelRequest</w:t>
      </w:r>
      <w:proofErr w:type="spellEnd"/>
      <w:r>
        <w:t xml:space="preserve"> (F) which are sent by Wyden if a cancellation request is rejected.  If such message is received, it leads to a notification message with an </w:t>
      </w:r>
      <w:proofErr w:type="spellStart"/>
      <w:r>
        <w:t>eventType</w:t>
      </w:r>
      <w:proofErr w:type="spellEnd"/>
      <w:r>
        <w:t xml:space="preserve"> ‘</w:t>
      </w:r>
      <w:r w:rsidR="00841232">
        <w:t>CANCELLATION_REJECTED’</w:t>
      </w:r>
      <w:r w:rsidR="001864A5">
        <w:t xml:space="preserve">.  The message </w:t>
      </w:r>
      <w:r w:rsidR="00C11DF5">
        <w:t xml:space="preserve">is then </w:t>
      </w:r>
      <w:proofErr w:type="gramStart"/>
      <w:r w:rsidR="00C11DF5">
        <w:t>build</w:t>
      </w:r>
      <w:proofErr w:type="gramEnd"/>
      <w:r w:rsidR="00C11DF5">
        <w:t xml:space="preserve"> this way:</w:t>
      </w:r>
    </w:p>
    <w:p w14:paraId="7B9F70B7" w14:textId="08EEB8DB" w:rsidR="00C11DF5" w:rsidRDefault="00C11DF5" w:rsidP="00C11DF5">
      <w:pPr>
        <w:pStyle w:val="ListParagraph"/>
        <w:numPr>
          <w:ilvl w:val="0"/>
          <w:numId w:val="66"/>
        </w:numPr>
      </w:pPr>
      <w:proofErr w:type="spellStart"/>
      <w:r>
        <w:t>requestId</w:t>
      </w:r>
      <w:proofErr w:type="spellEnd"/>
      <w:r>
        <w:t>: Client Generated Order id, tag 11 (</w:t>
      </w:r>
      <w:proofErr w:type="spellStart"/>
      <w:r>
        <w:t>ClOrdId</w:t>
      </w:r>
      <w:proofErr w:type="spellEnd"/>
      <w:r>
        <w:t>)</w:t>
      </w:r>
    </w:p>
    <w:p w14:paraId="2EB417F7" w14:textId="77777777" w:rsidR="00C11DF5" w:rsidRDefault="00C11DF5" w:rsidP="00C11DF5">
      <w:pPr>
        <w:pStyle w:val="ListParagraph"/>
        <w:numPr>
          <w:ilvl w:val="0"/>
          <w:numId w:val="66"/>
        </w:numPr>
      </w:pPr>
      <w:proofErr w:type="spellStart"/>
      <w:r>
        <w:t>orderId</w:t>
      </w:r>
      <w:proofErr w:type="spellEnd"/>
      <w:r>
        <w:t>: Order Id, tag 37 (</w:t>
      </w:r>
      <w:proofErr w:type="spellStart"/>
      <w:r>
        <w:t>OrderId</w:t>
      </w:r>
      <w:proofErr w:type="spellEnd"/>
      <w:r>
        <w:t>)</w:t>
      </w:r>
    </w:p>
    <w:p w14:paraId="4E081F65" w14:textId="1BCEDCF2" w:rsidR="00C11DF5" w:rsidRDefault="00C11DF5" w:rsidP="00C11DF5">
      <w:pPr>
        <w:pStyle w:val="ListParagraph"/>
        <w:numPr>
          <w:ilvl w:val="0"/>
          <w:numId w:val="66"/>
        </w:numPr>
      </w:pPr>
      <w:proofErr w:type="spellStart"/>
      <w:r>
        <w:t>eventStatusReason</w:t>
      </w:r>
      <w:proofErr w:type="spellEnd"/>
      <w:r>
        <w:t xml:space="preserve">: </w:t>
      </w:r>
      <w:proofErr w:type="gramStart"/>
      <w:r w:rsidR="009801E0">
        <w:t xml:space="preserve">Cancellation </w:t>
      </w:r>
      <w:r>
        <w:t xml:space="preserve"> Rejection</w:t>
      </w:r>
      <w:proofErr w:type="gramEnd"/>
      <w:r>
        <w:t xml:space="preserve"> reason, tag 10</w:t>
      </w:r>
      <w:r w:rsidR="009801E0">
        <w:t>2</w:t>
      </w:r>
      <w:r>
        <w:t xml:space="preserve"> (</w:t>
      </w:r>
      <w:proofErr w:type="spellStart"/>
      <w:r w:rsidR="00441BC2">
        <w:t>Cxl</w:t>
      </w:r>
      <w:r>
        <w:t>RejReason</w:t>
      </w:r>
      <w:proofErr w:type="spellEnd"/>
      <w:r>
        <w:t>).</w:t>
      </w:r>
    </w:p>
    <w:p w14:paraId="5BB48C50" w14:textId="3AF0D79D" w:rsidR="00E4684E" w:rsidRDefault="00E4684E" w:rsidP="00CA5528">
      <w:pPr>
        <w:ind w:left="567"/>
      </w:pPr>
      <w:r>
        <w:t xml:space="preserve">The created message is pushed to the operation service via a call to the </w:t>
      </w:r>
      <w:r w:rsidR="00555161">
        <w:t xml:space="preserve">ad hoc </w:t>
      </w:r>
      <w:r>
        <w:t>endpoint</w:t>
      </w:r>
      <w:r w:rsidR="00E16554">
        <w:t xml:space="preserve"> (step 17).  For </w:t>
      </w:r>
      <w:proofErr w:type="gramStart"/>
      <w:r w:rsidR="00E16554">
        <w:t>now</w:t>
      </w:r>
      <w:proofErr w:type="gramEnd"/>
      <w:r w:rsidR="00E16554">
        <w:t xml:space="preserve"> this endpoint is synchronous, but it could evolve to an asynchronous endpoint in the future.</w:t>
      </w:r>
    </w:p>
    <w:p w14:paraId="141E13E2" w14:textId="77777777" w:rsidR="008E4A3B" w:rsidRDefault="008E4A3B" w:rsidP="00CA5528"/>
    <w:p w14:paraId="3F3CFB96" w14:textId="2B09C620" w:rsidR="008805CE" w:rsidRDefault="00645289" w:rsidP="008805CE">
      <w:pPr>
        <w:ind w:left="567"/>
      </w:pPr>
      <w:r>
        <w:t xml:space="preserve">In case of </w:t>
      </w:r>
      <w:proofErr w:type="spellStart"/>
      <w:r>
        <w:t>Aplo</w:t>
      </w:r>
      <w:proofErr w:type="spellEnd"/>
      <w:r w:rsidR="007C02E1">
        <w:t xml:space="preserve"> the notifications are received via a </w:t>
      </w:r>
      <w:proofErr w:type="spellStart"/>
      <w:r w:rsidR="007C02E1">
        <w:t>websocket</w:t>
      </w:r>
      <w:proofErr w:type="spellEnd"/>
      <w:r w:rsidR="00C67A35">
        <w:t xml:space="preserve"> (cf. </w:t>
      </w:r>
      <w:hyperlink r:id="rId78" w:anchor="trading-websocket" w:history="1">
        <w:r w:rsidR="00E16554" w:rsidRPr="00B4212C">
          <w:rPr>
            <w:rStyle w:val="Hyperlink"/>
          </w:rPr>
          <w:t>https://docs.trade.sheeldmatch.com/#trading-websocket</w:t>
        </w:r>
      </w:hyperlink>
      <w:r w:rsidR="005F456F">
        <w:t>)</w:t>
      </w:r>
      <w:r w:rsidR="00E16554">
        <w:t xml:space="preserve">, </w:t>
      </w:r>
      <w:proofErr w:type="spellStart"/>
      <w:r w:rsidR="00E16554">
        <w:t>cf</w:t>
      </w:r>
      <w:proofErr w:type="spellEnd"/>
      <w:r w:rsidR="00E16554">
        <w:t xml:space="preserve"> step </w:t>
      </w:r>
      <w:r w:rsidR="00BE5108">
        <w:t>18</w:t>
      </w:r>
      <w:r w:rsidR="007E245D">
        <w:t>.  Several notifications are received per order execution</w:t>
      </w:r>
      <w:r w:rsidR="000B25C2">
        <w:t>, which are identified</w:t>
      </w:r>
      <w:r w:rsidR="005F456F">
        <w:t xml:space="preserve"> </w:t>
      </w:r>
      <w:r w:rsidR="001A2B4D">
        <w:t>by a type.  We can have type A (</w:t>
      </w:r>
      <w:r w:rsidR="000A4A10">
        <w:t>add request), B (</w:t>
      </w:r>
      <w:r w:rsidR="006F0083">
        <w:t xml:space="preserve">balance), </w:t>
      </w:r>
      <w:r w:rsidR="00150689">
        <w:t xml:space="preserve">R (remove), </w:t>
      </w:r>
      <w:r w:rsidR="00690330">
        <w:t>O (Order) and T (Trade)</w:t>
      </w:r>
      <w:r w:rsidR="00AA5718">
        <w:t>.  We’ll care</w:t>
      </w:r>
      <w:r w:rsidR="00672F5F">
        <w:t xml:space="preserve"> mainly</w:t>
      </w:r>
      <w:r w:rsidR="00AA5718">
        <w:t xml:space="preserve"> about the O</w:t>
      </w:r>
      <w:r w:rsidR="0003621F">
        <w:t xml:space="preserve"> notification (which can be seen as the ‘client’ side of Wyden) and the T notification (which can be seen as the ‘street’ side of Wyden).</w:t>
      </w:r>
      <w:r w:rsidR="00AD202E">
        <w:t xml:space="preserve">  The rules to </w:t>
      </w:r>
      <w:r w:rsidR="00355F22">
        <w:t xml:space="preserve">filter the messages </w:t>
      </w:r>
      <w:r w:rsidR="00AD202E">
        <w:t>are the following:</w:t>
      </w:r>
    </w:p>
    <w:p w14:paraId="20458F7D" w14:textId="77777777" w:rsidR="000F5477" w:rsidRDefault="00AA3F97" w:rsidP="000F5477">
      <w:pPr>
        <w:pStyle w:val="ListParagraph"/>
        <w:numPr>
          <w:ilvl w:val="0"/>
          <w:numId w:val="65"/>
        </w:numPr>
      </w:pPr>
      <w:r>
        <w:t xml:space="preserve">O message with a </w:t>
      </w:r>
      <w:r w:rsidR="00761AFE">
        <w:t>reason ‘Add: Success’</w:t>
      </w:r>
      <w:r w:rsidR="000F5477">
        <w:t xml:space="preserve"> </w:t>
      </w:r>
      <w:r w:rsidR="000F5477">
        <w:rPr>
          <w:rFonts w:ascii="Wingdings" w:eastAsia="Wingdings" w:hAnsi="Wingdings" w:cs="Wingdings"/>
        </w:rPr>
        <w:t>à</w:t>
      </w:r>
      <w:r w:rsidR="000F5477">
        <w:t xml:space="preserve"> Normalized notification with </w:t>
      </w:r>
      <w:proofErr w:type="spellStart"/>
      <w:r w:rsidR="000F5477">
        <w:t>eventType</w:t>
      </w:r>
      <w:proofErr w:type="spellEnd"/>
      <w:r w:rsidR="000F5477">
        <w:t xml:space="preserve"> ‘NEW’</w:t>
      </w:r>
    </w:p>
    <w:p w14:paraId="5BC3B9FD" w14:textId="20C246A0" w:rsidR="00582804" w:rsidRDefault="00672F5F" w:rsidP="00582804">
      <w:pPr>
        <w:pStyle w:val="ListParagraph"/>
        <w:numPr>
          <w:ilvl w:val="0"/>
          <w:numId w:val="65"/>
        </w:numPr>
      </w:pPr>
      <w:r>
        <w:t xml:space="preserve">R message </w:t>
      </w:r>
      <w:r w:rsidR="00582804">
        <w:rPr>
          <w:rFonts w:ascii="Wingdings" w:eastAsia="Wingdings" w:hAnsi="Wingdings" w:cs="Wingdings"/>
        </w:rPr>
        <w:t>à</w:t>
      </w:r>
      <w:r w:rsidR="00582804">
        <w:t xml:space="preserve"> Normalized notification with </w:t>
      </w:r>
      <w:proofErr w:type="spellStart"/>
      <w:r w:rsidR="00582804">
        <w:t>eventType</w:t>
      </w:r>
      <w:proofErr w:type="spellEnd"/>
      <w:r w:rsidR="00582804">
        <w:t xml:space="preserve"> ‘</w:t>
      </w:r>
      <w:r w:rsidR="006C4815">
        <w:t>PENDING_</w:t>
      </w:r>
      <w:r w:rsidR="00CA2749">
        <w:t>CANCEL</w:t>
      </w:r>
      <w:r w:rsidR="00582804">
        <w:t>’</w:t>
      </w:r>
    </w:p>
    <w:p w14:paraId="226126F0" w14:textId="1850795B" w:rsidR="00AD202E" w:rsidRDefault="00CA2749" w:rsidP="00AD202E">
      <w:pPr>
        <w:pStyle w:val="ListParagraph"/>
        <w:numPr>
          <w:ilvl w:val="0"/>
          <w:numId w:val="67"/>
        </w:numPr>
      </w:pPr>
      <w:r>
        <w:t xml:space="preserve">O message with a reason ‘Remove: Success’ </w:t>
      </w:r>
      <w:r>
        <w:rPr>
          <w:rFonts w:ascii="Wingdings" w:eastAsia="Wingdings" w:hAnsi="Wingdings" w:cs="Wingdings"/>
        </w:rPr>
        <w:t>à</w:t>
      </w:r>
      <w:r>
        <w:t xml:space="preserve"> Normalized notification with </w:t>
      </w:r>
      <w:proofErr w:type="spellStart"/>
      <w:r>
        <w:t>eventType</w:t>
      </w:r>
      <w:proofErr w:type="spellEnd"/>
      <w:r>
        <w:t xml:space="preserve"> ‘CANCELLED’</w:t>
      </w:r>
    </w:p>
    <w:p w14:paraId="651B5945" w14:textId="448E6E0B" w:rsidR="00CA2749" w:rsidRDefault="00256B64" w:rsidP="00AD202E">
      <w:pPr>
        <w:pStyle w:val="ListParagraph"/>
        <w:numPr>
          <w:ilvl w:val="0"/>
          <w:numId w:val="67"/>
        </w:numPr>
      </w:pPr>
      <w:r>
        <w:t xml:space="preserve">O message with a reason ‘Remove: </w:t>
      </w:r>
      <w:r w:rsidR="004A34BB">
        <w:t>Removed due to expiration</w:t>
      </w:r>
      <w:r>
        <w:t xml:space="preserve">’ </w:t>
      </w:r>
      <w:r>
        <w:rPr>
          <w:rFonts w:ascii="Wingdings" w:eastAsia="Wingdings" w:hAnsi="Wingdings" w:cs="Wingdings"/>
        </w:rPr>
        <w:t>à</w:t>
      </w:r>
      <w:r>
        <w:t xml:space="preserve"> Normalized notification with </w:t>
      </w:r>
      <w:proofErr w:type="spellStart"/>
      <w:r>
        <w:t>eventType</w:t>
      </w:r>
      <w:proofErr w:type="spellEnd"/>
      <w:r>
        <w:t xml:space="preserve"> ‘</w:t>
      </w:r>
      <w:r w:rsidR="004A34BB">
        <w:t>EXPIRED</w:t>
      </w:r>
      <w:r>
        <w:t>’</w:t>
      </w:r>
    </w:p>
    <w:p w14:paraId="48356C57" w14:textId="6BB72088" w:rsidR="00306A54" w:rsidRDefault="00306A54" w:rsidP="00306A54">
      <w:pPr>
        <w:pStyle w:val="ListParagraph"/>
        <w:numPr>
          <w:ilvl w:val="0"/>
          <w:numId w:val="67"/>
        </w:numPr>
      </w:pPr>
      <w:r>
        <w:t xml:space="preserve">O message with a </w:t>
      </w:r>
      <w:r w:rsidR="00A57B29">
        <w:t>status</w:t>
      </w:r>
      <w:r>
        <w:t xml:space="preserve"> ‘</w:t>
      </w:r>
      <w:r w:rsidR="00A57B29">
        <w:t>error</w:t>
      </w:r>
      <w:r>
        <w:t xml:space="preserve">’ </w:t>
      </w:r>
      <w:r>
        <w:rPr>
          <w:rFonts w:ascii="Wingdings" w:eastAsia="Wingdings" w:hAnsi="Wingdings" w:cs="Wingdings"/>
        </w:rPr>
        <w:t>à</w:t>
      </w:r>
      <w:r>
        <w:t xml:space="preserve"> Normalized notification with </w:t>
      </w:r>
      <w:proofErr w:type="spellStart"/>
      <w:r>
        <w:t>eventType</w:t>
      </w:r>
      <w:proofErr w:type="spellEnd"/>
      <w:r>
        <w:t xml:space="preserve"> ‘</w:t>
      </w:r>
      <w:r w:rsidR="00B93976">
        <w:t>REJECTED</w:t>
      </w:r>
      <w:r>
        <w:t>’</w:t>
      </w:r>
    </w:p>
    <w:p w14:paraId="72C022FB" w14:textId="7BF47782" w:rsidR="00306A54" w:rsidRDefault="009C2619" w:rsidP="00AD202E">
      <w:pPr>
        <w:pStyle w:val="ListParagraph"/>
        <w:numPr>
          <w:ilvl w:val="0"/>
          <w:numId w:val="67"/>
        </w:numPr>
      </w:pPr>
      <w:r>
        <w:t xml:space="preserve">T message </w:t>
      </w:r>
      <w:r w:rsidR="003A63A1">
        <w:t xml:space="preserve">with a reason ‘Execution:  Normal execution’ </w:t>
      </w:r>
      <w:r w:rsidR="003A63A1">
        <w:rPr>
          <w:rFonts w:ascii="Wingdings" w:eastAsia="Wingdings" w:hAnsi="Wingdings" w:cs="Wingdings"/>
        </w:rPr>
        <w:t>à</w:t>
      </w:r>
      <w:r w:rsidR="003A63A1">
        <w:t xml:space="preserve"> Normalized notification with </w:t>
      </w:r>
      <w:proofErr w:type="spellStart"/>
      <w:r w:rsidR="003A63A1">
        <w:t>eventType</w:t>
      </w:r>
      <w:proofErr w:type="spellEnd"/>
      <w:r w:rsidR="003A63A1">
        <w:t xml:space="preserve"> ‘TRADE-EXECUTION’</w:t>
      </w:r>
    </w:p>
    <w:p w14:paraId="523E834E" w14:textId="4CD9BAFC" w:rsidR="003A63A1" w:rsidRDefault="00EF6C5D" w:rsidP="00AD202E">
      <w:pPr>
        <w:pStyle w:val="ListParagraph"/>
        <w:numPr>
          <w:ilvl w:val="0"/>
          <w:numId w:val="67"/>
        </w:numPr>
      </w:pPr>
      <w:r>
        <w:t xml:space="preserve">O message with a reason ‘Execution:  Normal execution’ and volume = 0 </w:t>
      </w:r>
      <w:r>
        <w:rPr>
          <w:rFonts w:ascii="Wingdings" w:eastAsia="Wingdings" w:hAnsi="Wingdings" w:cs="Wingdings"/>
        </w:rPr>
        <w:t>à</w:t>
      </w:r>
      <w:r>
        <w:t xml:space="preserve"> Normalized notification with </w:t>
      </w:r>
      <w:proofErr w:type="spellStart"/>
      <w:r>
        <w:t>eventType</w:t>
      </w:r>
      <w:proofErr w:type="spellEnd"/>
      <w:r>
        <w:t xml:space="preserve"> ‘FILLED’</w:t>
      </w:r>
    </w:p>
    <w:p w14:paraId="420496F9" w14:textId="77777777" w:rsidR="00FA5BBB" w:rsidRDefault="00FA5BBB" w:rsidP="00FA5BBB">
      <w:pPr>
        <w:ind w:left="567"/>
      </w:pPr>
      <w:r>
        <w:t>All other messages can be filtered out.</w:t>
      </w:r>
    </w:p>
    <w:p w14:paraId="45209869" w14:textId="77777777" w:rsidR="00FA5BBB" w:rsidRDefault="00FA5BBB" w:rsidP="00FA5BBB">
      <w:pPr>
        <w:ind w:left="567"/>
      </w:pPr>
      <w:r>
        <w:t>The rules to build the normalized notification message are:</w:t>
      </w:r>
    </w:p>
    <w:p w14:paraId="0E83D8B4" w14:textId="15997B7B" w:rsidR="00FA5BBB" w:rsidRDefault="00FA5BBB" w:rsidP="00FA5BBB">
      <w:pPr>
        <w:pStyle w:val="ListParagraph"/>
        <w:numPr>
          <w:ilvl w:val="0"/>
          <w:numId w:val="66"/>
        </w:numPr>
      </w:pPr>
      <w:proofErr w:type="spellStart"/>
      <w:r>
        <w:t>requestId</w:t>
      </w:r>
      <w:proofErr w:type="spellEnd"/>
      <w:r>
        <w:t xml:space="preserve">: </w:t>
      </w:r>
      <w:r w:rsidR="001C4EF3">
        <w:t>token</w:t>
      </w:r>
      <w:r>
        <w:t>.</w:t>
      </w:r>
    </w:p>
    <w:p w14:paraId="731D1BB9" w14:textId="043FCFF9" w:rsidR="00FA5BBB" w:rsidRDefault="00FA5BBB" w:rsidP="00FA5BBB">
      <w:pPr>
        <w:pStyle w:val="ListParagraph"/>
        <w:numPr>
          <w:ilvl w:val="0"/>
          <w:numId w:val="66"/>
        </w:numPr>
      </w:pPr>
      <w:proofErr w:type="spellStart"/>
      <w:r>
        <w:lastRenderedPageBreak/>
        <w:t>orderId</w:t>
      </w:r>
      <w:proofErr w:type="spellEnd"/>
      <w:r>
        <w:t xml:space="preserve">: </w:t>
      </w:r>
      <w:r w:rsidR="00815C72">
        <w:t xml:space="preserve">token (there is no new order id assigned by </w:t>
      </w:r>
      <w:proofErr w:type="spellStart"/>
      <w:r w:rsidR="00815C72">
        <w:t>Aplo</w:t>
      </w:r>
      <w:proofErr w:type="spellEnd"/>
      <w:r w:rsidR="00815C72">
        <w:t>)</w:t>
      </w:r>
    </w:p>
    <w:p w14:paraId="3EBD7A19" w14:textId="45790FE5" w:rsidR="00FA5BBB" w:rsidRDefault="00FA5BBB" w:rsidP="00FA5BBB">
      <w:pPr>
        <w:pStyle w:val="ListParagraph"/>
        <w:numPr>
          <w:ilvl w:val="0"/>
          <w:numId w:val="66"/>
        </w:numPr>
      </w:pPr>
      <w:proofErr w:type="spellStart"/>
      <w:r>
        <w:t>eventStatusReason</w:t>
      </w:r>
      <w:proofErr w:type="spellEnd"/>
      <w:r>
        <w:t xml:space="preserve">: </w:t>
      </w:r>
      <w:r w:rsidR="00815C72">
        <w:t>reason</w:t>
      </w:r>
    </w:p>
    <w:p w14:paraId="0601EE85" w14:textId="1403906E" w:rsidR="00FA5BBB" w:rsidRDefault="00FA5BBB" w:rsidP="00FA5BBB">
      <w:pPr>
        <w:pStyle w:val="ListParagraph"/>
        <w:numPr>
          <w:ilvl w:val="0"/>
          <w:numId w:val="66"/>
        </w:numPr>
      </w:pPr>
      <w:proofErr w:type="spellStart"/>
      <w:r>
        <w:t>tradeExecutionId</w:t>
      </w:r>
      <w:proofErr w:type="spellEnd"/>
      <w:r>
        <w:t xml:space="preserve">: </w:t>
      </w:r>
      <w:r w:rsidR="00815C72">
        <w:t>mid</w:t>
      </w:r>
      <w:r w:rsidR="00715E8A">
        <w:t xml:space="preserve"> (in case of TRADE_EXECUTION)</w:t>
      </w:r>
    </w:p>
    <w:p w14:paraId="13282B34" w14:textId="67021CF4" w:rsidR="00FA5BBB" w:rsidRDefault="00FA5BBB" w:rsidP="00FA5BBB">
      <w:pPr>
        <w:pStyle w:val="ListParagraph"/>
        <w:numPr>
          <w:ilvl w:val="0"/>
          <w:numId w:val="66"/>
        </w:numPr>
      </w:pPr>
      <w:proofErr w:type="spellStart"/>
      <w:r>
        <w:t>tradeExecutionDateTime</w:t>
      </w:r>
      <w:proofErr w:type="spellEnd"/>
      <w:r>
        <w:t xml:space="preserve">: </w:t>
      </w:r>
      <w:r w:rsidR="00C212F8">
        <w:t>time (</w:t>
      </w:r>
      <w:r>
        <w:t>in case of TRADE_EXECUTION</w:t>
      </w:r>
      <w:r w:rsidR="00C212F8">
        <w:t>)</w:t>
      </w:r>
    </w:p>
    <w:p w14:paraId="070E16ED" w14:textId="18053CA5" w:rsidR="00FA5BBB" w:rsidRDefault="00FA5BBB" w:rsidP="00FA5BBB">
      <w:pPr>
        <w:pStyle w:val="ListParagraph"/>
        <w:numPr>
          <w:ilvl w:val="0"/>
          <w:numId w:val="66"/>
        </w:numPr>
      </w:pPr>
      <w:proofErr w:type="spellStart"/>
      <w:r>
        <w:t>tradeExecutionPrice</w:t>
      </w:r>
      <w:proofErr w:type="spellEnd"/>
      <w:r>
        <w:t xml:space="preserve">: </w:t>
      </w:r>
      <w:r w:rsidR="007077A0">
        <w:t>price (</w:t>
      </w:r>
      <w:r>
        <w:t>in case of TRADE_EXECUTION</w:t>
      </w:r>
      <w:r w:rsidR="007077A0">
        <w:t>)</w:t>
      </w:r>
    </w:p>
    <w:p w14:paraId="42923BF1" w14:textId="1572A152" w:rsidR="00FA5BBB" w:rsidRDefault="00FA5BBB" w:rsidP="00FA5BBB">
      <w:pPr>
        <w:pStyle w:val="ListParagraph"/>
        <w:numPr>
          <w:ilvl w:val="0"/>
          <w:numId w:val="66"/>
        </w:numPr>
      </w:pPr>
      <w:proofErr w:type="spellStart"/>
      <w:r>
        <w:t>tradeExecutionNoOfUnits</w:t>
      </w:r>
      <w:proofErr w:type="spellEnd"/>
      <w:r>
        <w:t xml:space="preserve">: </w:t>
      </w:r>
      <w:r w:rsidR="003A6135">
        <w:t>volume (</w:t>
      </w:r>
      <w:r>
        <w:t>in case of TRADE_EXECUTION</w:t>
      </w:r>
      <w:r w:rsidR="003A6135">
        <w:t>)</w:t>
      </w:r>
    </w:p>
    <w:p w14:paraId="7F126F14" w14:textId="68FDC524" w:rsidR="00FA5BBB" w:rsidRDefault="00FA5BBB" w:rsidP="00FA5BBB">
      <w:pPr>
        <w:pStyle w:val="ListParagraph"/>
        <w:numPr>
          <w:ilvl w:val="0"/>
          <w:numId w:val="66"/>
        </w:numPr>
      </w:pPr>
      <w:proofErr w:type="spellStart"/>
      <w:r>
        <w:t>tradeExecutionFee</w:t>
      </w:r>
      <w:proofErr w:type="spellEnd"/>
      <w:r>
        <w:t xml:space="preserve">: </w:t>
      </w:r>
      <w:r w:rsidR="003A6135">
        <w:t xml:space="preserve">0 (the fees are communicated later by </w:t>
      </w:r>
      <w:proofErr w:type="spellStart"/>
      <w:r w:rsidR="003A6135">
        <w:t>Aplo</w:t>
      </w:r>
      <w:proofErr w:type="spellEnd"/>
      <w:r w:rsidR="003A6135">
        <w:t>)</w:t>
      </w:r>
    </w:p>
    <w:p w14:paraId="013C4D01" w14:textId="1B40EB3F" w:rsidR="00FA5BBB" w:rsidRDefault="00FA5BBB" w:rsidP="00FA5BBB">
      <w:pPr>
        <w:pStyle w:val="ListParagraph"/>
        <w:numPr>
          <w:ilvl w:val="0"/>
          <w:numId w:val="66"/>
        </w:numPr>
      </w:pPr>
      <w:proofErr w:type="spellStart"/>
      <w:r>
        <w:t>tradeExecutionFeeCurrency</w:t>
      </w:r>
      <w:proofErr w:type="spellEnd"/>
      <w:r>
        <w:t xml:space="preserve">: </w:t>
      </w:r>
      <w:r w:rsidR="003A6135">
        <w:t>EUR</w:t>
      </w:r>
    </w:p>
    <w:p w14:paraId="0162C0DC" w14:textId="6947CB54" w:rsidR="00FA5BBB" w:rsidRDefault="00FA5BBB" w:rsidP="00FA5BBB">
      <w:pPr>
        <w:pStyle w:val="ListParagraph"/>
        <w:numPr>
          <w:ilvl w:val="0"/>
          <w:numId w:val="66"/>
        </w:numPr>
      </w:pPr>
      <w:proofErr w:type="spellStart"/>
      <w:r>
        <w:t>tradeExecutionVenue</w:t>
      </w:r>
      <w:proofErr w:type="spellEnd"/>
      <w:r>
        <w:t xml:space="preserve">: </w:t>
      </w:r>
      <w:r w:rsidR="00E44FDA">
        <w:t>venue (in case of TRADE_EXECUTION)</w:t>
      </w:r>
      <w:r>
        <w:t>.</w:t>
      </w:r>
    </w:p>
    <w:p w14:paraId="191D03E7" w14:textId="36CDBD4B" w:rsidR="00EF2AAB" w:rsidRDefault="00EF2AAB" w:rsidP="00FA5BBB">
      <w:pPr>
        <w:pStyle w:val="ListParagraph"/>
        <w:numPr>
          <w:ilvl w:val="0"/>
          <w:numId w:val="66"/>
        </w:numPr>
      </w:pPr>
      <w:proofErr w:type="spellStart"/>
      <w:r>
        <w:t>customerPrice</w:t>
      </w:r>
      <w:proofErr w:type="spellEnd"/>
      <w:r>
        <w:t>: price, on which the bank margin is applied</w:t>
      </w:r>
      <w:r w:rsidR="00A429FD">
        <w:t xml:space="preserve">, considering bank margin is not managed via </w:t>
      </w:r>
      <w:proofErr w:type="spellStart"/>
      <w:r w:rsidR="00A429FD">
        <w:t>Aplo</w:t>
      </w:r>
      <w:proofErr w:type="spellEnd"/>
      <w:r w:rsidR="00A429FD">
        <w:t xml:space="preserve"> but in SCS</w:t>
      </w:r>
      <w:r>
        <w:t xml:space="preserve"> (in case of </w:t>
      </w:r>
      <w:r w:rsidR="00E86ACF">
        <w:t>FILLED)</w:t>
      </w:r>
      <w:r w:rsidR="00A429FD">
        <w:t>.</w:t>
      </w:r>
    </w:p>
    <w:p w14:paraId="03EDE51F" w14:textId="3D475E78" w:rsidR="000178A8" w:rsidRDefault="000178A8" w:rsidP="009C633F">
      <w:pPr>
        <w:ind w:left="567"/>
      </w:pPr>
      <w:r>
        <w:t xml:space="preserve">The message related to the </w:t>
      </w:r>
      <w:proofErr w:type="spellStart"/>
      <w:r>
        <w:t>eventType</w:t>
      </w:r>
      <w:proofErr w:type="spellEnd"/>
      <w:r>
        <w:t xml:space="preserve"> ‘CANCELLATION_REJECTED’ is generated in </w:t>
      </w:r>
      <w:r w:rsidR="002F3EBF">
        <w:t xml:space="preserve">case of error in </w:t>
      </w:r>
      <w:r>
        <w:t xml:space="preserve">return of the </w:t>
      </w:r>
      <w:r w:rsidRPr="000178A8">
        <w:t>DELETE /participants/</w:t>
      </w:r>
      <w:r w:rsidR="002F3EBF">
        <w:t>{</w:t>
      </w:r>
      <w:r w:rsidR="0003626C">
        <w:t>MPID</w:t>
      </w:r>
      <w:r w:rsidR="002F3EBF">
        <w:t>}</w:t>
      </w:r>
      <w:r w:rsidRPr="000178A8">
        <w:t>/orders/</w:t>
      </w:r>
      <w:r w:rsidR="002F3EBF">
        <w:t>{</w:t>
      </w:r>
      <w:r w:rsidRPr="000178A8">
        <w:t>token</w:t>
      </w:r>
      <w:r w:rsidR="002F3EBF">
        <w:t>} REST API call as illustrated earlier.</w:t>
      </w:r>
    </w:p>
    <w:p w14:paraId="38A205B7" w14:textId="44E72709" w:rsidR="00BE5108" w:rsidRDefault="00BE5108" w:rsidP="00CA5528">
      <w:pPr>
        <w:ind w:left="567"/>
      </w:pPr>
      <w:r>
        <w:t>The created message is pushed to the operation service via a call to the ad hoc endpoint (step 1</w:t>
      </w:r>
      <w:r w:rsidR="009C633F">
        <w:t>9</w:t>
      </w:r>
      <w:r>
        <w:t xml:space="preserve">).  For </w:t>
      </w:r>
      <w:proofErr w:type="gramStart"/>
      <w:r>
        <w:t>now</w:t>
      </w:r>
      <w:proofErr w:type="gramEnd"/>
      <w:r>
        <w:t xml:space="preserve"> this endpoint is synchronous, but it could evolve to an asynchronous endpoint in the future.</w:t>
      </w:r>
    </w:p>
    <w:p w14:paraId="52A995B3" w14:textId="109DB6B2" w:rsidR="003E530C" w:rsidRDefault="003E530C" w:rsidP="00CA5528">
      <w:pPr>
        <w:ind w:left="567"/>
      </w:pPr>
      <w:r>
        <w:t xml:space="preserve">If it’s the last notification (cf. status ‘FILLED’) a call to </w:t>
      </w:r>
      <w:proofErr w:type="spellStart"/>
      <w:r w:rsidR="006A2AD5">
        <w:t>Aplo</w:t>
      </w:r>
      <w:proofErr w:type="spellEnd"/>
      <w:r w:rsidR="006A2AD5">
        <w:t xml:space="preserve"> must be made to move the received funds from the trading sub-account to the funding sub-account.</w:t>
      </w:r>
      <w:r w:rsidR="00613E7D">
        <w:t xml:space="preserve">  That’s a</w:t>
      </w:r>
      <w:r w:rsidR="004B0E10">
        <w:t xml:space="preserve"> </w:t>
      </w:r>
      <w:r w:rsidR="00613E7D">
        <w:t xml:space="preserve">call to the </w:t>
      </w:r>
      <w:proofErr w:type="spellStart"/>
      <w:r w:rsidR="00613E7D">
        <w:t>Aplo</w:t>
      </w:r>
      <w:proofErr w:type="spellEnd"/>
      <w:r w:rsidR="00613E7D">
        <w:t xml:space="preserve"> </w:t>
      </w:r>
      <w:r w:rsidR="004B0E10">
        <w:t>REST endpoint POST /accounts/{</w:t>
      </w:r>
      <w:proofErr w:type="spellStart"/>
      <w:r w:rsidR="004B0E10">
        <w:t>accountId</w:t>
      </w:r>
      <w:proofErr w:type="spellEnd"/>
      <w:r w:rsidR="004B0E10">
        <w:t>}/transfer-request (as in step 4)</w:t>
      </w:r>
      <w:r w:rsidR="00832177">
        <w:t>.  It may be possible that there are also some ‘quote’ assets</w:t>
      </w:r>
      <w:r w:rsidR="00D424DE">
        <w:t xml:space="preserve"> (in case of a buy order, otherwise the main asset in case of a sell order)</w:t>
      </w:r>
      <w:r w:rsidR="00832177">
        <w:t xml:space="preserve"> remaining on the trade</w:t>
      </w:r>
      <w:r w:rsidR="002F053D">
        <w:t xml:space="preserve"> sub-account; these ones </w:t>
      </w:r>
      <w:r w:rsidR="003049A5">
        <w:t>are left there, considering they become part of the ‘float’ required to guarantee execution of market order</w:t>
      </w:r>
      <w:r w:rsidR="002F053D">
        <w:t>.</w:t>
      </w:r>
    </w:p>
    <w:p w14:paraId="7784591C" w14:textId="77777777" w:rsidR="00A95468" w:rsidRDefault="00A95468" w:rsidP="00CA5528">
      <w:pPr>
        <w:pStyle w:val="ListParagraph"/>
        <w:ind w:left="1287"/>
      </w:pPr>
    </w:p>
    <w:p w14:paraId="786F67DA" w14:textId="1B323061" w:rsidR="004006E9" w:rsidRDefault="009C633F" w:rsidP="001F6970">
      <w:pPr>
        <w:ind w:left="567"/>
      </w:pPr>
      <w:r>
        <w:t>Fourth part of the diagram, from s</w:t>
      </w:r>
      <w:r w:rsidR="004006E9">
        <w:t>tep 2</w:t>
      </w:r>
      <w:r w:rsidR="004B0E10">
        <w:t>1</w:t>
      </w:r>
      <w:r w:rsidR="004006E9">
        <w:t xml:space="preserve"> to 2</w:t>
      </w:r>
      <w:r w:rsidR="004B0E10">
        <w:t>4</w:t>
      </w:r>
      <w:r>
        <w:t>,</w:t>
      </w:r>
      <w:r w:rsidR="004006E9">
        <w:t xml:space="preserve"> illustrates the creation of </w:t>
      </w:r>
      <w:r w:rsidR="00D744BF">
        <w:t xml:space="preserve">a portfolio at OMS level.  We use the term of portfolio to refer to the segregation of assets at OMS level per customer.  This concept exists in Wyden and is named ‘portfolio’.  It exists also in </w:t>
      </w:r>
      <w:proofErr w:type="spellStart"/>
      <w:r w:rsidR="00D744BF">
        <w:t>Aplo</w:t>
      </w:r>
      <w:proofErr w:type="spellEnd"/>
      <w:r w:rsidR="00D744BF">
        <w:t xml:space="preserve"> and is named ‘virtual account’.  </w:t>
      </w:r>
      <w:r w:rsidR="0058351E">
        <w:t xml:space="preserve">In the current integration, we only used it with Wyden, not with </w:t>
      </w:r>
      <w:proofErr w:type="spellStart"/>
      <w:r w:rsidR="0058351E">
        <w:t>Aplo</w:t>
      </w:r>
      <w:proofErr w:type="spellEnd"/>
      <w:r w:rsidR="0058351E">
        <w:t>.</w:t>
      </w:r>
    </w:p>
    <w:p w14:paraId="48909E24" w14:textId="6F76CB22" w:rsidR="00FB1B8B" w:rsidRPr="00A007F8" w:rsidRDefault="00FB1B8B" w:rsidP="001F6970">
      <w:pPr>
        <w:ind w:left="567"/>
      </w:pPr>
      <w:r>
        <w:t xml:space="preserve">In the case of Wyden, this </w:t>
      </w:r>
      <w:r w:rsidR="00635188">
        <w:t xml:space="preserve">is </w:t>
      </w:r>
      <w:r>
        <w:t xml:space="preserve">done by calling the API endpoint POST /rest/portfolio (cf. </w:t>
      </w:r>
      <w:hyperlink r:id="rId79" w:anchor="create-a-portfolio" w:history="1">
        <w:r w:rsidRPr="00A659D8">
          <w:rPr>
            <w:rStyle w:val="Hyperlink"/>
          </w:rPr>
          <w:t>https://rest.wyden.io/#create-a-portfolio</w:t>
        </w:r>
      </w:hyperlink>
      <w:r>
        <w:t>)</w:t>
      </w:r>
      <w:r w:rsidR="006F2004">
        <w:t xml:space="preserve">, cf. step </w:t>
      </w:r>
      <w:r w:rsidR="00F52A5C">
        <w:t>2</w:t>
      </w:r>
      <w:r w:rsidR="004B0E10">
        <w:t>2</w:t>
      </w:r>
      <w:r>
        <w:t xml:space="preserve">.  The name of portfolio in Wyden (which must be unique) is set to the </w:t>
      </w:r>
      <w:proofErr w:type="spellStart"/>
      <w:r>
        <w:t>accountId</w:t>
      </w:r>
      <w:proofErr w:type="spellEnd"/>
      <w:r>
        <w:t xml:space="preserve"> value.</w:t>
      </w:r>
      <w:r w:rsidR="00920778">
        <w:t xml:space="preserve">  The portfolio </w:t>
      </w:r>
      <w:proofErr w:type="gramStart"/>
      <w:r w:rsidR="00920778">
        <w:t>has to</w:t>
      </w:r>
      <w:proofErr w:type="gramEnd"/>
      <w:r w:rsidR="00920778">
        <w:t xml:space="preserve"> be created in a structure (“portfolio group”) which </w:t>
      </w:r>
      <w:r w:rsidR="00CC6232">
        <w:t>is provided by the configuration</w:t>
      </w:r>
      <w:r w:rsidR="004259D9">
        <w:t xml:space="preserve"> (cf. </w:t>
      </w:r>
      <w:r w:rsidR="00F2337B">
        <w:t>integration guide, usage of the portfolio defined by the context [Customer]</w:t>
      </w:r>
      <w:r w:rsidR="00380A8D">
        <w:t>)</w:t>
      </w:r>
      <w:r w:rsidR="008B6E8E">
        <w:t xml:space="preserve">.  The interface of the ‘create portfolio’ endpoint of the </w:t>
      </w:r>
      <w:r w:rsidR="00AF5FAB">
        <w:t>integration</w:t>
      </w:r>
      <w:r w:rsidR="008B6E8E">
        <w:t xml:space="preserve"> module foresees a field ‘account type’</w:t>
      </w:r>
      <w:r w:rsidR="00AF5FAB">
        <w:t xml:space="preserve"> which in the future will allow to determine the right structure in which creating the portfolio.</w:t>
      </w:r>
    </w:p>
    <w:p w14:paraId="57FD8A9F" w14:textId="1D248FFA" w:rsidR="00AA13A1" w:rsidRPr="00546288" w:rsidRDefault="00380A8D" w:rsidP="00F93031">
      <w:pPr>
        <w:pStyle w:val="Currenttext"/>
      </w:pPr>
      <w:r>
        <w:t>In the</w:t>
      </w:r>
      <w:r w:rsidR="001723EC">
        <w:t xml:space="preserve"> case of </w:t>
      </w:r>
      <w:proofErr w:type="spellStart"/>
      <w:r w:rsidR="001723EC">
        <w:t>Aplo</w:t>
      </w:r>
      <w:proofErr w:type="spellEnd"/>
      <w:r w:rsidR="001723EC">
        <w:t>, we don’t create virtual accounts per customer</w:t>
      </w:r>
      <w:r w:rsidR="00CB55F3">
        <w:t xml:space="preserve">.  There is no interaction with </w:t>
      </w:r>
      <w:proofErr w:type="spellStart"/>
      <w:proofErr w:type="gramStart"/>
      <w:r w:rsidR="00CB55F3">
        <w:t>Aplo</w:t>
      </w:r>
      <w:proofErr w:type="spellEnd"/>
      <w:proofErr w:type="gramEnd"/>
      <w:r w:rsidR="00757983">
        <w:t xml:space="preserve"> and</w:t>
      </w:r>
      <w:r w:rsidR="00027C17">
        <w:t xml:space="preserve"> the integration module returns a portfolio id which is </w:t>
      </w:r>
      <w:r w:rsidR="00757983">
        <w:t>set to ‘null’.</w:t>
      </w:r>
    </w:p>
    <w:p w14:paraId="656DF7E3" w14:textId="4ABA332B" w:rsidR="00024704" w:rsidRDefault="009C633F" w:rsidP="009C633F">
      <w:pPr>
        <w:ind w:left="567"/>
      </w:pPr>
      <w:bookmarkStart w:id="88" w:name="_Ref201330525"/>
      <w:r>
        <w:t>Fifth part of the diagram, from</w:t>
      </w:r>
      <w:r w:rsidR="001C7504">
        <w:t xml:space="preserve"> step </w:t>
      </w:r>
      <w:r w:rsidR="006A721D">
        <w:t>2</w:t>
      </w:r>
      <w:r w:rsidR="004B0E10">
        <w:t>6</w:t>
      </w:r>
      <w:r w:rsidR="006A721D">
        <w:t xml:space="preserve"> to 2</w:t>
      </w:r>
      <w:r w:rsidR="004B0E10">
        <w:t>9</w:t>
      </w:r>
      <w:r w:rsidR="006A721D">
        <w:t xml:space="preserve">, illustrates the update of portfolio position at OMS level.  This </w:t>
      </w:r>
      <w:r w:rsidR="008822DA">
        <w:t xml:space="preserve">is only applicable for Wyden.  In the case of </w:t>
      </w:r>
      <w:proofErr w:type="spellStart"/>
      <w:r w:rsidR="008822DA">
        <w:t>Aplo</w:t>
      </w:r>
      <w:proofErr w:type="spellEnd"/>
      <w:r w:rsidR="008822DA">
        <w:t>, a call this endpoint of the integration module won’t have any impact.</w:t>
      </w:r>
    </w:p>
    <w:p w14:paraId="70459001" w14:textId="6449C57F" w:rsidR="00635188" w:rsidRDefault="00635188" w:rsidP="00CA5528">
      <w:pPr>
        <w:ind w:left="567"/>
      </w:pPr>
      <w:r>
        <w:t>In case of Wyden, this is</w:t>
      </w:r>
      <w:r w:rsidR="00062CD5">
        <w:t xml:space="preserve"> a call to the API endpoint </w:t>
      </w:r>
      <w:r w:rsidR="00DA012B">
        <w:t>POST /</w:t>
      </w:r>
      <w:r w:rsidR="00497ED5">
        <w:t>transaction to update the position</w:t>
      </w:r>
      <w:r w:rsidR="00572C0C">
        <w:t xml:space="preserve"> (step 2</w:t>
      </w:r>
      <w:r w:rsidR="004B0E10">
        <w:t>7</w:t>
      </w:r>
      <w:r w:rsidR="00572C0C">
        <w:t>)</w:t>
      </w:r>
      <w:r w:rsidR="00497ED5">
        <w:t>.  Th</w:t>
      </w:r>
      <w:r w:rsidR="00501D22">
        <w:t xml:space="preserve">e </w:t>
      </w:r>
      <w:proofErr w:type="spellStart"/>
      <w:r w:rsidR="00501D22">
        <w:t>portfolioId</w:t>
      </w:r>
      <w:proofErr w:type="spellEnd"/>
      <w:r w:rsidR="00501D22">
        <w:t>, stored at the level of digital asset account, is required to update the right position.</w:t>
      </w:r>
      <w:r w:rsidR="00017FCD">
        <w:t xml:space="preserve">  </w:t>
      </w:r>
    </w:p>
    <w:p w14:paraId="2971AE5C" w14:textId="6C74BEB3" w:rsidR="00F31708" w:rsidRDefault="00F31708" w:rsidP="00CA5528">
      <w:pPr>
        <w:ind w:left="567"/>
      </w:pPr>
    </w:p>
    <w:p w14:paraId="006AFA92" w14:textId="0592A22F" w:rsidR="00F31708" w:rsidRDefault="001214C5" w:rsidP="00CA5528">
      <w:pPr>
        <w:ind w:left="567"/>
      </w:pPr>
      <w:r>
        <w:t xml:space="preserve">The order integration module publishes also an internal endpoint to retrieve positions at exchanges or at broker level.  This endpoint is used to build the operational dashboard related to bank positions (cf. § </w:t>
      </w:r>
      <w:r>
        <w:fldChar w:fldCharType="begin"/>
      </w:r>
      <w:r>
        <w:instrText xml:space="preserve"> REF _Ref211582003 \r \h </w:instrText>
      </w:r>
      <w:r>
        <w:fldChar w:fldCharType="separate"/>
      </w:r>
      <w:r>
        <w:t>3.30.4</w:t>
      </w:r>
      <w:r>
        <w:fldChar w:fldCharType="end"/>
      </w:r>
      <w:r>
        <w:t xml:space="preserve">).  </w:t>
      </w:r>
      <w:r w:rsidR="00661FEE">
        <w:t xml:space="preserve">For now, this endpoint is only implemented for Wyden, integration with </w:t>
      </w:r>
      <w:proofErr w:type="spellStart"/>
      <w:r w:rsidR="00661FEE">
        <w:t>Aplo</w:t>
      </w:r>
      <w:proofErr w:type="spellEnd"/>
      <w:r w:rsidR="00661FEE">
        <w:t xml:space="preserve"> will come later.  </w:t>
      </w:r>
      <w:r w:rsidR="008E6FDC">
        <w:t xml:space="preserve">This endpoint </w:t>
      </w:r>
      <w:r w:rsidR="00532E2C">
        <w:t xml:space="preserve">requires in input </w:t>
      </w:r>
      <w:r w:rsidR="00661FEE">
        <w:t>an identification of the exchange</w:t>
      </w:r>
      <w:r w:rsidR="00A3705A">
        <w:t xml:space="preserve">, which corresponds to the </w:t>
      </w:r>
      <w:r w:rsidR="00AC5605">
        <w:t>‘</w:t>
      </w:r>
      <w:proofErr w:type="spellStart"/>
      <w:r w:rsidR="009A6B23">
        <w:t>exchangeId</w:t>
      </w:r>
      <w:proofErr w:type="spellEnd"/>
      <w:r w:rsidR="00AC5605">
        <w:t xml:space="preserve">’ of the related position in </w:t>
      </w:r>
      <w:r w:rsidR="000D5573">
        <w:t xml:space="preserve">our </w:t>
      </w:r>
      <w:r w:rsidR="00E21673">
        <w:t>sub</w:t>
      </w:r>
      <w:r w:rsidR="000D5573">
        <w:t>ledger for bank positions.  Practically we won’t interact with Wyden but with Fireblocks, considering that Fireblocks is configured to have access to the exchanges.</w:t>
      </w:r>
      <w:r w:rsidR="005F2230">
        <w:t xml:space="preserve">  The Fireblocks API endpoint providing exchange information is </w:t>
      </w:r>
      <w:r w:rsidR="0028293A">
        <w:t>GET /</w:t>
      </w:r>
      <w:proofErr w:type="spellStart"/>
      <w:r w:rsidR="0028293A">
        <w:t>exchange_accounts</w:t>
      </w:r>
      <w:proofErr w:type="spellEnd"/>
      <w:r w:rsidR="0028293A">
        <w:t>/{</w:t>
      </w:r>
      <w:proofErr w:type="spellStart"/>
      <w:r w:rsidR="0028293A">
        <w:t>exchangeAccountId</w:t>
      </w:r>
      <w:proofErr w:type="spellEnd"/>
      <w:r w:rsidR="0028293A">
        <w:t xml:space="preserve">} (cf. </w:t>
      </w:r>
      <w:hyperlink r:id="rId80" w:history="1">
        <w:r w:rsidR="00AD6EC5" w:rsidRPr="009E6065">
          <w:rPr>
            <w:rStyle w:val="Hyperlink"/>
          </w:rPr>
          <w:t>https://developers.fireblocks.com/reference/getexchangeaccount</w:t>
        </w:r>
      </w:hyperlink>
      <w:r w:rsidR="0028293A">
        <w:t>)</w:t>
      </w:r>
      <w:r w:rsidR="00AC7C20">
        <w:t xml:space="preserve">, which returns the list of exchanges and for each a table with a list of assets that contains </w:t>
      </w:r>
      <w:r w:rsidR="00FE402F">
        <w:t>the balance of each assets at the exchange</w:t>
      </w:r>
      <w:r w:rsidR="0028293A">
        <w:t>.</w:t>
      </w:r>
      <w:r w:rsidR="00AD6EC5">
        <w:t xml:space="preserve">  The </w:t>
      </w:r>
      <w:r w:rsidR="00A94E96">
        <w:t>internal endpoint of the integration module is publishing a similar endpoint, returning following information:</w:t>
      </w:r>
    </w:p>
    <w:p w14:paraId="753BB0F8" w14:textId="35745D66" w:rsidR="00A94E96" w:rsidRDefault="00A94E96" w:rsidP="00A94E96">
      <w:pPr>
        <w:pStyle w:val="ListParagraph"/>
        <w:numPr>
          <w:ilvl w:val="0"/>
          <w:numId w:val="144"/>
        </w:numPr>
      </w:pPr>
      <w:proofErr w:type="spellStart"/>
      <w:r>
        <w:t>exchangeId</w:t>
      </w:r>
      <w:proofErr w:type="spellEnd"/>
      <w:r>
        <w:t>: the identification of the exchange, provided in input.</w:t>
      </w:r>
    </w:p>
    <w:p w14:paraId="27744F28" w14:textId="2F4374B3" w:rsidR="00A94E96" w:rsidRDefault="00D77821" w:rsidP="00A94E96">
      <w:pPr>
        <w:pStyle w:val="ListParagraph"/>
        <w:numPr>
          <w:ilvl w:val="0"/>
          <w:numId w:val="144"/>
        </w:numPr>
      </w:pPr>
      <w:proofErr w:type="spellStart"/>
      <w:r>
        <w:t>exchangeName</w:t>
      </w:r>
      <w:proofErr w:type="spellEnd"/>
      <w:r>
        <w:t>: Name of the exchange</w:t>
      </w:r>
    </w:p>
    <w:p w14:paraId="49A33258" w14:textId="5F6EE2BA" w:rsidR="00D77821" w:rsidRDefault="007E0085" w:rsidP="00A94E96">
      <w:pPr>
        <w:pStyle w:val="ListParagraph"/>
        <w:numPr>
          <w:ilvl w:val="0"/>
          <w:numId w:val="144"/>
        </w:numPr>
      </w:pPr>
      <w:r>
        <w:t>A list of position</w:t>
      </w:r>
      <w:r w:rsidR="005F2B0E">
        <w:t>s, with</w:t>
      </w:r>
      <w:r>
        <w:t>:</w:t>
      </w:r>
    </w:p>
    <w:p w14:paraId="4AA49902" w14:textId="3F7492DA" w:rsidR="007E0085" w:rsidRDefault="005F2B0E" w:rsidP="007E0085">
      <w:pPr>
        <w:pStyle w:val="ListParagraph"/>
        <w:numPr>
          <w:ilvl w:val="1"/>
          <w:numId w:val="144"/>
        </w:numPr>
      </w:pPr>
      <w:r>
        <w:t>id: the identification of the position</w:t>
      </w:r>
    </w:p>
    <w:p w14:paraId="62E91D8F" w14:textId="287C90B9" w:rsidR="005F2B0E" w:rsidRDefault="002D0122" w:rsidP="007E0085">
      <w:pPr>
        <w:pStyle w:val="ListParagraph"/>
        <w:numPr>
          <w:ilvl w:val="1"/>
          <w:numId w:val="144"/>
        </w:numPr>
      </w:pPr>
      <w:proofErr w:type="spellStart"/>
      <w:r>
        <w:t>assetSymbol</w:t>
      </w:r>
      <w:proofErr w:type="spellEnd"/>
      <w:r>
        <w:t>: the symbol of the asset (e.g. BTC)</w:t>
      </w:r>
    </w:p>
    <w:p w14:paraId="644E632C" w14:textId="39A41685" w:rsidR="002D0122" w:rsidRDefault="002D0122" w:rsidP="007E0085">
      <w:pPr>
        <w:pStyle w:val="ListParagraph"/>
        <w:numPr>
          <w:ilvl w:val="1"/>
          <w:numId w:val="144"/>
        </w:numPr>
      </w:pPr>
      <w:r>
        <w:t>balance: the balance of the position</w:t>
      </w:r>
    </w:p>
    <w:p w14:paraId="283621CB" w14:textId="5EF01CA6" w:rsidR="002D0122" w:rsidRPr="00024704" w:rsidRDefault="00A70524" w:rsidP="00046845">
      <w:pPr>
        <w:pStyle w:val="ListParagraph"/>
        <w:numPr>
          <w:ilvl w:val="1"/>
          <w:numId w:val="144"/>
        </w:numPr>
      </w:pPr>
      <w:r>
        <w:t>available: the available balance of the position</w:t>
      </w:r>
    </w:p>
    <w:p w14:paraId="03CF5743" w14:textId="32F3C05A" w:rsidR="001127F8" w:rsidRDefault="00A21548" w:rsidP="00E31ED1">
      <w:pPr>
        <w:pStyle w:val="Title2"/>
      </w:pPr>
      <w:bookmarkStart w:id="89" w:name="_Ref204607096"/>
      <w:bookmarkStart w:id="90" w:name="_Toc226736223"/>
      <w:r>
        <w:t>Limit update request</w:t>
      </w:r>
      <w:bookmarkEnd w:id="89"/>
      <w:bookmarkEnd w:id="90"/>
    </w:p>
    <w:p w14:paraId="09835242" w14:textId="0940DD15" w:rsidR="00A21548" w:rsidRDefault="00A21548" w:rsidP="00A21548">
      <w:pPr>
        <w:pStyle w:val="Currenttext"/>
      </w:pPr>
      <w:r>
        <w:t>The customer can request an update of the operation limit.  This request must currently be validated by an operation manager to be applied.</w:t>
      </w:r>
    </w:p>
    <w:p w14:paraId="6AEB3EB1" w14:textId="349739C2" w:rsidR="00A21548" w:rsidRDefault="00A21548" w:rsidP="00A21548">
      <w:pPr>
        <w:pStyle w:val="Currenttext"/>
      </w:pPr>
      <w:r>
        <w:lastRenderedPageBreak/>
        <w:t>There following sequence diagram illustrates th</w:t>
      </w:r>
      <w:r w:rsidR="004B6150">
        <w:t>e two steps of this process: first the creation of the update request from the customer then the validation of this request by a bank user.</w:t>
      </w:r>
      <w:r w:rsidR="005D6EA3">
        <w:t xml:space="preserve">  The first part of the diagram illustrates the retrieval of limits</w:t>
      </w:r>
      <w:r w:rsidR="00AD4F3D">
        <w:t xml:space="preserve">, introducing the related API and its </w:t>
      </w:r>
      <w:r w:rsidR="00FE65E1">
        <w:t>behaviour</w:t>
      </w:r>
      <w:r w:rsidR="00AD4F3D">
        <w:t>.</w:t>
      </w:r>
      <w:r w:rsidR="003577B7">
        <w:t xml:space="preserve">  This use case relies on the usage of a task, cf. § </w:t>
      </w:r>
      <w:r w:rsidR="003577B7">
        <w:fldChar w:fldCharType="begin"/>
      </w:r>
      <w:r w:rsidR="003577B7">
        <w:instrText xml:space="preserve"> REF _Ref200037672 \r \h </w:instrText>
      </w:r>
      <w:r w:rsidR="003577B7">
        <w:fldChar w:fldCharType="separate"/>
      </w:r>
      <w:r w:rsidR="003577B7">
        <w:t>3.27</w:t>
      </w:r>
      <w:r w:rsidR="003577B7">
        <w:fldChar w:fldCharType="end"/>
      </w:r>
      <w:r w:rsidR="003577B7">
        <w:t xml:space="preserve"> for more information on task management.</w:t>
      </w:r>
    </w:p>
    <w:p w14:paraId="2B1221BE" w14:textId="1AEA175C" w:rsidR="00086843" w:rsidRDefault="00086843" w:rsidP="005A270E">
      <w:pPr>
        <w:pStyle w:val="Caption"/>
        <w:keepNext/>
      </w:pPr>
    </w:p>
    <w:p w14:paraId="1228BEE7" w14:textId="12CD65CC" w:rsidR="00D519CA" w:rsidRDefault="00D519CA" w:rsidP="005A270E">
      <w:pPr>
        <w:pStyle w:val="Caption"/>
        <w:keepNext/>
      </w:pPr>
      <w:r>
        <w:rPr>
          <w:noProof/>
        </w:rPr>
        <w:drawing>
          <wp:inline distT="0" distB="0" distL="0" distR="0" wp14:anchorId="6CC6EF8A" wp14:editId="647802E5">
            <wp:extent cx="5742248" cy="7278201"/>
            <wp:effectExtent l="0" t="0" r="0" b="0"/>
            <wp:docPr id="82406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0174" name=""/>
                    <pic:cNvPicPr/>
                  </pic:nvPicPr>
                  <pic:blipFill>
                    <a:blip r:embed="rId81"/>
                    <a:stretch>
                      <a:fillRect/>
                    </a:stretch>
                  </pic:blipFill>
                  <pic:spPr>
                    <a:xfrm>
                      <a:off x="0" y="0"/>
                      <a:ext cx="5753917" cy="7292991"/>
                    </a:xfrm>
                    <a:prstGeom prst="rect">
                      <a:avLst/>
                    </a:prstGeom>
                  </pic:spPr>
                </pic:pic>
              </a:graphicData>
            </a:graphic>
          </wp:inline>
        </w:drawing>
      </w:r>
    </w:p>
    <w:p w14:paraId="730055D4" w14:textId="42869069" w:rsidR="004B6150" w:rsidRDefault="00086843" w:rsidP="00086843">
      <w:pPr>
        <w:pStyle w:val="Caption0"/>
        <w:jc w:val="center"/>
      </w:pPr>
      <w:r>
        <w:t xml:space="preserve">Figure </w:t>
      </w:r>
      <w:r>
        <w:fldChar w:fldCharType="begin"/>
      </w:r>
      <w:r>
        <w:instrText xml:space="preserve"> SEQ Figure \* ARABIC </w:instrText>
      </w:r>
      <w:r>
        <w:fldChar w:fldCharType="separate"/>
      </w:r>
      <w:r w:rsidR="00EA4364">
        <w:rPr>
          <w:noProof/>
        </w:rPr>
        <w:t>28</w:t>
      </w:r>
      <w:r>
        <w:fldChar w:fldCharType="end"/>
      </w:r>
      <w:r>
        <w:t xml:space="preserve"> - Limit update management</w:t>
      </w:r>
    </w:p>
    <w:p w14:paraId="69250A09" w14:textId="218EF439" w:rsidR="00B25064" w:rsidRDefault="00C91CC8" w:rsidP="00C91CC8">
      <w:pPr>
        <w:ind w:left="567"/>
      </w:pPr>
      <w:r>
        <w:t>First part, from step</w:t>
      </w:r>
      <w:r w:rsidR="00185EE2">
        <w:t>s</w:t>
      </w:r>
      <w:r>
        <w:t xml:space="preserve"> 1 to </w:t>
      </w:r>
      <w:r w:rsidR="00B25064">
        <w:t>8</w:t>
      </w:r>
      <w:r w:rsidR="00196C0B">
        <w:t>,</w:t>
      </w:r>
      <w:r>
        <w:t xml:space="preserve"> </w:t>
      </w:r>
      <w:r w:rsidR="00196C0B">
        <w:t>is</w:t>
      </w:r>
      <w:r>
        <w:t xml:space="preserve"> related to the </w:t>
      </w:r>
      <w:r w:rsidR="00B25064">
        <w:t>retrieval of limit information.  The main steps are:</w:t>
      </w:r>
    </w:p>
    <w:p w14:paraId="7A2661A1" w14:textId="6492A608" w:rsidR="00B25064" w:rsidRDefault="00B25064" w:rsidP="00B25064">
      <w:pPr>
        <w:pStyle w:val="ListParagraph"/>
        <w:numPr>
          <w:ilvl w:val="0"/>
          <w:numId w:val="79"/>
        </w:numPr>
      </w:pPr>
      <w:r>
        <w:lastRenderedPageBreak/>
        <w:t>Step 1 captures the customer request, via a call to the API endpoint GET /accounts/{</w:t>
      </w:r>
      <w:proofErr w:type="spellStart"/>
      <w:r>
        <w:t>accountId</w:t>
      </w:r>
      <w:proofErr w:type="spellEnd"/>
      <w:r>
        <w:t>}/limits</w:t>
      </w:r>
      <w:r w:rsidR="00D3580F">
        <w:t xml:space="preserve"> (cf. integration guide) initiated by the customer through the UI.</w:t>
      </w:r>
    </w:p>
    <w:p w14:paraId="6118C413" w14:textId="483A6900" w:rsidR="002B11F1" w:rsidRDefault="002B11F1" w:rsidP="002B11F1">
      <w:pPr>
        <w:pStyle w:val="ListParagraph"/>
        <w:numPr>
          <w:ilvl w:val="0"/>
          <w:numId w:val="79"/>
        </w:numPr>
      </w:pPr>
      <w:r>
        <w:t>Steps 2 to 6 controls that the user can indeed access such information for this account.</w:t>
      </w:r>
    </w:p>
    <w:p w14:paraId="3237DE3B" w14:textId="02884AD4" w:rsidR="002B11F1" w:rsidRDefault="00B07EBC" w:rsidP="00B25064">
      <w:pPr>
        <w:pStyle w:val="ListParagraph"/>
        <w:numPr>
          <w:ilvl w:val="0"/>
          <w:numId w:val="79"/>
        </w:numPr>
      </w:pPr>
      <w:r>
        <w:t>Step 7 updates the limit consumption if required.  As limit consumption are usually reset to 0 at the time of the limit control</w:t>
      </w:r>
      <w:r w:rsidR="00E76296">
        <w:t xml:space="preserve">, the limit consumptions retrieved from the data base may be out-dated.  In that case they are updated to display to the consumer </w:t>
      </w:r>
      <w:r w:rsidR="00637F05">
        <w:t>up-to-date limit consumptions.</w:t>
      </w:r>
    </w:p>
    <w:p w14:paraId="68E30F30" w14:textId="5B4D4BC3" w:rsidR="00637F05" w:rsidRDefault="00637F05" w:rsidP="004D3772">
      <w:pPr>
        <w:pStyle w:val="ListParagraph"/>
        <w:numPr>
          <w:ilvl w:val="0"/>
          <w:numId w:val="79"/>
        </w:numPr>
      </w:pPr>
      <w:r>
        <w:t>Step 8 return the limit thresholds and their consumptions.</w:t>
      </w:r>
    </w:p>
    <w:p w14:paraId="4A1269FE" w14:textId="77777777" w:rsidR="00B25064" w:rsidRDefault="00B25064" w:rsidP="00C91CC8">
      <w:pPr>
        <w:ind w:left="567"/>
      </w:pPr>
    </w:p>
    <w:p w14:paraId="71E51D04" w14:textId="1AFFC60C" w:rsidR="00C91CC8" w:rsidRDefault="00637F05" w:rsidP="00C91CC8">
      <w:pPr>
        <w:ind w:left="567"/>
      </w:pPr>
      <w:r>
        <w:t xml:space="preserve">Second part, from steps 9 to </w:t>
      </w:r>
      <w:r w:rsidR="00CE6285">
        <w:t xml:space="preserve">20 </w:t>
      </w:r>
      <w:r w:rsidR="00C91CC8">
        <w:t>capture of the customer request</w:t>
      </w:r>
      <w:r w:rsidR="00CE6285">
        <w:t xml:space="preserve"> to update limits</w:t>
      </w:r>
      <w:r w:rsidR="00C91CC8">
        <w:t>.  The main steps are:</w:t>
      </w:r>
    </w:p>
    <w:p w14:paraId="7D9721E7" w14:textId="043BF358" w:rsidR="00C91CC8" w:rsidRDefault="00C91CC8" w:rsidP="00C91CC8">
      <w:pPr>
        <w:pStyle w:val="ListParagraph"/>
        <w:numPr>
          <w:ilvl w:val="0"/>
          <w:numId w:val="53"/>
        </w:numPr>
      </w:pPr>
      <w:r>
        <w:t xml:space="preserve">Step </w:t>
      </w:r>
      <w:r w:rsidR="00CE6285">
        <w:t xml:space="preserve">9 </w:t>
      </w:r>
      <w:r w:rsidR="00DC0876">
        <w:t>captures the customer request, via a call to the API endpoint POST /accounts/{</w:t>
      </w:r>
      <w:proofErr w:type="spellStart"/>
      <w:r w:rsidR="00DC0876">
        <w:t>accountId</w:t>
      </w:r>
      <w:proofErr w:type="spellEnd"/>
      <w:r w:rsidR="00DC0876">
        <w:t>}/limit-updates (cf. integration guide)</w:t>
      </w:r>
      <w:r w:rsidR="00E245AC">
        <w:t xml:space="preserve"> initiated by the customer through the UI</w:t>
      </w:r>
      <w:r w:rsidR="00DC0876">
        <w:t>.</w:t>
      </w:r>
    </w:p>
    <w:p w14:paraId="26D8F5CD" w14:textId="2FE38FBD" w:rsidR="00DC0876" w:rsidRDefault="00DC0876" w:rsidP="00C91CC8">
      <w:pPr>
        <w:pStyle w:val="ListParagraph"/>
        <w:numPr>
          <w:ilvl w:val="0"/>
          <w:numId w:val="53"/>
        </w:numPr>
      </w:pPr>
      <w:r>
        <w:t>Step</w:t>
      </w:r>
      <w:r w:rsidR="00185EE2">
        <w:t>s</w:t>
      </w:r>
      <w:r>
        <w:t xml:space="preserve"> </w:t>
      </w:r>
      <w:r w:rsidR="00CE6285">
        <w:t>10</w:t>
      </w:r>
      <w:r>
        <w:t xml:space="preserve"> to </w:t>
      </w:r>
      <w:r w:rsidR="00CE6285">
        <w:t>14</w:t>
      </w:r>
      <w:r>
        <w:t xml:space="preserve"> controls that the user can indeed create such request for this account.</w:t>
      </w:r>
    </w:p>
    <w:p w14:paraId="71CE3430" w14:textId="3152B818" w:rsidR="00DC0876" w:rsidRDefault="00BB042F" w:rsidP="00C91CC8">
      <w:pPr>
        <w:pStyle w:val="ListParagraph"/>
        <w:numPr>
          <w:ilvl w:val="0"/>
          <w:numId w:val="53"/>
        </w:numPr>
      </w:pPr>
      <w:r>
        <w:t xml:space="preserve">Step </w:t>
      </w:r>
      <w:r w:rsidR="00C7417A">
        <w:t>15</w:t>
      </w:r>
      <w:r>
        <w:t xml:space="preserve"> triggers the creation of a task, which is assigned to a bank user (cf. step </w:t>
      </w:r>
      <w:r w:rsidR="00C7417A">
        <w:t>16</w:t>
      </w:r>
      <w:r>
        <w:t xml:space="preserve"> to get the user id and step </w:t>
      </w:r>
      <w:r w:rsidR="00C7417A">
        <w:t xml:space="preserve">19 </w:t>
      </w:r>
      <w:r>
        <w:t>to notify the user).</w:t>
      </w:r>
    </w:p>
    <w:p w14:paraId="70599185" w14:textId="4D6D3235" w:rsidR="00196C0B" w:rsidRDefault="00196C0B" w:rsidP="00C91CC8">
      <w:pPr>
        <w:pStyle w:val="ListParagraph"/>
        <w:numPr>
          <w:ilvl w:val="0"/>
          <w:numId w:val="53"/>
        </w:numPr>
      </w:pPr>
      <w:r>
        <w:t xml:space="preserve">Step </w:t>
      </w:r>
      <w:r w:rsidR="00C7417A">
        <w:t>20</w:t>
      </w:r>
      <w:r>
        <w:t xml:space="preserve"> registers the task.</w:t>
      </w:r>
    </w:p>
    <w:p w14:paraId="236F0043" w14:textId="338A967F" w:rsidR="00A21548" w:rsidRDefault="00C7417A" w:rsidP="00A21548">
      <w:pPr>
        <w:pStyle w:val="Currenttext"/>
      </w:pPr>
      <w:r>
        <w:t xml:space="preserve">Third </w:t>
      </w:r>
      <w:r w:rsidR="00196C0B">
        <w:t>part, from step</w:t>
      </w:r>
      <w:r w:rsidR="00185EE2">
        <w:t>s</w:t>
      </w:r>
      <w:r w:rsidR="00196C0B">
        <w:t xml:space="preserve"> </w:t>
      </w:r>
      <w:r w:rsidR="00802E8E">
        <w:t xml:space="preserve">21 </w:t>
      </w:r>
      <w:r w:rsidR="00196C0B">
        <w:t xml:space="preserve">to </w:t>
      </w:r>
      <w:r w:rsidR="00176FCB">
        <w:t>31</w:t>
      </w:r>
      <w:r w:rsidR="00196C0B">
        <w:t>, is related to the processing of the task by a bank user.  The main steps are:</w:t>
      </w:r>
    </w:p>
    <w:p w14:paraId="051F8B69" w14:textId="66BC4B85" w:rsidR="00196C0B" w:rsidRDefault="0031549B" w:rsidP="00196C0B">
      <w:pPr>
        <w:pStyle w:val="Currenttext"/>
        <w:numPr>
          <w:ilvl w:val="0"/>
          <w:numId w:val="78"/>
        </w:numPr>
      </w:pPr>
      <w:r>
        <w:t xml:space="preserve">Step </w:t>
      </w:r>
      <w:r w:rsidR="00176FCB">
        <w:t xml:space="preserve">21 </w:t>
      </w:r>
      <w:r>
        <w:t>triggers the processing of the task</w:t>
      </w:r>
      <w:r w:rsidR="00E245AC">
        <w:t>, via a call to the API endpoint PATCH /</w:t>
      </w:r>
      <w:r w:rsidR="00FB638B">
        <w:t>tasks/{</w:t>
      </w:r>
      <w:proofErr w:type="spellStart"/>
      <w:r w:rsidR="00FB638B">
        <w:t>taskId</w:t>
      </w:r>
      <w:proofErr w:type="spellEnd"/>
      <w:r w:rsidR="00FB638B">
        <w:t>} (cf. integration guide) initiated by the bank user through the UI.  The API endpoint GET /tasks allows the UI to get a list of tasks</w:t>
      </w:r>
      <w:r w:rsidR="00185EE2">
        <w:t xml:space="preserve"> to show to the user.</w:t>
      </w:r>
    </w:p>
    <w:p w14:paraId="5467EAD9" w14:textId="77068E02" w:rsidR="00185EE2" w:rsidRDefault="00185EE2" w:rsidP="00196C0B">
      <w:pPr>
        <w:pStyle w:val="Currenttext"/>
        <w:numPr>
          <w:ilvl w:val="0"/>
          <w:numId w:val="78"/>
        </w:numPr>
      </w:pPr>
      <w:r>
        <w:t xml:space="preserve">Steps </w:t>
      </w:r>
      <w:r w:rsidR="00176FCB">
        <w:t xml:space="preserve">22 </w:t>
      </w:r>
      <w:r>
        <w:t xml:space="preserve">to </w:t>
      </w:r>
      <w:r w:rsidR="00176FCB">
        <w:t xml:space="preserve">26 </w:t>
      </w:r>
      <w:r>
        <w:t>controls that the task exists and that bank user can indeed process this task (the step 16 checks the user rights against the customer</w:t>
      </w:r>
      <w:r w:rsidR="002A67D8">
        <w:t>).</w:t>
      </w:r>
    </w:p>
    <w:p w14:paraId="51AB8397" w14:textId="043B0763" w:rsidR="002A67D8" w:rsidRPr="00A21548" w:rsidRDefault="002A67D8" w:rsidP="005A270E">
      <w:pPr>
        <w:pStyle w:val="Currenttext"/>
        <w:numPr>
          <w:ilvl w:val="0"/>
          <w:numId w:val="78"/>
        </w:numPr>
      </w:pPr>
      <w:r>
        <w:t xml:space="preserve">Step </w:t>
      </w:r>
      <w:r w:rsidR="00176FCB">
        <w:t xml:space="preserve">27 </w:t>
      </w:r>
      <w:r>
        <w:t xml:space="preserve">triggers the update of the task.  There are two options: the bank user accepts or refuse the task.  If the task is accepted, the limits are updated (cf. step </w:t>
      </w:r>
      <w:r w:rsidR="000E4C26">
        <w:t>29</w:t>
      </w:r>
      <w:r>
        <w:t xml:space="preserve">).  </w:t>
      </w:r>
      <w:r w:rsidR="00F02890">
        <w:t xml:space="preserve">In both cases, the customer is notified on the decision (step </w:t>
      </w:r>
      <w:r w:rsidR="000E4C26">
        <w:t>30</w:t>
      </w:r>
      <w:proofErr w:type="gramStart"/>
      <w:r w:rsidR="00F02890">
        <w:t>)</w:t>
      </w:r>
      <w:proofErr w:type="gramEnd"/>
      <w:r w:rsidR="00F02890">
        <w:t xml:space="preserve"> and the task is set as complete (step </w:t>
      </w:r>
      <w:r w:rsidR="000E4C26">
        <w:t>31</w:t>
      </w:r>
      <w:r w:rsidR="00F02890">
        <w:t>).</w:t>
      </w:r>
    </w:p>
    <w:p w14:paraId="4D0F7F97" w14:textId="7CFAB3D0" w:rsidR="00871E77" w:rsidRDefault="00871E77" w:rsidP="00E31ED1">
      <w:pPr>
        <w:pStyle w:val="Title2"/>
      </w:pPr>
      <w:bookmarkStart w:id="91" w:name="_Toc226736224"/>
      <w:r>
        <w:t>Tax Report</w:t>
      </w:r>
      <w:bookmarkEnd w:id="91"/>
    </w:p>
    <w:p w14:paraId="1516C342" w14:textId="77777777" w:rsidR="00C81ED5" w:rsidRDefault="00871E77" w:rsidP="00871E77">
      <w:pPr>
        <w:pStyle w:val="Currenttext"/>
      </w:pPr>
      <w:r>
        <w:t xml:space="preserve">The SCS allows the generation of yearly tax reports.  </w:t>
      </w:r>
      <w:r w:rsidR="00F50E68">
        <w:t>The w</w:t>
      </w:r>
      <w:r w:rsidR="00710967">
        <w:t xml:space="preserve">ay to compute tax data depends on the fiscal country of the customer.  For </w:t>
      </w:r>
      <w:proofErr w:type="gramStart"/>
      <w:r w:rsidR="00710967">
        <w:t>now</w:t>
      </w:r>
      <w:proofErr w:type="gramEnd"/>
      <w:r w:rsidR="00710967">
        <w:t xml:space="preserve"> the solution supports the French regulation and the Dutch regulation.  </w:t>
      </w:r>
    </w:p>
    <w:p w14:paraId="065BDF59" w14:textId="68014DE9" w:rsidR="00F50E68" w:rsidRDefault="000C56B1" w:rsidP="00871E77">
      <w:pPr>
        <w:pStyle w:val="Currenttext"/>
      </w:pPr>
      <w:r>
        <w:t xml:space="preserve">The Dutch regulation is simple: the </w:t>
      </w:r>
      <w:r w:rsidR="00BD5709">
        <w:t>customer just has to report the value of his/her portfolio at the beginning of the year with his/her other assets</w:t>
      </w:r>
      <w:r w:rsidR="009C3E61">
        <w:t xml:space="preserve"> in ‘Box 3’ (cf. </w:t>
      </w:r>
      <w:hyperlink r:id="rId82" w:history="1">
        <w:hyperlink r:id="rId83" w:history="1">
          <w:r w:rsidR="00B47B91" w:rsidRPr="00B47B91">
            <w:rPr>
              <w:rStyle w:val="Hyperlink"/>
            </w:rPr>
            <w:t>https://www.beleggerspel.nl/kenniscentrum/belasting-crypto-nederland</w:t>
          </w:r>
        </w:hyperlink>
      </w:hyperlink>
      <w:r w:rsidR="00C81ED5">
        <w:t>).</w:t>
      </w:r>
    </w:p>
    <w:p w14:paraId="192777B4" w14:textId="50E4E8F4" w:rsidR="00C81ED5" w:rsidRDefault="00C81ED5" w:rsidP="00871E77">
      <w:pPr>
        <w:pStyle w:val="Currenttext"/>
      </w:pPr>
      <w:r>
        <w:t>The French regulation is quite complex and requires a calculation of the gain generated by each operation considering the complete value of the portfolio</w:t>
      </w:r>
      <w:r w:rsidR="004003B4">
        <w:t xml:space="preserve"> (cf. </w:t>
      </w:r>
      <w:hyperlink r:id="rId84" w:history="1">
        <w:r w:rsidR="004003B4" w:rsidRPr="00852C6C">
          <w:rPr>
            <w:rStyle w:val="Hyperlink"/>
          </w:rPr>
          <w:t>https://www.legifrance.gouv.fr/codes/id/LEGISCTA000050366754/2026-07-01</w:t>
        </w:r>
      </w:hyperlink>
      <w:r w:rsidR="004003B4">
        <w:t>)</w:t>
      </w:r>
      <w:r>
        <w:t>.</w:t>
      </w:r>
    </w:p>
    <w:p w14:paraId="5B85E9A3" w14:textId="2558BAEB" w:rsidR="00272BD4" w:rsidRDefault="00272BD4" w:rsidP="00871E77">
      <w:pPr>
        <w:pStyle w:val="Currenttext"/>
      </w:pPr>
      <w:proofErr w:type="gramStart"/>
      <w:r>
        <w:t>In order to</w:t>
      </w:r>
      <w:proofErr w:type="gramEnd"/>
      <w:r>
        <w:t xml:space="preserve"> support these different approaches, a tax-related data calculation</w:t>
      </w:r>
      <w:r w:rsidR="00EA7F5E">
        <w:t xml:space="preserve"> service</w:t>
      </w:r>
      <w:r>
        <w:t xml:space="preserve"> is triggered </w:t>
      </w:r>
      <w:r w:rsidR="00EA7F5E">
        <w:t xml:space="preserve">each time an operation is completely executed.  In the case of a Dutch customer, this service won’t </w:t>
      </w:r>
      <w:r w:rsidR="007240B8">
        <w:t>do anything, while in case of a French customer, it’ll realize some calculation and store this tax data next to the operation data.</w:t>
      </w:r>
    </w:p>
    <w:p w14:paraId="7B1BC49B" w14:textId="0612C441" w:rsidR="00871E77" w:rsidRDefault="00C40921" w:rsidP="00871E77">
      <w:pPr>
        <w:pStyle w:val="Currenttext"/>
      </w:pPr>
      <w:r>
        <w:t>The yearly tax report</w:t>
      </w:r>
      <w:r w:rsidR="00FC5A64">
        <w:t xml:space="preserve"> content can be pushed to the bank system </w:t>
      </w:r>
      <w:r w:rsidR="00D22005">
        <w:t xml:space="preserve">in </w:t>
      </w:r>
      <w:proofErr w:type="spellStart"/>
      <w:r w:rsidR="00D22005">
        <w:t>json</w:t>
      </w:r>
      <w:proofErr w:type="spellEnd"/>
      <w:r w:rsidR="00D22005">
        <w:t xml:space="preserve"> format for </w:t>
      </w:r>
      <w:proofErr w:type="spellStart"/>
      <w:r w:rsidR="00D22005">
        <w:t>futher</w:t>
      </w:r>
      <w:proofErr w:type="spellEnd"/>
      <w:r w:rsidR="00D22005">
        <w:t xml:space="preserve"> formatting and transmission to the customer.  It can also be uploaded to the UI where it can be transformed into a PDF for download (the default SCS implementation relies on </w:t>
      </w:r>
      <w:proofErr w:type="spellStart"/>
      <w:proofErr w:type="gramStart"/>
      <w:r w:rsidR="00D22005">
        <w:t>a</w:t>
      </w:r>
      <w:proofErr w:type="spellEnd"/>
      <w:proofErr w:type="gramEnd"/>
      <w:r w:rsidR="00D22005">
        <w:t xml:space="preserve"> Angular library</w:t>
      </w:r>
      <w:r w:rsidR="00C45B17">
        <w:t xml:space="preserve"> -</w:t>
      </w:r>
      <w:r w:rsidR="00C45B17" w:rsidRPr="00C45B17">
        <w:t xml:space="preserve"> </w:t>
      </w:r>
      <w:proofErr w:type="spellStart"/>
      <w:r w:rsidR="00C45B17" w:rsidRPr="00C45B17">
        <w:t>pdfmake</w:t>
      </w:r>
      <w:proofErr w:type="spellEnd"/>
      <w:r w:rsidR="00C45B17" w:rsidRPr="00C45B17">
        <w:t xml:space="preserve"> version 0.2.20 </w:t>
      </w:r>
      <w:proofErr w:type="spellStart"/>
      <w:r w:rsidR="00C45B17" w:rsidRPr="00C45B17">
        <w:t>npm</w:t>
      </w:r>
      <w:proofErr w:type="spellEnd"/>
      <w:r w:rsidR="00C45B17" w:rsidRPr="00C45B17">
        <w:t xml:space="preserve"> library</w:t>
      </w:r>
      <w:r w:rsidR="00F171BC">
        <w:t>)</w:t>
      </w:r>
      <w:r w:rsidR="00F6297F">
        <w:t>.</w:t>
      </w:r>
    </w:p>
    <w:p w14:paraId="57B307F7" w14:textId="77777777" w:rsidR="00ED2670" w:rsidRDefault="00ED2670" w:rsidP="00ED2670">
      <w:pPr>
        <w:pStyle w:val="Currenttext"/>
      </w:pPr>
      <w:r>
        <w:t xml:space="preserve">The here under first picture illustrates the computation process.  Then the details on how to compute tax-related information are provided.  A second picture illustrates the interaction between the UI and the services to retrieve the information.  </w:t>
      </w:r>
    </w:p>
    <w:p w14:paraId="43670837" w14:textId="77777777" w:rsidR="007E6C8C" w:rsidRDefault="007E6C8C" w:rsidP="007E6C8C">
      <w:pPr>
        <w:pStyle w:val="Title3"/>
      </w:pPr>
      <w:bookmarkStart w:id="92" w:name="_Toc226736225"/>
      <w:r>
        <w:lastRenderedPageBreak/>
        <w:t>Tax-related data computation</w:t>
      </w:r>
      <w:bookmarkEnd w:id="92"/>
    </w:p>
    <w:p w14:paraId="016E1ED3" w14:textId="6AFFA768" w:rsidR="007E6C8C" w:rsidRDefault="00D32B8D" w:rsidP="00BB7E60">
      <w:pPr>
        <w:pStyle w:val="Caption"/>
        <w:jc w:val="center"/>
      </w:pPr>
      <w:r>
        <w:rPr>
          <w:noProof/>
        </w:rPr>
        <w:drawing>
          <wp:inline distT="0" distB="0" distL="0" distR="0" wp14:anchorId="6CC61F90" wp14:editId="07B5CEFA">
            <wp:extent cx="4354045" cy="3478086"/>
            <wp:effectExtent l="0" t="0" r="8890" b="8255"/>
            <wp:docPr id="20435580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58058" name="Picture 1" descr="A screenshot of a computer screen&#10;&#10;AI-generated content may be incorrect."/>
                    <pic:cNvPicPr/>
                  </pic:nvPicPr>
                  <pic:blipFill>
                    <a:blip r:embed="rId85"/>
                    <a:stretch>
                      <a:fillRect/>
                    </a:stretch>
                  </pic:blipFill>
                  <pic:spPr>
                    <a:xfrm>
                      <a:off x="0" y="0"/>
                      <a:ext cx="4357944" cy="3481201"/>
                    </a:xfrm>
                    <a:prstGeom prst="rect">
                      <a:avLst/>
                    </a:prstGeom>
                  </pic:spPr>
                </pic:pic>
              </a:graphicData>
            </a:graphic>
          </wp:inline>
        </w:drawing>
      </w:r>
    </w:p>
    <w:p w14:paraId="4C4224A6" w14:textId="3BACF93C" w:rsidR="00453963" w:rsidRDefault="00453963" w:rsidP="00486600">
      <w:pPr>
        <w:pStyle w:val="Caption"/>
        <w:keepNext/>
        <w:jc w:val="center"/>
      </w:pPr>
    </w:p>
    <w:p w14:paraId="11907D3D" w14:textId="56EFFF2C" w:rsidR="008E6155" w:rsidRDefault="00453963" w:rsidP="00453963">
      <w:pPr>
        <w:pStyle w:val="Caption0"/>
        <w:jc w:val="center"/>
      </w:pPr>
      <w:r>
        <w:t xml:space="preserve">Figure </w:t>
      </w:r>
      <w:r>
        <w:fldChar w:fldCharType="begin"/>
      </w:r>
      <w:r>
        <w:instrText xml:space="preserve"> SEQ Figure \* ARABIC </w:instrText>
      </w:r>
      <w:r>
        <w:fldChar w:fldCharType="separate"/>
      </w:r>
      <w:r w:rsidR="00EA4364">
        <w:rPr>
          <w:noProof/>
        </w:rPr>
        <w:t>29</w:t>
      </w:r>
      <w:r>
        <w:fldChar w:fldCharType="end"/>
      </w:r>
      <w:r>
        <w:t xml:space="preserve"> - </w:t>
      </w:r>
      <w:r w:rsidR="0084749E">
        <w:t>Tax-related data computation</w:t>
      </w:r>
    </w:p>
    <w:p w14:paraId="5218590B" w14:textId="7B7C476C" w:rsidR="008447E1" w:rsidRDefault="008447E1" w:rsidP="008447E1">
      <w:pPr>
        <w:ind w:left="567"/>
      </w:pPr>
      <w:r>
        <w:t xml:space="preserve">The computation logic is </w:t>
      </w:r>
      <w:proofErr w:type="gramStart"/>
      <w:r>
        <w:t>actually part</w:t>
      </w:r>
      <w:proofErr w:type="gramEnd"/>
      <w:r>
        <w:t xml:space="preserve"> of the operation service but illustrated in a separated lane in the picture to better detail its behaviour.  The implementation of this logic is isolated as it differs depending on the fiscal status of the customer.  Several implementations co-exist in parallel, with related data.  This diagram illustrates the behaviour in line with the French regulation.  </w:t>
      </w:r>
      <w:r w:rsidR="00E64241">
        <w:t>In case of Dutch customer, the</w:t>
      </w:r>
      <w:r w:rsidR="000615B9">
        <w:t xml:space="preserve">re is no calculation at the time of the operation execution.  </w:t>
      </w:r>
      <w:r>
        <w:t>The related data is stored as an annex to each operation.</w:t>
      </w:r>
    </w:p>
    <w:p w14:paraId="0B1CEE3D" w14:textId="77777777" w:rsidR="008447E1" w:rsidRDefault="008447E1" w:rsidP="008447E1">
      <w:pPr>
        <w:pStyle w:val="ListParagraph"/>
        <w:numPr>
          <w:ilvl w:val="0"/>
          <w:numId w:val="80"/>
        </w:numPr>
      </w:pPr>
      <w:r>
        <w:t xml:space="preserve">Step 1 is triggered by the operation service once the operation is completely executed.  For </w:t>
      </w:r>
      <w:proofErr w:type="gramStart"/>
      <w:r>
        <w:t>example</w:t>
      </w:r>
      <w:proofErr w:type="gramEnd"/>
      <w:r>
        <w:t xml:space="preserve"> in case of a sell order, this service is triggered after step 25 (cf. § </w:t>
      </w:r>
      <w:r>
        <w:fldChar w:fldCharType="begin"/>
      </w:r>
      <w:r>
        <w:instrText xml:space="preserve"> REF _Ref182842225 \r \h </w:instrText>
      </w:r>
      <w:r>
        <w:fldChar w:fldCharType="separate"/>
      </w:r>
      <w:r>
        <w:t>3.6.2</w:t>
      </w:r>
      <w:r>
        <w:fldChar w:fldCharType="end"/>
      </w:r>
      <w:r>
        <w:t>).  Currently the diagrams related to operation execution are not updated to illustrate this call.  This execution is asynchronous.  The fiscal status of the customer drives the implementation to trigger.</w:t>
      </w:r>
    </w:p>
    <w:p w14:paraId="6FEC5B92" w14:textId="77777777" w:rsidR="008447E1" w:rsidRDefault="008447E1" w:rsidP="008447E1">
      <w:pPr>
        <w:pStyle w:val="ListParagraph"/>
        <w:numPr>
          <w:ilvl w:val="0"/>
          <w:numId w:val="80"/>
        </w:numPr>
      </w:pPr>
      <w:r>
        <w:t xml:space="preserve">Step 2 retrieves the information on the executed operation but also the information of previous operation to get previous tax-related information.  As detailed </w:t>
      </w:r>
      <w:proofErr w:type="gramStart"/>
      <w:r>
        <w:t>later,</w:t>
      </w:r>
      <w:proofErr w:type="gramEnd"/>
      <w:r>
        <w:t xml:space="preserve"> to follow French regulation, we need to get the value of the portfolio at the time of the previous operation.</w:t>
      </w:r>
    </w:p>
    <w:p w14:paraId="5981DFD5" w14:textId="77777777" w:rsidR="008447E1" w:rsidRDefault="008447E1" w:rsidP="008447E1">
      <w:pPr>
        <w:pStyle w:val="ListParagraph"/>
        <w:numPr>
          <w:ilvl w:val="0"/>
          <w:numId w:val="80"/>
        </w:numPr>
      </w:pPr>
      <w:r>
        <w:t xml:space="preserve">Step 4 retrieves all the positions of the account.  As detailed </w:t>
      </w:r>
      <w:proofErr w:type="gramStart"/>
      <w:r>
        <w:t>later,</w:t>
      </w:r>
      <w:proofErr w:type="gramEnd"/>
      <w:r>
        <w:t xml:space="preserve"> to follow French regulation, we need to compute the value of the whole customer portfolio.</w:t>
      </w:r>
    </w:p>
    <w:p w14:paraId="6674C884" w14:textId="77777777" w:rsidR="008447E1" w:rsidRDefault="008447E1" w:rsidP="008447E1">
      <w:pPr>
        <w:pStyle w:val="ListParagraph"/>
        <w:numPr>
          <w:ilvl w:val="0"/>
          <w:numId w:val="80"/>
        </w:numPr>
      </w:pPr>
      <w:r>
        <w:t xml:space="preserve">Step 6 retrieves the prices related to each position, </w:t>
      </w:r>
      <w:proofErr w:type="gramStart"/>
      <w:r>
        <w:t>in order to</w:t>
      </w:r>
      <w:proofErr w:type="gramEnd"/>
      <w:r>
        <w:t xml:space="preserve"> be able to compute the portfolio value.</w:t>
      </w:r>
    </w:p>
    <w:p w14:paraId="293D5D80" w14:textId="77777777" w:rsidR="008447E1" w:rsidRDefault="008447E1" w:rsidP="008447E1">
      <w:pPr>
        <w:pStyle w:val="ListParagraph"/>
        <w:numPr>
          <w:ilvl w:val="0"/>
          <w:numId w:val="80"/>
        </w:numPr>
      </w:pPr>
      <w:r>
        <w:t xml:space="preserve">Step 8 computes the gain/loss.  The computation logic is detailed here under.  </w:t>
      </w:r>
    </w:p>
    <w:p w14:paraId="3238C068" w14:textId="77777777" w:rsidR="008447E1" w:rsidRDefault="008447E1" w:rsidP="008447E1">
      <w:pPr>
        <w:pStyle w:val="ListParagraph"/>
        <w:numPr>
          <w:ilvl w:val="0"/>
          <w:numId w:val="80"/>
        </w:numPr>
      </w:pPr>
      <w:r>
        <w:t xml:space="preserve">Step 9 stores the </w:t>
      </w:r>
      <w:proofErr w:type="spellStart"/>
      <w:r>
        <w:t>the</w:t>
      </w:r>
      <w:proofErr w:type="spellEnd"/>
      <w:r>
        <w:t xml:space="preserve"> results in the tax-related data object, which is a sub-object of the operation object. The tax-related data object has a status, which is set to ‘INCOMPLETE’ if information on the value of the deposits and withdrawals is missing, as in such case it’s not possible to compute accurately the gain or loss (cf. the details of the computation logic).  The completion of this information is described in another scenario.   </w:t>
      </w:r>
    </w:p>
    <w:p w14:paraId="463A2581" w14:textId="77777777" w:rsidR="008447E1" w:rsidRDefault="008447E1" w:rsidP="008447E1">
      <w:pPr>
        <w:ind w:left="567"/>
      </w:pPr>
      <w:r>
        <w:t xml:space="preserve">This computation logic is also called when the value of the deposit is provided by the customer.  In that case the computation logic </w:t>
      </w:r>
      <w:proofErr w:type="gramStart"/>
      <w:r>
        <w:t>update</w:t>
      </w:r>
      <w:proofErr w:type="gramEnd"/>
      <w:r>
        <w:t xml:space="preserve"> the data for the </w:t>
      </w:r>
      <w:proofErr w:type="gramStart"/>
      <w:r>
        <w:t>deposit, but</w:t>
      </w:r>
      <w:proofErr w:type="gramEnd"/>
      <w:r>
        <w:t xml:space="preserve"> also updates </w:t>
      </w:r>
      <w:proofErr w:type="gramStart"/>
      <w:r>
        <w:t>all the more</w:t>
      </w:r>
      <w:proofErr w:type="gramEnd"/>
      <w:r>
        <w:t xml:space="preserve"> recent operations to update the acquiring cost and the gain/loss.</w:t>
      </w:r>
    </w:p>
    <w:p w14:paraId="45D0CCA3" w14:textId="77777777" w:rsidR="008447E1" w:rsidRDefault="008447E1" w:rsidP="003E1F1A">
      <w:pPr>
        <w:ind w:left="567"/>
      </w:pPr>
    </w:p>
    <w:p w14:paraId="12603EBA" w14:textId="054A2347" w:rsidR="00896C79" w:rsidRDefault="00896C79" w:rsidP="00486600">
      <w:pPr>
        <w:pStyle w:val="Title3"/>
      </w:pPr>
      <w:bookmarkStart w:id="93" w:name="_Ref209780563"/>
      <w:bookmarkStart w:id="94" w:name="_Toc226736226"/>
      <w:r>
        <w:t>Gain / Loss computation</w:t>
      </w:r>
      <w:bookmarkEnd w:id="93"/>
      <w:bookmarkEnd w:id="94"/>
    </w:p>
    <w:p w14:paraId="5B6F5E95" w14:textId="01852D09" w:rsidR="00A3676D" w:rsidRDefault="00B23964" w:rsidP="00B23964">
      <w:pPr>
        <w:ind w:left="567"/>
      </w:pPr>
      <w:r>
        <w:t xml:space="preserve">For now the computation of the gain/loss is based on the </w:t>
      </w:r>
      <w:r w:rsidR="00B9644D">
        <w:t xml:space="preserve">French regulation (cf. this text: </w:t>
      </w:r>
      <w:hyperlink r:id="rId86" w:history="1">
        <w:r w:rsidR="00B9644D" w:rsidRPr="00852C6C">
          <w:rPr>
            <w:rStyle w:val="Hyperlink"/>
          </w:rPr>
          <w:t>https://www.legifrance.gouv.fr/codes/id/LEGISCTA000050366754/2026-07-01</w:t>
        </w:r>
      </w:hyperlink>
      <w:r w:rsidR="00B9644D">
        <w:t xml:space="preserve">).  </w:t>
      </w:r>
      <w:r w:rsidR="00A3676D">
        <w:t xml:space="preserve">For Dutch citizens, there is no </w:t>
      </w:r>
      <w:r w:rsidR="00A3676D">
        <w:lastRenderedPageBreak/>
        <w:t>need to compute a gain or a loss</w:t>
      </w:r>
      <w:r w:rsidR="002E3D70">
        <w:t>; the tax report only contains the value of the account, with all positions converted in Euro, at the start of the year.</w:t>
      </w:r>
    </w:p>
    <w:p w14:paraId="51945C5A" w14:textId="24C5FA00" w:rsidR="00B23964" w:rsidRDefault="00A3676D" w:rsidP="00B23964">
      <w:pPr>
        <w:ind w:left="567"/>
      </w:pPr>
      <w:r>
        <w:t xml:space="preserve">This logic </w:t>
      </w:r>
      <w:r w:rsidR="00F33820">
        <w:t>depends on</w:t>
      </w:r>
      <w:r w:rsidR="00B9644D">
        <w:t xml:space="preserve"> the tax residence of the customer.  The tax residence </w:t>
      </w:r>
      <w:r w:rsidR="008E0060">
        <w:t>must be provided by the bank when SCS retrieves customer information at the time of the account opening.  The information is stored at account level.  If a customer changes of residence, this information must be updated</w:t>
      </w:r>
      <w:r w:rsidR="00B56540">
        <w:t xml:space="preserve"> accordingly.  The background process doesn’t check for the tax residence of each customer to avoid massive</w:t>
      </w:r>
      <w:r w:rsidR="00910507">
        <w:t xml:space="preserve"> interactions with the bank system.</w:t>
      </w:r>
    </w:p>
    <w:p w14:paraId="4DF4ADDC" w14:textId="77777777" w:rsidR="00C22A04" w:rsidRDefault="00C22A04" w:rsidP="00B23964">
      <w:pPr>
        <w:ind w:left="567"/>
      </w:pPr>
    </w:p>
    <w:p w14:paraId="0EC968C3" w14:textId="046E8FD7" w:rsidR="005758CF" w:rsidRDefault="005758CF" w:rsidP="00B23964">
      <w:pPr>
        <w:ind w:left="567"/>
      </w:pPr>
      <w:r>
        <w:t xml:space="preserve">The French </w:t>
      </w:r>
      <w:r w:rsidR="008E21D2">
        <w:t>regulation considers the whole assets owned by the customer and compute gain/loss based on</w:t>
      </w:r>
      <w:r w:rsidR="008855AF">
        <w:t xml:space="preserve"> a ‘global’ portfolio, which practically can be distributed in different </w:t>
      </w:r>
      <w:r w:rsidR="002C7C9B">
        <w:t>banks, systems or wallets.  To be able to compute accurately the gain/loss, it requires to have the complete view on the customer global portfolio.  Consequ</w:t>
      </w:r>
      <w:r w:rsidR="00C22A04">
        <w:t>e</w:t>
      </w:r>
      <w:r w:rsidR="002C7C9B">
        <w:t>ntly, if the customer has asset outside the bank, the computation that is made by SCS is not correct.</w:t>
      </w:r>
      <w:r w:rsidR="0050626A">
        <w:t xml:space="preserve">  Anyway, the SCS is computing a gain/loss as the customer would only own assets through the bank.  Up to the customer to aggregate information from other sources if needed. </w:t>
      </w:r>
    </w:p>
    <w:p w14:paraId="5749B128" w14:textId="77777777" w:rsidR="00C22A04" w:rsidRDefault="00C22A04" w:rsidP="00B23964">
      <w:pPr>
        <w:ind w:left="567"/>
      </w:pPr>
    </w:p>
    <w:p w14:paraId="0F09CA1A" w14:textId="5FEB0C74" w:rsidR="0085278C" w:rsidRDefault="0074478E" w:rsidP="00B23964">
      <w:pPr>
        <w:ind w:left="567"/>
      </w:pPr>
      <w:r>
        <w:t>The rule for the computation of the gain/loss</w:t>
      </w:r>
      <w:r w:rsidR="007262C5">
        <w:t xml:space="preserve"> (FR: “Plus </w:t>
      </w:r>
      <w:proofErr w:type="spellStart"/>
      <w:r w:rsidR="007262C5">
        <w:t>ou</w:t>
      </w:r>
      <w:proofErr w:type="spellEnd"/>
      <w:r w:rsidR="007262C5">
        <w:t xml:space="preserve"> </w:t>
      </w:r>
      <w:proofErr w:type="spellStart"/>
      <w:r w:rsidR="007262C5">
        <w:t>moins</w:t>
      </w:r>
      <w:proofErr w:type="spellEnd"/>
      <w:r w:rsidR="007262C5">
        <w:t>-value”)</w:t>
      </w:r>
      <w:r>
        <w:t xml:space="preserve"> are the following:</w:t>
      </w:r>
    </w:p>
    <w:p w14:paraId="2CCCFEDB" w14:textId="04E134C5" w:rsidR="00046ADF" w:rsidRDefault="00773B68" w:rsidP="00046ADF">
      <w:pPr>
        <w:pStyle w:val="ListParagraph"/>
        <w:numPr>
          <w:ilvl w:val="0"/>
          <w:numId w:val="81"/>
        </w:numPr>
      </w:pPr>
      <w:r>
        <w:t>It relies on following information:</w:t>
      </w:r>
    </w:p>
    <w:p w14:paraId="4DBA83F3" w14:textId="7DB09261" w:rsidR="00773B68" w:rsidRDefault="00050FF8" w:rsidP="00773B68">
      <w:pPr>
        <w:pStyle w:val="ListParagraph"/>
        <w:numPr>
          <w:ilvl w:val="1"/>
          <w:numId w:val="81"/>
        </w:numPr>
      </w:pPr>
      <w:r w:rsidRPr="008E3573">
        <w:t>Total acquisition cost of the portfolio (FR: “</w:t>
      </w:r>
      <w:r w:rsidR="00E12D57" w:rsidRPr="008E3573">
        <w:t xml:space="preserve">Prix total </w:t>
      </w:r>
      <w:proofErr w:type="spellStart"/>
      <w:r w:rsidR="00E12D57" w:rsidRPr="008E3573">
        <w:t>d’acquisition</w:t>
      </w:r>
      <w:proofErr w:type="spellEnd"/>
      <w:r w:rsidR="00E12D57" w:rsidRPr="008E3573">
        <w:t xml:space="preserve"> du </w:t>
      </w:r>
      <w:proofErr w:type="spellStart"/>
      <w:r w:rsidR="00E12D57" w:rsidRPr="008E3573">
        <w:t>portefeuille</w:t>
      </w:r>
      <w:proofErr w:type="spellEnd"/>
      <w:r w:rsidR="00E12D57" w:rsidRPr="008E3573">
        <w:t>”)</w:t>
      </w:r>
      <w:r w:rsidR="00E12D57" w:rsidRPr="00486600">
        <w:t xml:space="preserve">: </w:t>
      </w:r>
      <w:r w:rsidR="00FE1837">
        <w:t xml:space="preserve">which can be summarized as </w:t>
      </w:r>
      <w:r w:rsidR="00E12D57" w:rsidRPr="00486600">
        <w:t xml:space="preserve">the sum of the </w:t>
      </w:r>
      <w:r w:rsidR="008E3573">
        <w:t>investment in the portfolio, including the direct fees.</w:t>
      </w:r>
      <w:r w:rsidR="00FE1837">
        <w:t xml:space="preserve">  But it’s a bit more complex as illustrated here under.</w:t>
      </w:r>
    </w:p>
    <w:p w14:paraId="3F60AC19" w14:textId="4608F4D6" w:rsidR="008E3573" w:rsidRDefault="004013C9" w:rsidP="00773B68">
      <w:pPr>
        <w:pStyle w:val="ListParagraph"/>
        <w:numPr>
          <w:ilvl w:val="1"/>
          <w:numId w:val="81"/>
        </w:numPr>
      </w:pPr>
      <w:r>
        <w:t xml:space="preserve">Disposal proceeds (FR: “Prix de cession”): </w:t>
      </w:r>
      <w:r w:rsidR="00B5593D">
        <w:t xml:space="preserve">which can be summarized as </w:t>
      </w:r>
      <w:r>
        <w:t>the r</w:t>
      </w:r>
      <w:r w:rsidR="001C20E1">
        <w:t xml:space="preserve">evenue </w:t>
      </w:r>
      <w:r w:rsidR="006223FF">
        <w:t xml:space="preserve">(income) </w:t>
      </w:r>
      <w:r>
        <w:t>of a</w:t>
      </w:r>
      <w:r w:rsidR="006223FF">
        <w:t>n operation (e.g. a sale), including the direct fees.</w:t>
      </w:r>
      <w:r w:rsidR="00B5593D">
        <w:t xml:space="preserve">  But it’s also a bit more complex as illustrated here under.</w:t>
      </w:r>
    </w:p>
    <w:p w14:paraId="489286BC" w14:textId="68AF7D33" w:rsidR="006223FF" w:rsidRDefault="007E72B9" w:rsidP="00773B68">
      <w:pPr>
        <w:pStyle w:val="ListParagraph"/>
        <w:numPr>
          <w:ilvl w:val="1"/>
          <w:numId w:val="81"/>
        </w:numPr>
      </w:pPr>
      <w:r w:rsidRPr="00F674EF">
        <w:t>Total portfolio value (FR: “</w:t>
      </w:r>
      <w:r w:rsidR="00F674EF" w:rsidRPr="00F674EF">
        <w:t xml:space="preserve">Valeur </w:t>
      </w:r>
      <w:proofErr w:type="spellStart"/>
      <w:r w:rsidR="00F674EF" w:rsidRPr="00F674EF">
        <w:t>globale</w:t>
      </w:r>
      <w:proofErr w:type="spellEnd"/>
      <w:r w:rsidR="00F674EF" w:rsidRPr="00F674EF">
        <w:t xml:space="preserve"> du </w:t>
      </w:r>
      <w:proofErr w:type="spellStart"/>
      <w:r w:rsidR="00F674EF" w:rsidRPr="00F674EF">
        <w:t>portefeuille</w:t>
      </w:r>
      <w:proofErr w:type="spellEnd"/>
      <w:r w:rsidR="00F674EF" w:rsidRPr="00F674EF">
        <w:t>”)</w:t>
      </w:r>
      <w:r w:rsidR="00F674EF" w:rsidRPr="00486600">
        <w:t>: the aggregated value of all the positions in the portfolio.</w:t>
      </w:r>
    </w:p>
    <w:p w14:paraId="0DC2CBB8" w14:textId="0577FDB8" w:rsidR="004B6D57" w:rsidRDefault="006B4BA4" w:rsidP="004B6D57">
      <w:pPr>
        <w:pStyle w:val="ListParagraph"/>
        <w:numPr>
          <w:ilvl w:val="0"/>
          <w:numId w:val="81"/>
        </w:numPr>
      </w:pPr>
      <w:r>
        <w:t>It’s computed via the following formula (as defined in French regulation):</w:t>
      </w:r>
    </w:p>
    <w:p w14:paraId="237AF589" w14:textId="737A3689" w:rsidR="008E0C42" w:rsidRPr="00A269A4" w:rsidRDefault="00C660FE" w:rsidP="00C02A8F">
      <w:pPr>
        <w:pStyle w:val="ListParagraph"/>
        <w:ind w:left="567"/>
        <w:rPr>
          <w:rFonts w:eastAsiaTheme="minorEastAsia"/>
        </w:rPr>
      </w:pPr>
      <m:oMathPara>
        <m:oMath>
          <m:r>
            <w:rPr>
              <w:rFonts w:ascii="Cambria Math" w:hAnsi="Cambria Math"/>
            </w:rPr>
            <m:t>Gain or Loss=Disposal proceeds-Total acquisition cost*</m:t>
          </m:r>
          <m:f>
            <m:fPr>
              <m:ctrlPr>
                <w:rPr>
                  <w:rFonts w:ascii="Cambria Math" w:hAnsi="Cambria Math"/>
                  <w:i/>
                </w:rPr>
              </m:ctrlPr>
            </m:fPr>
            <m:num>
              <m:r>
                <w:rPr>
                  <w:rFonts w:ascii="Cambria Math" w:hAnsi="Cambria Math"/>
                </w:rPr>
                <m:t>Disposal proceeds</m:t>
              </m:r>
            </m:num>
            <m:den>
              <m:r>
                <w:rPr>
                  <w:rFonts w:ascii="Cambria Math" w:hAnsi="Cambria Math"/>
                </w:rPr>
                <m:t>Total portfolio value (before the disposal)</m:t>
              </m:r>
            </m:den>
          </m:f>
        </m:oMath>
      </m:oMathPara>
    </w:p>
    <w:p w14:paraId="3F2D898A" w14:textId="624DB2D0" w:rsidR="00A269A4" w:rsidRPr="00486600" w:rsidRDefault="008B297E" w:rsidP="00486600">
      <w:pPr>
        <w:pStyle w:val="ListParagraph"/>
        <w:numPr>
          <w:ilvl w:val="1"/>
          <w:numId w:val="81"/>
        </w:numPr>
      </w:pPr>
      <w:r w:rsidRPr="00486600">
        <w:t xml:space="preserve">Let’s remark that this way to compute gain or loss involves the total portfolio value.  Which means </w:t>
      </w:r>
      <w:r w:rsidR="000A0496" w:rsidRPr="00486600">
        <w:t>that even if one given sale could be seen as a lo</w:t>
      </w:r>
      <w:r w:rsidR="00576AF2" w:rsidRPr="00486600">
        <w:t>s</w:t>
      </w:r>
      <w:r w:rsidR="000A0496" w:rsidRPr="00486600">
        <w:t>s (e.g. the customer bought 1 ETH at 2 000 € and now sells it at 1 500 €, which is seen as a loss of 500 €)</w:t>
      </w:r>
      <w:r w:rsidR="00576AF2" w:rsidRPr="00486600">
        <w:t>, can be a gain depending on the evolution of the total portfolio value.</w:t>
      </w:r>
    </w:p>
    <w:p w14:paraId="68A82921" w14:textId="09864CBB" w:rsidR="00C02A8F" w:rsidRDefault="0036370F" w:rsidP="0036370F">
      <w:pPr>
        <w:pStyle w:val="ListParagraph"/>
        <w:numPr>
          <w:ilvl w:val="0"/>
          <w:numId w:val="82"/>
        </w:numPr>
      </w:pPr>
      <w:r>
        <w:t xml:space="preserve">After a disposal, the total acquisition cost must be reduced by </w:t>
      </w:r>
      <w:r w:rsidR="00872E99">
        <w:t xml:space="preserve">the portion of </w:t>
      </w:r>
      <w:r w:rsidR="00E06555">
        <w:t>the initial capital included in this disposal, which corresponds to the second part of the previous equation</w:t>
      </w:r>
      <w:r w:rsidR="003A3666">
        <w:t>.</w:t>
      </w:r>
    </w:p>
    <w:p w14:paraId="69E7C450" w14:textId="7EEBF21F" w:rsidR="003A3666" w:rsidRDefault="00A331A1" w:rsidP="0036370F">
      <w:pPr>
        <w:pStyle w:val="ListParagraph"/>
        <w:numPr>
          <w:ilvl w:val="0"/>
          <w:numId w:val="82"/>
        </w:numPr>
      </w:pPr>
      <w:r>
        <w:t>For deposits and withdrawals, there is a need to get the related value of this action.</w:t>
      </w:r>
    </w:p>
    <w:p w14:paraId="63064D55" w14:textId="162C752C" w:rsidR="003739F2" w:rsidRDefault="003739F2" w:rsidP="003739F2">
      <w:pPr>
        <w:pStyle w:val="ListParagraph"/>
        <w:numPr>
          <w:ilvl w:val="1"/>
          <w:numId w:val="82"/>
        </w:numPr>
      </w:pPr>
      <w:r>
        <w:t xml:space="preserve">Let’s first remark that as we consider that the SCS account </w:t>
      </w:r>
      <w:r w:rsidR="007A1E13">
        <w:t xml:space="preserve">contains all the customer assets (i.e. he/she has no other digital assets outside the bank), </w:t>
      </w:r>
      <w:r w:rsidR="0083007F">
        <w:t>a deposit or withdrawal is always made with a third party.  Otherwise, if a deposit or withdrawal is made between two accounts belonging to the same customer, it has no impact on the gain / loss calculation, as it has no impact on the global portfolio</w:t>
      </w:r>
      <w:r w:rsidR="00C72F66">
        <w:t xml:space="preserve"> (i.e. it’s just internal movement inside that global portfolio).</w:t>
      </w:r>
    </w:p>
    <w:p w14:paraId="3DA9E8FE" w14:textId="039CEC8D" w:rsidR="00D3426C" w:rsidRDefault="00D3426C" w:rsidP="003739F2">
      <w:pPr>
        <w:pStyle w:val="ListParagraph"/>
        <w:numPr>
          <w:ilvl w:val="1"/>
          <w:numId w:val="82"/>
        </w:numPr>
      </w:pPr>
      <w:r>
        <w:t xml:space="preserve">A deposit doesn’t generate a disposal, but it impacts the total acquisition cost and the portfolio value.  The impact </w:t>
      </w:r>
      <w:proofErr w:type="gramStart"/>
      <w:r>
        <w:t>depends</w:t>
      </w:r>
      <w:proofErr w:type="gramEnd"/>
      <w:r>
        <w:t xml:space="preserve"> if the deposit</w:t>
      </w:r>
      <w:r w:rsidR="007122B7">
        <w:t xml:space="preserve"> is considered as a gift or as </w:t>
      </w:r>
      <w:r w:rsidR="006215FE">
        <w:t xml:space="preserve">exchange of some goods or services.  If it’s a gift, the value is based on the current value of the asset.  If it’s not a gift, the value is based on the estimated value of the exchanged goods or services.  In any case, it’s up to the </w:t>
      </w:r>
      <w:r w:rsidR="00402895">
        <w:t>customer to provide this information for each deposit.</w:t>
      </w:r>
    </w:p>
    <w:p w14:paraId="1C464CA2" w14:textId="3745A83E" w:rsidR="00402895" w:rsidRDefault="00FD7C12" w:rsidP="003739F2">
      <w:pPr>
        <w:pStyle w:val="ListParagraph"/>
        <w:numPr>
          <w:ilvl w:val="1"/>
          <w:numId w:val="82"/>
        </w:numPr>
      </w:pPr>
      <w:r>
        <w:t>A withdrawal generates a disposal</w:t>
      </w:r>
      <w:r w:rsidR="00DC18B3">
        <w:t xml:space="preserve"> except if it’s gift.  In other </w:t>
      </w:r>
      <w:proofErr w:type="gramStart"/>
      <w:r w:rsidR="00DC18B3">
        <w:t>words</w:t>
      </w:r>
      <w:proofErr w:type="gramEnd"/>
      <w:r w:rsidR="00DC18B3">
        <w:t xml:space="preserve"> the value of the disposal proceeds correspond</w:t>
      </w:r>
      <w:r w:rsidR="00951CF8">
        <w:t>s</w:t>
      </w:r>
      <w:r w:rsidR="00DC18B3">
        <w:t xml:space="preserve"> to the estimation of the value of the </w:t>
      </w:r>
      <w:r w:rsidR="007E0E9B">
        <w:t>goods / services which are received in exchange of the asset.</w:t>
      </w:r>
      <w:r w:rsidR="00DC18B3">
        <w:t xml:space="preserve"> </w:t>
      </w:r>
      <w:r w:rsidR="002841C2">
        <w:t xml:space="preserve">This disposal generates a gain </w:t>
      </w:r>
      <w:r w:rsidR="007D6A5E">
        <w:t xml:space="preserve">and impacts </w:t>
      </w:r>
      <w:r w:rsidR="007E0E9B">
        <w:t xml:space="preserve">the </w:t>
      </w:r>
      <w:r w:rsidR="006442B1">
        <w:t xml:space="preserve">total acquisition cost </w:t>
      </w:r>
      <w:r w:rsidR="007D6A5E">
        <w:t xml:space="preserve">(which </w:t>
      </w:r>
      <w:r w:rsidR="006442B1">
        <w:t>must be reduced as described higher</w:t>
      </w:r>
      <w:r w:rsidR="007D6A5E">
        <w:t>)</w:t>
      </w:r>
      <w:r w:rsidR="006442B1">
        <w:t>.</w:t>
      </w:r>
      <w:r w:rsidR="00222E6E">
        <w:t xml:space="preserve">  It’s also the responsibility of the customer to provide the value of each withdrawal.</w:t>
      </w:r>
    </w:p>
    <w:p w14:paraId="200E54EE" w14:textId="4932D529" w:rsidR="007026F3" w:rsidRDefault="007026F3" w:rsidP="001F3033">
      <w:pPr>
        <w:pStyle w:val="ListParagraph"/>
        <w:numPr>
          <w:ilvl w:val="0"/>
          <w:numId w:val="82"/>
        </w:numPr>
      </w:pPr>
      <w:r>
        <w:t xml:space="preserve">The exchange of a digital asset against another digital asset (convert or swap order) </w:t>
      </w:r>
      <w:proofErr w:type="gramStart"/>
      <w:r>
        <w:t>are</w:t>
      </w:r>
      <w:proofErr w:type="gramEnd"/>
      <w:r>
        <w:t xml:space="preserve"> not generating a gain or loss.</w:t>
      </w:r>
    </w:p>
    <w:p w14:paraId="01BD8F3A" w14:textId="689B11FF" w:rsidR="00BA624C" w:rsidRDefault="006F34E5" w:rsidP="001F3033">
      <w:pPr>
        <w:pStyle w:val="ListParagraph"/>
        <w:numPr>
          <w:ilvl w:val="0"/>
          <w:numId w:val="82"/>
        </w:numPr>
      </w:pPr>
      <w:r>
        <w:t>In the yearly report, we compute the gain or loss for a given year, starting on the 1</w:t>
      </w:r>
      <w:r w:rsidRPr="00486600">
        <w:rPr>
          <w:vertAlign w:val="superscript"/>
        </w:rPr>
        <w:t>st</w:t>
      </w:r>
      <w:r>
        <w:t xml:space="preserve"> of January and ending on the 31</w:t>
      </w:r>
      <w:r w:rsidRPr="00486600">
        <w:rPr>
          <w:vertAlign w:val="superscript"/>
        </w:rPr>
        <w:t>st</w:t>
      </w:r>
      <w:r>
        <w:t xml:space="preserve"> of December.  The total acquisition cost</w:t>
      </w:r>
      <w:r w:rsidR="00742173">
        <w:t xml:space="preserve"> is an information which is evolving continuously, starting from 0 when the account is opened</w:t>
      </w:r>
      <w:r w:rsidR="00463032">
        <w:t xml:space="preserve"> – but there is no reset on yearly basis.</w:t>
      </w:r>
    </w:p>
    <w:p w14:paraId="37515C05" w14:textId="09245202" w:rsidR="00301507" w:rsidRDefault="00EB67A0" w:rsidP="001F3033">
      <w:pPr>
        <w:pStyle w:val="ListParagraph"/>
        <w:numPr>
          <w:ilvl w:val="0"/>
          <w:numId w:val="82"/>
        </w:numPr>
      </w:pPr>
      <w:r>
        <w:t>Gain and Loss on the same year can be compensated, but not from one year to another.</w:t>
      </w:r>
    </w:p>
    <w:p w14:paraId="33CFF63D" w14:textId="77777777" w:rsidR="00922AAF" w:rsidRDefault="00922AAF" w:rsidP="007026F3">
      <w:pPr>
        <w:ind w:left="709"/>
      </w:pPr>
    </w:p>
    <w:p w14:paraId="20FA4FE1" w14:textId="407DC3DE" w:rsidR="00463032" w:rsidRDefault="007026F3" w:rsidP="007026F3">
      <w:pPr>
        <w:ind w:left="709"/>
      </w:pPr>
      <w:r>
        <w:t>We can illustrate these rules on the</w:t>
      </w:r>
      <w:r w:rsidR="00922AAF">
        <w:t xml:space="preserve"> following example:</w:t>
      </w:r>
    </w:p>
    <w:p w14:paraId="28600709" w14:textId="032880C3" w:rsidR="00922AAF" w:rsidRDefault="00EF6828" w:rsidP="00E84AC8">
      <w:pPr>
        <w:pStyle w:val="ListParagraph"/>
        <w:numPr>
          <w:ilvl w:val="0"/>
          <w:numId w:val="85"/>
        </w:numPr>
      </w:pPr>
      <w:r>
        <w:t>On the 01/01/2026, a customer opens a new account a</w:t>
      </w:r>
      <w:r w:rsidR="00257659">
        <w:t>nd</w:t>
      </w:r>
      <w:r>
        <w:t xml:space="preserve"> buy</w:t>
      </w:r>
      <w:r w:rsidR="00257659">
        <w:t>s</w:t>
      </w:r>
      <w:r>
        <w:t xml:space="preserve"> 2 </w:t>
      </w:r>
      <w:r w:rsidR="00070262">
        <w:t>ETH</w:t>
      </w:r>
      <w:r>
        <w:t xml:space="preserve"> at </w:t>
      </w:r>
      <w:r w:rsidR="00070262">
        <w:t>1</w:t>
      </w:r>
      <w:r>
        <w:t xml:space="preserve"> 000 €</w:t>
      </w:r>
      <w:r w:rsidR="00A13E32">
        <w:t>, with 60 € of bank fees.</w:t>
      </w:r>
    </w:p>
    <w:p w14:paraId="324EAE81" w14:textId="43A86202" w:rsidR="0053284F" w:rsidRDefault="0053284F" w:rsidP="00A13E32">
      <w:pPr>
        <w:pStyle w:val="ListParagraph"/>
        <w:numPr>
          <w:ilvl w:val="1"/>
          <w:numId w:val="85"/>
        </w:numPr>
      </w:pPr>
      <w:r>
        <w:t>There is no disposal</w:t>
      </w:r>
    </w:p>
    <w:p w14:paraId="0D73010E" w14:textId="77777777" w:rsidR="005537E6" w:rsidRDefault="005537E6" w:rsidP="005537E6">
      <w:pPr>
        <w:pStyle w:val="ListParagraph"/>
        <w:numPr>
          <w:ilvl w:val="1"/>
          <w:numId w:val="85"/>
        </w:numPr>
      </w:pPr>
      <w:r>
        <w:t>No gain or loss</w:t>
      </w:r>
    </w:p>
    <w:p w14:paraId="09DDFA09" w14:textId="4A636ACF" w:rsidR="004F1CDD" w:rsidRDefault="004F1CDD" w:rsidP="004F1CDD">
      <w:pPr>
        <w:pStyle w:val="ListParagraph"/>
        <w:numPr>
          <w:ilvl w:val="1"/>
          <w:numId w:val="85"/>
        </w:numPr>
      </w:pPr>
      <w:r>
        <w:lastRenderedPageBreak/>
        <w:t>Total acquisition cost = 2</w:t>
      </w:r>
      <w:r w:rsidR="00A602B9">
        <w:t xml:space="preserve"> * 1000 + </w:t>
      </w:r>
      <w:r>
        <w:t xml:space="preserve">60 </w:t>
      </w:r>
      <w:r w:rsidR="00A602B9">
        <w:t>= 2</w:t>
      </w:r>
      <w:r w:rsidR="00AE454C">
        <w:t xml:space="preserve"> </w:t>
      </w:r>
      <w:r w:rsidR="00A602B9">
        <w:t xml:space="preserve">060 </w:t>
      </w:r>
      <w:r>
        <w:t>€</w:t>
      </w:r>
    </w:p>
    <w:p w14:paraId="0D55725C" w14:textId="65E47FC8" w:rsidR="00AA7909" w:rsidRDefault="00AA7909" w:rsidP="00AA7909">
      <w:pPr>
        <w:pStyle w:val="ListParagraph"/>
        <w:numPr>
          <w:ilvl w:val="1"/>
          <w:numId w:val="85"/>
        </w:numPr>
      </w:pPr>
      <w:r>
        <w:t>New total portfolio value = 2 * 1 000 € = 2 000 €</w:t>
      </w:r>
    </w:p>
    <w:p w14:paraId="5005F239" w14:textId="6ADC4286" w:rsidR="00257659" w:rsidRDefault="00257659" w:rsidP="00257659">
      <w:pPr>
        <w:pStyle w:val="ListParagraph"/>
        <w:numPr>
          <w:ilvl w:val="0"/>
          <w:numId w:val="85"/>
        </w:numPr>
      </w:pPr>
      <w:r>
        <w:t xml:space="preserve">On the 15/03/2026, the customer buys 1 BTC at </w:t>
      </w:r>
      <w:r w:rsidR="006C3049">
        <w:t>20 000 €, with 400 € of bank fees.</w:t>
      </w:r>
    </w:p>
    <w:p w14:paraId="4C6A5FA3" w14:textId="77777777" w:rsidR="004F1CDD" w:rsidRDefault="004F1CDD" w:rsidP="004F1CDD">
      <w:pPr>
        <w:pStyle w:val="ListParagraph"/>
        <w:numPr>
          <w:ilvl w:val="1"/>
          <w:numId w:val="85"/>
        </w:numPr>
      </w:pPr>
      <w:r>
        <w:t>There is no disposal</w:t>
      </w:r>
    </w:p>
    <w:p w14:paraId="19B8AD9D" w14:textId="77777777" w:rsidR="00DA0360" w:rsidRDefault="00DA0360" w:rsidP="00DA0360">
      <w:pPr>
        <w:pStyle w:val="ListParagraph"/>
        <w:numPr>
          <w:ilvl w:val="1"/>
          <w:numId w:val="85"/>
        </w:numPr>
      </w:pPr>
      <w:r>
        <w:t>No gain or loss</w:t>
      </w:r>
    </w:p>
    <w:p w14:paraId="1BAF6EEA" w14:textId="59D572A3" w:rsidR="006C3049" w:rsidRDefault="006C3049" w:rsidP="006C3049">
      <w:pPr>
        <w:pStyle w:val="ListParagraph"/>
        <w:numPr>
          <w:ilvl w:val="1"/>
          <w:numId w:val="85"/>
        </w:numPr>
      </w:pPr>
      <w:r>
        <w:t xml:space="preserve">Total acquisition cost = 2 060 </w:t>
      </w:r>
      <w:r w:rsidR="0044279A">
        <w:t>[</w:t>
      </w:r>
      <w:r>
        <w:t>previous value</w:t>
      </w:r>
      <w:r w:rsidR="0044279A">
        <w:t>]</w:t>
      </w:r>
      <w:r>
        <w:t xml:space="preserve"> + </w:t>
      </w:r>
      <w:r w:rsidR="00A602B9">
        <w:t xml:space="preserve">1 * 20 000 + </w:t>
      </w:r>
      <w:r>
        <w:t>400 € = 22 460 €</w:t>
      </w:r>
    </w:p>
    <w:p w14:paraId="4180EFC6" w14:textId="77777777" w:rsidR="00AA7909" w:rsidRDefault="00AA7909" w:rsidP="00AA7909">
      <w:pPr>
        <w:pStyle w:val="ListParagraph"/>
        <w:numPr>
          <w:ilvl w:val="1"/>
          <w:numId w:val="85"/>
        </w:numPr>
      </w:pPr>
      <w:r>
        <w:t>Total portfolio value = 2 * 1 400 € [current price of ETH] + 1 * 20 000 € = 22 800 €</w:t>
      </w:r>
    </w:p>
    <w:p w14:paraId="43A7E6AA" w14:textId="793E80D6" w:rsidR="00516EFA" w:rsidRDefault="00516EFA" w:rsidP="00516EFA">
      <w:pPr>
        <w:pStyle w:val="ListParagraph"/>
        <w:numPr>
          <w:ilvl w:val="0"/>
          <w:numId w:val="85"/>
        </w:numPr>
      </w:pPr>
      <w:r>
        <w:t xml:space="preserve">On the </w:t>
      </w:r>
      <w:r w:rsidR="00915545">
        <w:t>10/04/2026, the customer sells 0.5 ETH at 1 200 €, with 10 € of fees.</w:t>
      </w:r>
    </w:p>
    <w:p w14:paraId="584CB408" w14:textId="20E5E2C0" w:rsidR="00915545" w:rsidRDefault="000B02D6" w:rsidP="00915545">
      <w:pPr>
        <w:pStyle w:val="ListParagraph"/>
        <w:numPr>
          <w:ilvl w:val="1"/>
          <w:numId w:val="85"/>
        </w:numPr>
      </w:pPr>
      <w:r>
        <w:t xml:space="preserve">Disposal proceeds = </w:t>
      </w:r>
      <w:r w:rsidR="00E52C21">
        <w:t>0.5 * 1 200 – 10 € = 590 €</w:t>
      </w:r>
    </w:p>
    <w:p w14:paraId="7CFCD900" w14:textId="1EFF9EBD" w:rsidR="00E52C21" w:rsidRDefault="00F9086B" w:rsidP="00915545">
      <w:pPr>
        <w:pStyle w:val="ListParagraph"/>
        <w:numPr>
          <w:ilvl w:val="1"/>
          <w:numId w:val="85"/>
        </w:numPr>
      </w:pPr>
      <w:r>
        <w:t xml:space="preserve">Total portfolio value (before the operation) = </w:t>
      </w:r>
      <w:r w:rsidR="007465F2">
        <w:t xml:space="preserve">2 * 1 200 </w:t>
      </w:r>
      <w:r w:rsidR="0044279A">
        <w:t>[</w:t>
      </w:r>
      <w:r w:rsidR="007465F2">
        <w:t>ETH</w:t>
      </w:r>
      <w:r w:rsidR="0044279A">
        <w:t>]</w:t>
      </w:r>
      <w:r w:rsidR="007465F2">
        <w:t xml:space="preserve"> + 1 * </w:t>
      </w:r>
      <w:r w:rsidR="00431432">
        <w:t xml:space="preserve">22 000 </w:t>
      </w:r>
      <w:r w:rsidR="0044279A">
        <w:t>[</w:t>
      </w:r>
      <w:r w:rsidR="00431432">
        <w:t>BTC</w:t>
      </w:r>
      <w:r w:rsidR="0044279A">
        <w:t>]</w:t>
      </w:r>
      <w:r w:rsidR="00431432">
        <w:t xml:space="preserve"> = 24 400 €</w:t>
      </w:r>
    </w:p>
    <w:p w14:paraId="3139E32C" w14:textId="175243D3" w:rsidR="005B0E96" w:rsidRDefault="005B0E96" w:rsidP="00915545">
      <w:pPr>
        <w:pStyle w:val="ListParagraph"/>
        <w:numPr>
          <w:ilvl w:val="1"/>
          <w:numId w:val="85"/>
        </w:numPr>
      </w:pPr>
      <w:r>
        <w:t xml:space="preserve">Gain or loss = 590 </w:t>
      </w:r>
      <w:r w:rsidR="0045271B">
        <w:t>[</w:t>
      </w:r>
      <w:r>
        <w:t>disposal proceeds</w:t>
      </w:r>
      <w:r w:rsidR="0045271B">
        <w:t>]</w:t>
      </w:r>
      <w:r>
        <w:t xml:space="preserve"> – 22 460 </w:t>
      </w:r>
      <w:r w:rsidR="0045271B">
        <w:t>[</w:t>
      </w:r>
      <w:r>
        <w:t>previous acquisition cost</w:t>
      </w:r>
      <w:r w:rsidR="0045271B">
        <w:t>]</w:t>
      </w:r>
      <w:r w:rsidR="0044279A">
        <w:t xml:space="preserve"> * </w:t>
      </w:r>
      <w:r w:rsidR="0045271B">
        <w:t xml:space="preserve">590 [disposal proceeds] / </w:t>
      </w:r>
      <w:r w:rsidR="00AF788A">
        <w:t>24 400 [portfolio value before operation] = 46.91 €</w:t>
      </w:r>
    </w:p>
    <w:p w14:paraId="6BD2AA43" w14:textId="1FF9B763" w:rsidR="005537E6" w:rsidRDefault="005537E6" w:rsidP="00915545">
      <w:pPr>
        <w:pStyle w:val="ListParagraph"/>
        <w:numPr>
          <w:ilvl w:val="1"/>
          <w:numId w:val="85"/>
        </w:numPr>
      </w:pPr>
      <w:r>
        <w:t xml:space="preserve">Total acquisition cost = 22 460 </w:t>
      </w:r>
      <w:r w:rsidR="00644636">
        <w:t xml:space="preserve">[previous value] </w:t>
      </w:r>
      <w:proofErr w:type="gramStart"/>
      <w:r w:rsidR="00644636">
        <w:t xml:space="preserve">- </w:t>
      </w:r>
      <w:r>
        <w:t xml:space="preserve"> </w:t>
      </w:r>
      <w:r w:rsidR="0089021D">
        <w:t>22</w:t>
      </w:r>
      <w:proofErr w:type="gramEnd"/>
      <w:r w:rsidR="0089021D">
        <w:t xml:space="preserve"> 460 [previous acquisition cost] * 590 [disposal proceeds] / 24 400 [portfolio value before operation] = </w:t>
      </w:r>
      <w:r w:rsidR="00C900EB">
        <w:t>21 916.91 €</w:t>
      </w:r>
    </w:p>
    <w:p w14:paraId="50C3BB48" w14:textId="4360C3A3" w:rsidR="00AD605C" w:rsidRDefault="00C900EB" w:rsidP="00AD605C">
      <w:pPr>
        <w:pStyle w:val="ListParagraph"/>
        <w:numPr>
          <w:ilvl w:val="1"/>
          <w:numId w:val="85"/>
        </w:numPr>
      </w:pPr>
      <w:r>
        <w:t xml:space="preserve">New portfolio value = </w:t>
      </w:r>
      <w:r w:rsidR="00AD605C">
        <w:t>1.5 * 1 200 [ETH] + 1 * 22 000 [BTC] = 23 800 €</w:t>
      </w:r>
    </w:p>
    <w:p w14:paraId="41A24ED6" w14:textId="6EC99727" w:rsidR="00C900EB" w:rsidRDefault="00493631" w:rsidP="00AD605C">
      <w:pPr>
        <w:pStyle w:val="ListParagraph"/>
        <w:numPr>
          <w:ilvl w:val="0"/>
          <w:numId w:val="85"/>
        </w:numPr>
      </w:pPr>
      <w:r>
        <w:t xml:space="preserve">On the 10/05/2026, the customer receives 3 ETH which he/she </w:t>
      </w:r>
      <w:r w:rsidR="00406025">
        <w:t xml:space="preserve">values at </w:t>
      </w:r>
      <w:r w:rsidR="003F3F69">
        <w:t>2</w:t>
      </w:r>
      <w:r w:rsidR="00E21F3C">
        <w:t xml:space="preserve"> 500 € (while the price of ETH is at 1000 €).</w:t>
      </w:r>
    </w:p>
    <w:p w14:paraId="1D7FAA2D" w14:textId="77777777" w:rsidR="00B82431" w:rsidRDefault="00B82431" w:rsidP="00B82431">
      <w:pPr>
        <w:pStyle w:val="ListParagraph"/>
        <w:numPr>
          <w:ilvl w:val="1"/>
          <w:numId w:val="85"/>
        </w:numPr>
      </w:pPr>
      <w:r>
        <w:t>There is no disposal</w:t>
      </w:r>
    </w:p>
    <w:p w14:paraId="45B04222" w14:textId="77777777" w:rsidR="00B82431" w:rsidRDefault="00B82431" w:rsidP="00B82431">
      <w:pPr>
        <w:pStyle w:val="ListParagraph"/>
        <w:numPr>
          <w:ilvl w:val="1"/>
          <w:numId w:val="85"/>
        </w:numPr>
      </w:pPr>
      <w:r>
        <w:t>No gain or loss</w:t>
      </w:r>
    </w:p>
    <w:p w14:paraId="2D55AF69" w14:textId="29543180" w:rsidR="00E21F3C" w:rsidRDefault="00E21F3C" w:rsidP="00E21F3C">
      <w:pPr>
        <w:pStyle w:val="ListParagraph"/>
        <w:numPr>
          <w:ilvl w:val="1"/>
          <w:numId w:val="85"/>
        </w:numPr>
      </w:pPr>
      <w:r>
        <w:t>Total acquisition cost = 2</w:t>
      </w:r>
      <w:r w:rsidR="008A7D1B">
        <w:t>1 916.91</w:t>
      </w:r>
      <w:r>
        <w:t xml:space="preserve"> [previous value] </w:t>
      </w:r>
      <w:r w:rsidR="00272153">
        <w:t xml:space="preserve">+ 2 500 [value of the deposit] </w:t>
      </w:r>
      <w:r>
        <w:t>= 2</w:t>
      </w:r>
      <w:r w:rsidR="007128DA">
        <w:t>4</w:t>
      </w:r>
      <w:r>
        <w:t xml:space="preserve"> </w:t>
      </w:r>
      <w:r w:rsidR="007128DA">
        <w:t>4</w:t>
      </w:r>
      <w:r>
        <w:t>16.91 €</w:t>
      </w:r>
    </w:p>
    <w:p w14:paraId="4B37289C" w14:textId="0BACC992" w:rsidR="00E21F3C" w:rsidRDefault="00E21F3C" w:rsidP="00E21F3C">
      <w:pPr>
        <w:pStyle w:val="ListParagraph"/>
        <w:numPr>
          <w:ilvl w:val="1"/>
          <w:numId w:val="85"/>
        </w:numPr>
      </w:pPr>
      <w:r>
        <w:t xml:space="preserve">New portfolio value = </w:t>
      </w:r>
      <w:r w:rsidR="00E359E3">
        <w:t>4</w:t>
      </w:r>
      <w:r>
        <w:t xml:space="preserve">.5 * 1 </w:t>
      </w:r>
      <w:r w:rsidR="00E359E3">
        <w:t>0</w:t>
      </w:r>
      <w:r>
        <w:t>00 [ETH] + 1 * 2</w:t>
      </w:r>
      <w:r w:rsidR="009D0A35">
        <w:t>4</w:t>
      </w:r>
      <w:r>
        <w:t xml:space="preserve"> 000 [BTC] = 2</w:t>
      </w:r>
      <w:r w:rsidR="009D0A35">
        <w:t>8</w:t>
      </w:r>
      <w:r>
        <w:t xml:space="preserve"> </w:t>
      </w:r>
      <w:r w:rsidR="009D0A35">
        <w:t>5</w:t>
      </w:r>
      <w:r>
        <w:t>00 €</w:t>
      </w:r>
    </w:p>
    <w:p w14:paraId="3FEA1936" w14:textId="07389186" w:rsidR="00E21F3C" w:rsidRDefault="009D0A35" w:rsidP="00AD605C">
      <w:pPr>
        <w:pStyle w:val="ListParagraph"/>
        <w:numPr>
          <w:ilvl w:val="0"/>
          <w:numId w:val="85"/>
        </w:numPr>
      </w:pPr>
      <w:r>
        <w:t xml:space="preserve">On the </w:t>
      </w:r>
      <w:r w:rsidR="00824ABC">
        <w:t xml:space="preserve">01/06/2026, the customer exchanges </w:t>
      </w:r>
      <w:r w:rsidR="0001134B">
        <w:t xml:space="preserve">0.5 BTC against </w:t>
      </w:r>
      <w:r w:rsidR="000138AA">
        <w:t>15</w:t>
      </w:r>
      <w:r w:rsidR="00792BD7">
        <w:t>00 XRP</w:t>
      </w:r>
      <w:r w:rsidR="004E2C0C">
        <w:t>, with 200 € of bank fees</w:t>
      </w:r>
    </w:p>
    <w:p w14:paraId="555C6CCA" w14:textId="77777777" w:rsidR="00792BD7" w:rsidRDefault="00792BD7" w:rsidP="00792BD7">
      <w:pPr>
        <w:pStyle w:val="ListParagraph"/>
        <w:numPr>
          <w:ilvl w:val="1"/>
          <w:numId w:val="85"/>
        </w:numPr>
      </w:pPr>
      <w:r>
        <w:t>There is no disposal</w:t>
      </w:r>
    </w:p>
    <w:p w14:paraId="55C65321" w14:textId="77777777" w:rsidR="00792BD7" w:rsidRDefault="00792BD7" w:rsidP="00792BD7">
      <w:pPr>
        <w:pStyle w:val="ListParagraph"/>
        <w:numPr>
          <w:ilvl w:val="1"/>
          <w:numId w:val="85"/>
        </w:numPr>
      </w:pPr>
      <w:r>
        <w:t>No gain or loss</w:t>
      </w:r>
    </w:p>
    <w:p w14:paraId="346FF959" w14:textId="0BA7E285" w:rsidR="00792BD7" w:rsidRDefault="00792BD7" w:rsidP="00792BD7">
      <w:pPr>
        <w:pStyle w:val="ListParagraph"/>
        <w:numPr>
          <w:ilvl w:val="1"/>
          <w:numId w:val="85"/>
        </w:numPr>
      </w:pPr>
      <w:r>
        <w:t>Total acquisition cost = 2</w:t>
      </w:r>
      <w:r w:rsidR="007128DA">
        <w:t>4</w:t>
      </w:r>
      <w:r>
        <w:t xml:space="preserve"> </w:t>
      </w:r>
      <w:r w:rsidR="007128DA">
        <w:t>4</w:t>
      </w:r>
      <w:r>
        <w:t>16.91 [previous value]</w:t>
      </w:r>
      <w:r w:rsidR="00B3078F">
        <w:t xml:space="preserve">.  There is no </w:t>
      </w:r>
      <w:r w:rsidR="00234EAD">
        <w:t>acquisition cost change as it’s an internal exchange.</w:t>
      </w:r>
    </w:p>
    <w:p w14:paraId="46BD9570" w14:textId="3BC25E7B" w:rsidR="00792BD7" w:rsidRDefault="00792BD7" w:rsidP="00792BD7">
      <w:pPr>
        <w:pStyle w:val="ListParagraph"/>
        <w:numPr>
          <w:ilvl w:val="1"/>
          <w:numId w:val="85"/>
        </w:numPr>
      </w:pPr>
      <w:r>
        <w:t xml:space="preserve">New portfolio value = 4.5 * 1 </w:t>
      </w:r>
      <w:r w:rsidR="00F96B1E">
        <w:t>2</w:t>
      </w:r>
      <w:r>
        <w:t xml:space="preserve">00 [ETH] + </w:t>
      </w:r>
      <w:r w:rsidR="00F96B1E">
        <w:t>0.5</w:t>
      </w:r>
      <w:r>
        <w:t xml:space="preserve"> * 2</w:t>
      </w:r>
      <w:r w:rsidR="006B1D6F">
        <w:t>1</w:t>
      </w:r>
      <w:r>
        <w:t xml:space="preserve"> 000 [BTC]</w:t>
      </w:r>
      <w:r w:rsidR="00F96B1E">
        <w:t xml:space="preserve"> + 1</w:t>
      </w:r>
      <w:r w:rsidR="006B1D6F">
        <w:t xml:space="preserve"> 5</w:t>
      </w:r>
      <w:r w:rsidR="00F96B1E">
        <w:t xml:space="preserve">00 * </w:t>
      </w:r>
      <w:r w:rsidR="006B1D6F">
        <w:t>7</w:t>
      </w:r>
      <w:r w:rsidR="00F96B1E">
        <w:t xml:space="preserve"> [XRP]</w:t>
      </w:r>
      <w:r>
        <w:t xml:space="preserve"> = 2</w:t>
      </w:r>
      <w:r w:rsidR="006B1D6F">
        <w:t>6</w:t>
      </w:r>
      <w:r>
        <w:t xml:space="preserve"> </w:t>
      </w:r>
      <w:r w:rsidR="00140B7E">
        <w:t>4</w:t>
      </w:r>
      <w:r>
        <w:t>00 €</w:t>
      </w:r>
    </w:p>
    <w:p w14:paraId="4BE4032F" w14:textId="4E89942B" w:rsidR="00792BD7" w:rsidRDefault="003722E4" w:rsidP="00AD605C">
      <w:pPr>
        <w:pStyle w:val="ListParagraph"/>
        <w:numPr>
          <w:ilvl w:val="0"/>
          <w:numId w:val="85"/>
        </w:numPr>
      </w:pPr>
      <w:r>
        <w:t xml:space="preserve">On the </w:t>
      </w:r>
      <w:r w:rsidR="00724ECD">
        <w:t xml:space="preserve">15/08/2026, the customer withdrawals 1 000 XRP, in </w:t>
      </w:r>
      <w:r w:rsidR="002F1411">
        <w:t xml:space="preserve">exchange of goods evaluated to </w:t>
      </w:r>
      <w:r w:rsidR="00825CD7">
        <w:t>5</w:t>
      </w:r>
      <w:r w:rsidR="002F1411">
        <w:t xml:space="preserve"> 000 €</w:t>
      </w:r>
      <w:r w:rsidR="00190BD8">
        <w:t xml:space="preserve"> with 10 € of fees.</w:t>
      </w:r>
    </w:p>
    <w:p w14:paraId="68A76625" w14:textId="0B5D9B50" w:rsidR="002F1411" w:rsidRDefault="002F1411" w:rsidP="002F1411">
      <w:pPr>
        <w:pStyle w:val="ListParagraph"/>
        <w:numPr>
          <w:ilvl w:val="1"/>
          <w:numId w:val="85"/>
        </w:numPr>
      </w:pPr>
      <w:r>
        <w:t xml:space="preserve">Disposal proceeds = </w:t>
      </w:r>
      <w:r w:rsidR="00825CD7">
        <w:t>5</w:t>
      </w:r>
      <w:r w:rsidR="00190BD8">
        <w:t>000</w:t>
      </w:r>
      <w:r>
        <w:t xml:space="preserve"> – 10 € = </w:t>
      </w:r>
      <w:r w:rsidR="00825CD7">
        <w:t>4</w:t>
      </w:r>
      <w:r w:rsidR="00190BD8">
        <w:t xml:space="preserve"> 9</w:t>
      </w:r>
      <w:r>
        <w:t>90 €</w:t>
      </w:r>
    </w:p>
    <w:p w14:paraId="7906978B" w14:textId="7AF0DE5D" w:rsidR="002F1411" w:rsidRDefault="002F1411" w:rsidP="002F1411">
      <w:pPr>
        <w:pStyle w:val="ListParagraph"/>
        <w:numPr>
          <w:ilvl w:val="1"/>
          <w:numId w:val="85"/>
        </w:numPr>
      </w:pPr>
      <w:r>
        <w:t xml:space="preserve">Total portfolio value (before the operation) = </w:t>
      </w:r>
      <w:r w:rsidR="0002771E">
        <w:t>4.5</w:t>
      </w:r>
      <w:r>
        <w:t xml:space="preserve"> * 1 </w:t>
      </w:r>
      <w:r w:rsidR="0002771E">
        <w:t>3</w:t>
      </w:r>
      <w:r>
        <w:t xml:space="preserve">00 [ETH] + </w:t>
      </w:r>
      <w:r w:rsidR="0002771E">
        <w:t>0.5</w:t>
      </w:r>
      <w:r>
        <w:t xml:space="preserve"> * 22 000 [BTC]</w:t>
      </w:r>
      <w:r w:rsidR="0002771E">
        <w:t xml:space="preserve"> + 1</w:t>
      </w:r>
      <w:r w:rsidR="000C5150">
        <w:t>5</w:t>
      </w:r>
      <w:r w:rsidR="0002771E">
        <w:t xml:space="preserve">00 * </w:t>
      </w:r>
      <w:r w:rsidR="000C5150">
        <w:t>6</w:t>
      </w:r>
      <w:r w:rsidR="009D3E87">
        <w:t xml:space="preserve"> [XRP]</w:t>
      </w:r>
      <w:r>
        <w:t xml:space="preserve"> = </w:t>
      </w:r>
      <w:r w:rsidR="009D3E87">
        <w:t>25</w:t>
      </w:r>
      <w:r>
        <w:t xml:space="preserve"> </w:t>
      </w:r>
      <w:r w:rsidR="009D3E87">
        <w:t>850</w:t>
      </w:r>
      <w:r>
        <w:t xml:space="preserve"> €</w:t>
      </w:r>
    </w:p>
    <w:p w14:paraId="0CF0A43D" w14:textId="01C3C2D9" w:rsidR="002F1411" w:rsidRDefault="002F1411" w:rsidP="002F1411">
      <w:pPr>
        <w:pStyle w:val="ListParagraph"/>
        <w:numPr>
          <w:ilvl w:val="1"/>
          <w:numId w:val="85"/>
        </w:numPr>
      </w:pPr>
      <w:r>
        <w:t xml:space="preserve">Gain or loss = </w:t>
      </w:r>
      <w:r w:rsidR="000C5150">
        <w:t>4</w:t>
      </w:r>
      <w:r w:rsidR="009D3E87">
        <w:t xml:space="preserve"> 9</w:t>
      </w:r>
      <w:r>
        <w:t>90 [disposal proceeds] – 2</w:t>
      </w:r>
      <w:r w:rsidR="00CE35CC">
        <w:t>4</w:t>
      </w:r>
      <w:r>
        <w:t xml:space="preserve"> </w:t>
      </w:r>
      <w:r w:rsidR="00CE35CC">
        <w:t>416.91</w:t>
      </w:r>
      <w:r>
        <w:t xml:space="preserve"> [previous acquisition cost] * </w:t>
      </w:r>
      <w:r w:rsidR="00B801CA">
        <w:t>4</w:t>
      </w:r>
      <w:r w:rsidR="00CE35CC">
        <w:t xml:space="preserve"> 990</w:t>
      </w:r>
      <w:r>
        <w:t xml:space="preserve"> [disposal proceeds] / </w:t>
      </w:r>
      <w:r w:rsidR="00CE35CC">
        <w:t>25</w:t>
      </w:r>
      <w:r>
        <w:t xml:space="preserve"> </w:t>
      </w:r>
      <w:r w:rsidR="00CE35CC">
        <w:t>850</w:t>
      </w:r>
      <w:r>
        <w:t xml:space="preserve"> [portfolio value before operation] = </w:t>
      </w:r>
      <w:r w:rsidR="00B801CA">
        <w:t>276.64</w:t>
      </w:r>
      <w:r>
        <w:t xml:space="preserve"> €</w:t>
      </w:r>
    </w:p>
    <w:p w14:paraId="06D96BA4" w14:textId="31D2B1ED" w:rsidR="002F1411" w:rsidRDefault="002F1411" w:rsidP="002F1411">
      <w:pPr>
        <w:pStyle w:val="ListParagraph"/>
        <w:numPr>
          <w:ilvl w:val="1"/>
          <w:numId w:val="85"/>
        </w:numPr>
      </w:pPr>
      <w:r>
        <w:t>Total acquisition cost = 2</w:t>
      </w:r>
      <w:r w:rsidR="00DC5037">
        <w:t>4</w:t>
      </w:r>
      <w:r>
        <w:t xml:space="preserve"> 4</w:t>
      </w:r>
      <w:r w:rsidR="00E0440C">
        <w:t>16.91</w:t>
      </w:r>
      <w:r>
        <w:t xml:space="preserve"> [previous value] </w:t>
      </w:r>
      <w:proofErr w:type="gramStart"/>
      <w:r>
        <w:t xml:space="preserve">-  </w:t>
      </w:r>
      <w:r w:rsidR="00E0440C">
        <w:t>24</w:t>
      </w:r>
      <w:proofErr w:type="gramEnd"/>
      <w:r w:rsidR="00E0440C">
        <w:t xml:space="preserve"> 416.91 [previous acquisition cost] * </w:t>
      </w:r>
      <w:r w:rsidR="00B801CA">
        <w:t>4</w:t>
      </w:r>
      <w:r w:rsidR="00E0440C">
        <w:t xml:space="preserve"> 990 [disposal proceeds] / 25 850 [portfolio value before operation]</w:t>
      </w:r>
      <w:r>
        <w:t xml:space="preserve"> = </w:t>
      </w:r>
      <w:r w:rsidR="00AD1843">
        <w:t>1</w:t>
      </w:r>
      <w:r w:rsidR="00B801CA">
        <w:t>9</w:t>
      </w:r>
      <w:r>
        <w:t xml:space="preserve"> </w:t>
      </w:r>
      <w:r w:rsidR="002534BB">
        <w:t>703.55</w:t>
      </w:r>
      <w:r>
        <w:t xml:space="preserve"> €</w:t>
      </w:r>
    </w:p>
    <w:p w14:paraId="5E031DE3" w14:textId="6F854206" w:rsidR="002F1411" w:rsidRDefault="002F1411" w:rsidP="002F1411">
      <w:pPr>
        <w:pStyle w:val="ListParagraph"/>
        <w:numPr>
          <w:ilvl w:val="1"/>
          <w:numId w:val="85"/>
        </w:numPr>
      </w:pPr>
      <w:r>
        <w:t xml:space="preserve">New portfolio value = </w:t>
      </w:r>
      <w:r w:rsidR="00AD1843">
        <w:t>4</w:t>
      </w:r>
      <w:r>
        <w:t xml:space="preserve">.5 * 1 </w:t>
      </w:r>
      <w:r w:rsidR="00F40BF5">
        <w:t>3</w:t>
      </w:r>
      <w:r>
        <w:t xml:space="preserve">00 [ETH] + </w:t>
      </w:r>
      <w:r w:rsidR="00F40BF5">
        <w:t>0.5</w:t>
      </w:r>
      <w:r>
        <w:t xml:space="preserve"> * 22 000 [BTC] </w:t>
      </w:r>
      <w:r w:rsidR="002534BB">
        <w:t xml:space="preserve">+ 500 * </w:t>
      </w:r>
      <w:r w:rsidR="009C6090">
        <w:t xml:space="preserve">6 [XRP] </w:t>
      </w:r>
      <w:r>
        <w:t xml:space="preserve">= </w:t>
      </w:r>
      <w:r w:rsidR="009C6090">
        <w:t>19</w:t>
      </w:r>
      <w:r>
        <w:t xml:space="preserve"> 8</w:t>
      </w:r>
      <w:r w:rsidR="009C6090">
        <w:t>5</w:t>
      </w:r>
      <w:r>
        <w:t>0 €</w:t>
      </w:r>
    </w:p>
    <w:p w14:paraId="0122116E" w14:textId="3CFA8527" w:rsidR="002F1411" w:rsidRDefault="009C6090" w:rsidP="009C6090">
      <w:pPr>
        <w:pStyle w:val="ListParagraph"/>
        <w:numPr>
          <w:ilvl w:val="0"/>
          <w:numId w:val="85"/>
        </w:numPr>
      </w:pPr>
      <w:r>
        <w:t xml:space="preserve">On the </w:t>
      </w:r>
      <w:r w:rsidR="00402C61">
        <w:t xml:space="preserve">15/09/2026, the customer sells 0.5 BTC at 23 000 €, with </w:t>
      </w:r>
      <w:r w:rsidR="00E96053">
        <w:t>50 € of bank fees</w:t>
      </w:r>
    </w:p>
    <w:p w14:paraId="784D3DB2" w14:textId="21034315" w:rsidR="00E96053" w:rsidRDefault="00E96053" w:rsidP="00E96053">
      <w:pPr>
        <w:pStyle w:val="ListParagraph"/>
        <w:numPr>
          <w:ilvl w:val="1"/>
          <w:numId w:val="85"/>
        </w:numPr>
      </w:pPr>
      <w:r>
        <w:t xml:space="preserve">Disposal proceeds = </w:t>
      </w:r>
      <w:r w:rsidR="007C32B6">
        <w:t>0.5 * 23 000</w:t>
      </w:r>
      <w:r>
        <w:t xml:space="preserve"> – </w:t>
      </w:r>
      <w:r w:rsidR="00AF3F64">
        <w:t>5</w:t>
      </w:r>
      <w:r>
        <w:t xml:space="preserve">0 € = </w:t>
      </w:r>
      <w:r w:rsidR="00C015B8">
        <w:t>11 450</w:t>
      </w:r>
      <w:r>
        <w:t xml:space="preserve"> €</w:t>
      </w:r>
    </w:p>
    <w:p w14:paraId="4644D56B" w14:textId="6103C754" w:rsidR="00E96053" w:rsidRDefault="00E96053" w:rsidP="00E96053">
      <w:pPr>
        <w:pStyle w:val="ListParagraph"/>
        <w:numPr>
          <w:ilvl w:val="1"/>
          <w:numId w:val="85"/>
        </w:numPr>
      </w:pPr>
      <w:r>
        <w:t xml:space="preserve">Total portfolio value (before the operation) = 4.5 * 1 </w:t>
      </w:r>
      <w:r w:rsidR="00C015B8">
        <w:t>2</w:t>
      </w:r>
      <w:r>
        <w:t>00 [ETH] + 0.5 * 2</w:t>
      </w:r>
      <w:r w:rsidR="00C015B8">
        <w:t>3</w:t>
      </w:r>
      <w:r>
        <w:t xml:space="preserve"> 000 [BTC] + 500 * </w:t>
      </w:r>
      <w:r w:rsidR="00C015B8">
        <w:t>5.5</w:t>
      </w:r>
      <w:r>
        <w:t xml:space="preserve"> [XRP] = </w:t>
      </w:r>
      <w:r w:rsidR="008C1237">
        <w:t>19 650</w:t>
      </w:r>
      <w:r>
        <w:t xml:space="preserve"> €</w:t>
      </w:r>
    </w:p>
    <w:p w14:paraId="59BC382B" w14:textId="29022B8A" w:rsidR="00E96053" w:rsidRDefault="00E96053" w:rsidP="00E96053">
      <w:pPr>
        <w:pStyle w:val="ListParagraph"/>
        <w:numPr>
          <w:ilvl w:val="1"/>
          <w:numId w:val="85"/>
        </w:numPr>
      </w:pPr>
      <w:r>
        <w:t xml:space="preserve">Gain or loss = </w:t>
      </w:r>
      <w:r w:rsidR="008C1237">
        <w:t>11 450</w:t>
      </w:r>
      <w:r>
        <w:t xml:space="preserve"> [disposal proceeds] – </w:t>
      </w:r>
      <w:r w:rsidR="008C1237">
        <w:t>19</w:t>
      </w:r>
      <w:r>
        <w:t xml:space="preserve"> </w:t>
      </w:r>
      <w:r w:rsidR="008C1237">
        <w:t>703.55</w:t>
      </w:r>
      <w:r>
        <w:t xml:space="preserve"> [previous acquisition cost] * </w:t>
      </w:r>
      <w:r w:rsidR="008C1237">
        <w:t>11 450</w:t>
      </w:r>
      <w:r>
        <w:t xml:space="preserve"> [disposal proceeds] / </w:t>
      </w:r>
      <w:r w:rsidR="008C1237">
        <w:t>19 650</w:t>
      </w:r>
      <w:r>
        <w:t xml:space="preserve"> [portfolio value before operation] = </w:t>
      </w:r>
      <w:r w:rsidR="008C1237">
        <w:t>-31.20</w:t>
      </w:r>
      <w:r>
        <w:t xml:space="preserve"> €</w:t>
      </w:r>
    </w:p>
    <w:p w14:paraId="24C3C2B5" w14:textId="245DBC59" w:rsidR="00E96053" w:rsidRDefault="00E96053" w:rsidP="00E96053">
      <w:pPr>
        <w:pStyle w:val="ListParagraph"/>
        <w:numPr>
          <w:ilvl w:val="1"/>
          <w:numId w:val="85"/>
        </w:numPr>
      </w:pPr>
      <w:r>
        <w:t xml:space="preserve">Total acquisition cost = </w:t>
      </w:r>
      <w:r w:rsidR="00C3315E">
        <w:t>19 703.55 [</w:t>
      </w:r>
      <w:r>
        <w:t xml:space="preserve">previous value] </w:t>
      </w:r>
      <w:r w:rsidR="00C3315E">
        <w:t xml:space="preserve">- 19 703.55 [previous acquisition cost] * 11 450 [disposal proceeds] / 19 650 [portfolio value before operation] </w:t>
      </w:r>
      <w:r>
        <w:t xml:space="preserve">= </w:t>
      </w:r>
      <w:r w:rsidR="00825E3A">
        <w:t>8 222.35</w:t>
      </w:r>
      <w:r>
        <w:t xml:space="preserve"> €</w:t>
      </w:r>
    </w:p>
    <w:p w14:paraId="0511619D" w14:textId="04692041" w:rsidR="00E96053" w:rsidRDefault="00E96053" w:rsidP="00E96053">
      <w:pPr>
        <w:pStyle w:val="ListParagraph"/>
        <w:numPr>
          <w:ilvl w:val="1"/>
          <w:numId w:val="85"/>
        </w:numPr>
      </w:pPr>
      <w:r>
        <w:t xml:space="preserve">New portfolio value = 4.5 * 1 </w:t>
      </w:r>
      <w:r w:rsidR="00825E3A">
        <w:t>2</w:t>
      </w:r>
      <w:r>
        <w:t xml:space="preserve">00 [ETH] + 500 * </w:t>
      </w:r>
      <w:r w:rsidR="00825E3A">
        <w:t>5.5</w:t>
      </w:r>
      <w:r>
        <w:t xml:space="preserve"> [XRP] = </w:t>
      </w:r>
      <w:r w:rsidR="00FD5E47">
        <w:t>8 150</w:t>
      </w:r>
      <w:r>
        <w:t xml:space="preserve"> €</w:t>
      </w:r>
    </w:p>
    <w:p w14:paraId="20E2B1FF" w14:textId="4A73874D" w:rsidR="00E96053" w:rsidRDefault="00A0481F" w:rsidP="009C6090">
      <w:pPr>
        <w:pStyle w:val="ListParagraph"/>
        <w:numPr>
          <w:ilvl w:val="0"/>
          <w:numId w:val="85"/>
        </w:numPr>
      </w:pPr>
      <w:r>
        <w:t xml:space="preserve">On the 10/11/2026, the customer </w:t>
      </w:r>
      <w:r w:rsidR="00BE2E27">
        <w:t>sells 500 XRP at 5 €, with 5 € of bank fees</w:t>
      </w:r>
    </w:p>
    <w:p w14:paraId="1BC824F2" w14:textId="513AC9AC" w:rsidR="00BE2E27" w:rsidRDefault="00BE2E27" w:rsidP="00BE2E27">
      <w:pPr>
        <w:pStyle w:val="ListParagraph"/>
        <w:numPr>
          <w:ilvl w:val="1"/>
          <w:numId w:val="85"/>
        </w:numPr>
      </w:pPr>
      <w:r>
        <w:t xml:space="preserve">Disposal proceeds = </w:t>
      </w:r>
      <w:r w:rsidR="00FD5E47">
        <w:t>5 * 500</w:t>
      </w:r>
      <w:r>
        <w:t xml:space="preserve"> – </w:t>
      </w:r>
      <w:r w:rsidR="00FD5E47">
        <w:t>5</w:t>
      </w:r>
      <w:r>
        <w:t xml:space="preserve"> € = </w:t>
      </w:r>
      <w:r w:rsidR="00FD5E47">
        <w:t>2 495</w:t>
      </w:r>
      <w:r>
        <w:t xml:space="preserve"> €</w:t>
      </w:r>
    </w:p>
    <w:p w14:paraId="683E102F" w14:textId="4B44D1BC" w:rsidR="00BE2E27" w:rsidRDefault="00BE2E27" w:rsidP="00BE2E27">
      <w:pPr>
        <w:pStyle w:val="ListParagraph"/>
        <w:numPr>
          <w:ilvl w:val="1"/>
          <w:numId w:val="85"/>
        </w:numPr>
      </w:pPr>
      <w:r>
        <w:t xml:space="preserve">Total portfolio value (before the operation) = 4.5 * 1 </w:t>
      </w:r>
      <w:r w:rsidR="0006087C">
        <w:t>4</w:t>
      </w:r>
      <w:r>
        <w:t xml:space="preserve">00 [ETH] + 500 * </w:t>
      </w:r>
      <w:r w:rsidR="0006087C">
        <w:t>5</w:t>
      </w:r>
      <w:r>
        <w:t xml:space="preserve"> [XRP] = </w:t>
      </w:r>
      <w:r w:rsidR="0006087C">
        <w:t>8</w:t>
      </w:r>
      <w:r>
        <w:t xml:space="preserve"> 8</w:t>
      </w:r>
      <w:r w:rsidR="0006087C">
        <w:t>0</w:t>
      </w:r>
      <w:r>
        <w:t>0 €</w:t>
      </w:r>
    </w:p>
    <w:p w14:paraId="2FFFC4B9" w14:textId="627CA265" w:rsidR="00BE2E27" w:rsidRDefault="00BE2E27" w:rsidP="00BE2E27">
      <w:pPr>
        <w:pStyle w:val="ListParagraph"/>
        <w:numPr>
          <w:ilvl w:val="1"/>
          <w:numId w:val="85"/>
        </w:numPr>
      </w:pPr>
      <w:r>
        <w:t xml:space="preserve">Gain or loss = </w:t>
      </w:r>
      <w:r w:rsidR="0006087C">
        <w:t>2</w:t>
      </w:r>
      <w:r>
        <w:t xml:space="preserve"> </w:t>
      </w:r>
      <w:r w:rsidR="0006087C">
        <w:t>495</w:t>
      </w:r>
      <w:r>
        <w:t xml:space="preserve"> [disposal proceeds] – </w:t>
      </w:r>
      <w:r w:rsidR="0006087C">
        <w:t xml:space="preserve">8 </w:t>
      </w:r>
      <w:r w:rsidR="007F7069">
        <w:t>222.35</w:t>
      </w:r>
      <w:r>
        <w:t xml:space="preserve"> [previous acquisition cost] * </w:t>
      </w:r>
      <w:r w:rsidR="0006087C">
        <w:t>2</w:t>
      </w:r>
      <w:r>
        <w:t xml:space="preserve"> </w:t>
      </w:r>
      <w:r w:rsidR="0006087C">
        <w:t>495</w:t>
      </w:r>
      <w:r>
        <w:t xml:space="preserve"> [disposal proceeds] / </w:t>
      </w:r>
      <w:r w:rsidR="0006087C">
        <w:t xml:space="preserve">8 </w:t>
      </w:r>
      <w:r>
        <w:t>8</w:t>
      </w:r>
      <w:r w:rsidR="0006087C">
        <w:t>0</w:t>
      </w:r>
      <w:r>
        <w:t xml:space="preserve">0 [portfolio value before operation] = </w:t>
      </w:r>
      <w:r w:rsidR="0006087C">
        <w:t>163</w:t>
      </w:r>
      <w:r>
        <w:t>.</w:t>
      </w:r>
      <w:r w:rsidR="0006087C">
        <w:t>78</w:t>
      </w:r>
      <w:r>
        <w:t xml:space="preserve"> €</w:t>
      </w:r>
    </w:p>
    <w:p w14:paraId="022ACB65" w14:textId="3305CFCE" w:rsidR="00BE2E27" w:rsidRDefault="00BE2E27" w:rsidP="00146379">
      <w:pPr>
        <w:pStyle w:val="ListParagraph"/>
        <w:numPr>
          <w:ilvl w:val="1"/>
          <w:numId w:val="85"/>
        </w:numPr>
      </w:pPr>
      <w:r>
        <w:t xml:space="preserve">Total acquisition cost = </w:t>
      </w:r>
      <w:r w:rsidR="007F7069">
        <w:t>8 222.35</w:t>
      </w:r>
      <w:r>
        <w:t xml:space="preserve"> [previous value] </w:t>
      </w:r>
      <w:r w:rsidR="007F7069">
        <w:t xml:space="preserve">– 8 222.35 [previous acquisition cost] * 2 495 [disposal proceeds] / 8 800 [portfolio value before operation] </w:t>
      </w:r>
      <w:r>
        <w:t xml:space="preserve">= </w:t>
      </w:r>
      <w:r w:rsidR="00146379">
        <w:t>5 891.12</w:t>
      </w:r>
      <w:r>
        <w:t xml:space="preserve"> €</w:t>
      </w:r>
    </w:p>
    <w:p w14:paraId="3EC9A188" w14:textId="4704ADE5" w:rsidR="00BE2E27" w:rsidRDefault="00BE2E27" w:rsidP="00BE2E27">
      <w:pPr>
        <w:pStyle w:val="ListParagraph"/>
        <w:numPr>
          <w:ilvl w:val="1"/>
          <w:numId w:val="85"/>
        </w:numPr>
      </w:pPr>
      <w:r>
        <w:t xml:space="preserve">New portfolio value = 4.5 * 1 </w:t>
      </w:r>
      <w:r w:rsidR="00146379">
        <w:t>4</w:t>
      </w:r>
      <w:r>
        <w:t xml:space="preserve">00 [ETH] = </w:t>
      </w:r>
      <w:r w:rsidR="00720682">
        <w:t>6 300</w:t>
      </w:r>
      <w:r>
        <w:t xml:space="preserve"> €</w:t>
      </w:r>
    </w:p>
    <w:p w14:paraId="024B4828" w14:textId="0632989F" w:rsidR="00BE2E27" w:rsidRDefault="00720682" w:rsidP="00720682">
      <w:pPr>
        <w:pStyle w:val="ListParagraph"/>
        <w:numPr>
          <w:ilvl w:val="0"/>
          <w:numId w:val="85"/>
        </w:numPr>
      </w:pPr>
      <w:r>
        <w:t xml:space="preserve">Considering that there is no more operation </w:t>
      </w:r>
      <w:proofErr w:type="gramStart"/>
      <w:r>
        <w:t>on</w:t>
      </w:r>
      <w:proofErr w:type="gramEnd"/>
      <w:r>
        <w:t xml:space="preserve"> 2026, the total gain / loss for 2026 is </w:t>
      </w:r>
      <w:r w:rsidR="00A73E91">
        <w:t>456.12 €.</w:t>
      </w:r>
    </w:p>
    <w:p w14:paraId="77562E13" w14:textId="4E0BD8FD" w:rsidR="00A73E91" w:rsidRDefault="00A73E91" w:rsidP="00720682">
      <w:pPr>
        <w:pStyle w:val="ListParagraph"/>
        <w:numPr>
          <w:ilvl w:val="0"/>
          <w:numId w:val="85"/>
        </w:numPr>
      </w:pPr>
      <w:r>
        <w:t xml:space="preserve">The </w:t>
      </w:r>
      <w:r w:rsidR="00AA6A50">
        <w:t xml:space="preserve">here under </w:t>
      </w:r>
      <w:r>
        <w:t>embedded XLS</w:t>
      </w:r>
      <w:r w:rsidR="00AA6A50">
        <w:t xml:space="preserve"> presents the same data, with the formula to compute the different values.</w:t>
      </w:r>
    </w:p>
    <w:bookmarkStart w:id="95" w:name="_MON_1819721516"/>
    <w:bookmarkEnd w:id="95"/>
    <w:p w14:paraId="570F4A9C" w14:textId="6DBCE32F" w:rsidR="00AA6A50" w:rsidRDefault="00C82C9C" w:rsidP="00A37D40">
      <w:r>
        <w:object w:dxaOrig="15472" w:dyaOrig="3068" w14:anchorId="20690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0.35pt;height:151.9pt" o:ole="">
            <v:imagedata r:id="rId87" o:title=""/>
          </v:shape>
          <o:OLEObject Type="Embed" ProgID="Excel.Sheet.12" ShapeID="_x0000_i1025" DrawAspect="Content" ObjectID="_1840771048" r:id="rId88"/>
        </w:object>
      </w:r>
    </w:p>
    <w:p w14:paraId="0C429305" w14:textId="77777777" w:rsidR="00AE454C" w:rsidRDefault="00AE454C" w:rsidP="00A37D40"/>
    <w:p w14:paraId="325B0B30" w14:textId="6C0B2109" w:rsidR="00AE454C" w:rsidRDefault="00AE454C" w:rsidP="00486600">
      <w:pPr>
        <w:ind w:left="567"/>
      </w:pPr>
      <w:r w:rsidRPr="00486600">
        <w:rPr>
          <w:b/>
          <w:bCs/>
        </w:rPr>
        <w:t>DISCLAIMER</w:t>
      </w:r>
      <w:r>
        <w:t xml:space="preserve">: this is our interpretation of the </w:t>
      </w:r>
      <w:proofErr w:type="gramStart"/>
      <w:r>
        <w:t>regulation,</w:t>
      </w:r>
      <w:proofErr w:type="gramEnd"/>
      <w:r>
        <w:t xml:space="preserve"> it must be validated by the bank legal </w:t>
      </w:r>
      <w:r w:rsidR="002B7A7A">
        <w:t>department</w:t>
      </w:r>
      <w:r>
        <w:t xml:space="preserve"> as compliant with its own interpretation.</w:t>
      </w:r>
    </w:p>
    <w:p w14:paraId="05760732" w14:textId="77777777" w:rsidR="00BB7E60" w:rsidRDefault="00BB7E60" w:rsidP="00BB7E60">
      <w:pPr>
        <w:pStyle w:val="Title3"/>
      </w:pPr>
      <w:bookmarkStart w:id="96" w:name="_Toc226736227"/>
      <w:r>
        <w:t>Tax report retrieval</w:t>
      </w:r>
      <w:bookmarkEnd w:id="96"/>
    </w:p>
    <w:p w14:paraId="1BFEC928" w14:textId="5A149A14" w:rsidR="00BB7E60" w:rsidRDefault="00BB7E60" w:rsidP="00BB7E60">
      <w:pPr>
        <w:pStyle w:val="Caption"/>
        <w:keepNext/>
      </w:pPr>
    </w:p>
    <w:p w14:paraId="344B5BA1" w14:textId="1EBA1C85" w:rsidR="006411F7" w:rsidRDefault="006411F7" w:rsidP="00BB7E60">
      <w:pPr>
        <w:pStyle w:val="Caption"/>
        <w:keepNext/>
      </w:pPr>
      <w:r>
        <w:rPr>
          <w:noProof/>
        </w:rPr>
        <w:drawing>
          <wp:inline distT="0" distB="0" distL="0" distR="0" wp14:anchorId="64E4E458" wp14:editId="3911B8F2">
            <wp:extent cx="5561463" cy="4324877"/>
            <wp:effectExtent l="0" t="0" r="1270" b="0"/>
            <wp:docPr id="41623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37637" name=""/>
                    <pic:cNvPicPr/>
                  </pic:nvPicPr>
                  <pic:blipFill>
                    <a:blip r:embed="rId89"/>
                    <a:stretch>
                      <a:fillRect/>
                    </a:stretch>
                  </pic:blipFill>
                  <pic:spPr>
                    <a:xfrm>
                      <a:off x="0" y="0"/>
                      <a:ext cx="5563775" cy="4326675"/>
                    </a:xfrm>
                    <a:prstGeom prst="rect">
                      <a:avLst/>
                    </a:prstGeom>
                  </pic:spPr>
                </pic:pic>
              </a:graphicData>
            </a:graphic>
          </wp:inline>
        </w:drawing>
      </w:r>
    </w:p>
    <w:p w14:paraId="1877BBA8" w14:textId="77777777" w:rsidR="00BB7E60" w:rsidRDefault="00BB7E60" w:rsidP="00BB7E60">
      <w:pPr>
        <w:pStyle w:val="Caption0"/>
        <w:jc w:val="center"/>
      </w:pPr>
      <w:r>
        <w:t xml:space="preserve">Figure </w:t>
      </w:r>
      <w:r>
        <w:fldChar w:fldCharType="begin"/>
      </w:r>
      <w:r>
        <w:instrText xml:space="preserve"> SEQ Figure \* ARABIC </w:instrText>
      </w:r>
      <w:r>
        <w:fldChar w:fldCharType="separate"/>
      </w:r>
      <w:r>
        <w:rPr>
          <w:noProof/>
        </w:rPr>
        <w:t>30</w:t>
      </w:r>
      <w:r>
        <w:fldChar w:fldCharType="end"/>
      </w:r>
      <w:r>
        <w:t xml:space="preserve"> – Retrieve Tax reports</w:t>
      </w:r>
    </w:p>
    <w:p w14:paraId="4466D161" w14:textId="77777777" w:rsidR="00BB7E60" w:rsidRDefault="00BB7E60" w:rsidP="00BB7E60">
      <w:pPr>
        <w:ind w:left="567"/>
      </w:pPr>
      <w:r>
        <w:t xml:space="preserve">This diagram is related to the retrieval of tax reports from the UI.  There are two REST API endpoint which are </w:t>
      </w:r>
      <w:proofErr w:type="gramStart"/>
      <w:r>
        <w:t>provided</w:t>
      </w:r>
      <w:proofErr w:type="gramEnd"/>
      <w:r>
        <w:t xml:space="preserve"> and which fits with this diagram:</w:t>
      </w:r>
    </w:p>
    <w:p w14:paraId="377B5CAB" w14:textId="77777777" w:rsidR="00BB7E60" w:rsidRDefault="00BB7E60" w:rsidP="00BB7E60">
      <w:pPr>
        <w:pStyle w:val="ListParagraph"/>
        <w:numPr>
          <w:ilvl w:val="0"/>
          <w:numId w:val="83"/>
        </w:numPr>
      </w:pPr>
      <w:r>
        <w:t>GET /accounts/{</w:t>
      </w:r>
      <w:proofErr w:type="spellStart"/>
      <w:r>
        <w:t>accountId</w:t>
      </w:r>
      <w:proofErr w:type="spellEnd"/>
      <w:r>
        <w:t>}/tax-</w:t>
      </w:r>
      <w:proofErr w:type="gramStart"/>
      <w:r>
        <w:t>reports:</w:t>
      </w:r>
      <w:proofErr w:type="gramEnd"/>
      <w:r>
        <w:t xml:space="preserve"> provides the list of tax reports for the customer.  The answer contains only the metadata related to tax-reports (i.e. year, gain/loss for the year), but not the detail of each one.</w:t>
      </w:r>
    </w:p>
    <w:p w14:paraId="129ECB37" w14:textId="77777777" w:rsidR="00BB7E60" w:rsidRDefault="00BB7E60" w:rsidP="00BB7E60">
      <w:pPr>
        <w:pStyle w:val="ListParagraph"/>
        <w:numPr>
          <w:ilvl w:val="0"/>
          <w:numId w:val="83"/>
        </w:numPr>
      </w:pPr>
      <w:r>
        <w:lastRenderedPageBreak/>
        <w:t>GET /accounts/{</w:t>
      </w:r>
      <w:proofErr w:type="spellStart"/>
      <w:r>
        <w:t>accountId</w:t>
      </w:r>
      <w:proofErr w:type="spellEnd"/>
      <w:r>
        <w:t>}/tax-reports/</w:t>
      </w:r>
      <w:proofErr w:type="gramStart"/>
      <w:r>
        <w:t>{year}:</w:t>
      </w:r>
      <w:proofErr w:type="gramEnd"/>
      <w:r>
        <w:t xml:space="preserve"> provides the tax report for the customer for a given year.  The answer contains all the details, with the exhaustive list of operations which are part of that year.  Based on this information, the generation of a PDF file is possible.</w:t>
      </w:r>
    </w:p>
    <w:p w14:paraId="70E6AE35" w14:textId="77777777" w:rsidR="00BB7E60" w:rsidRDefault="00BB7E60" w:rsidP="00BB7E60">
      <w:pPr>
        <w:ind w:left="567"/>
      </w:pPr>
      <w:r>
        <w:t>The main steps are:</w:t>
      </w:r>
    </w:p>
    <w:p w14:paraId="5CB60E0E" w14:textId="77777777" w:rsidR="00BB7E60" w:rsidRDefault="00BB7E60" w:rsidP="00BB7E60">
      <w:pPr>
        <w:pStyle w:val="ListParagraph"/>
        <w:numPr>
          <w:ilvl w:val="0"/>
          <w:numId w:val="84"/>
        </w:numPr>
      </w:pPr>
      <w:r>
        <w:t>Step 1 is the API call from the UI</w:t>
      </w:r>
    </w:p>
    <w:p w14:paraId="4F461104" w14:textId="77777777" w:rsidR="00BB7E60" w:rsidRDefault="00BB7E60" w:rsidP="00BB7E60">
      <w:pPr>
        <w:pStyle w:val="ListParagraph"/>
        <w:numPr>
          <w:ilvl w:val="0"/>
          <w:numId w:val="84"/>
        </w:numPr>
      </w:pPr>
      <w:r>
        <w:t>Steps 2 to 6 are the usual eligibility check regarding customer and account, to check that the user is entitled to access that customer and account.</w:t>
      </w:r>
    </w:p>
    <w:p w14:paraId="4E07AFCD" w14:textId="24262B99" w:rsidR="00BB7E60" w:rsidRDefault="00BB7E60" w:rsidP="00BB7E60">
      <w:pPr>
        <w:pStyle w:val="ListParagraph"/>
        <w:numPr>
          <w:ilvl w:val="0"/>
          <w:numId w:val="84"/>
        </w:numPr>
      </w:pPr>
      <w:r>
        <w:t>Steps 8 to 1</w:t>
      </w:r>
      <w:r w:rsidR="006411F7">
        <w:t>3</w:t>
      </w:r>
      <w:r>
        <w:t xml:space="preserve"> retrieve information </w:t>
      </w:r>
      <w:r w:rsidR="008A0688">
        <w:t xml:space="preserve">from the </w:t>
      </w:r>
      <w:r w:rsidR="003972AF">
        <w:t xml:space="preserve">account, via the </w:t>
      </w:r>
      <w:r w:rsidR="008A0688">
        <w:t xml:space="preserve">subledger </w:t>
      </w:r>
      <w:r w:rsidR="003972AF">
        <w:t xml:space="preserve">service.  Depending on the fiscal country, </w:t>
      </w:r>
      <w:r w:rsidR="007A5502">
        <w:t>these steps may be</w:t>
      </w:r>
      <w:r w:rsidR="00A71709">
        <w:t xml:space="preserve"> processed </w:t>
      </w:r>
      <w:proofErr w:type="gramStart"/>
      <w:r w:rsidR="00A71709">
        <w:t>differently</w:t>
      </w:r>
      <w:proofErr w:type="gramEnd"/>
      <w:r w:rsidR="00A71709">
        <w:t xml:space="preserve"> and </w:t>
      </w:r>
      <w:r w:rsidR="003972AF">
        <w:t xml:space="preserve">some information may be retrieved </w:t>
      </w:r>
      <w:r>
        <w:t>from the operation services</w:t>
      </w:r>
      <w:r w:rsidR="003972AF">
        <w:t xml:space="preserve">.  For French regulation, there is a loop </w:t>
      </w:r>
      <w:r>
        <w:t xml:space="preserve">on the tax-related information attached to each operation on the required </w:t>
      </w:r>
      <w:proofErr w:type="gramStart"/>
      <w:r>
        <w:t>period of time</w:t>
      </w:r>
      <w:proofErr w:type="gramEnd"/>
      <w:r>
        <w:t>.  If the API is about getting the list of all tax reports, the loop is on all operations, summing information per year to identify each report.</w:t>
      </w:r>
      <w:r w:rsidR="00561F90">
        <w:t xml:space="preserve">  For Dutch regulation, the value of the account at the beginning of the year must be calculated, </w:t>
      </w:r>
      <w:proofErr w:type="gramStart"/>
      <w:r w:rsidR="00561F90">
        <w:t>taking into account</w:t>
      </w:r>
      <w:proofErr w:type="gramEnd"/>
      <w:r w:rsidR="00561F90">
        <w:t xml:space="preserve"> the right price (as for the calculation of the account valuation, cf. § </w:t>
      </w:r>
      <w:r w:rsidR="00561F90">
        <w:fldChar w:fldCharType="begin"/>
      </w:r>
      <w:r w:rsidR="00561F90">
        <w:instrText xml:space="preserve"> REF _Ref195020465 \r \h </w:instrText>
      </w:r>
      <w:r w:rsidR="00561F90">
        <w:fldChar w:fldCharType="separate"/>
      </w:r>
      <w:r w:rsidR="00561F90">
        <w:t>3.3</w:t>
      </w:r>
      <w:r w:rsidR="00561F90">
        <w:fldChar w:fldCharType="end"/>
      </w:r>
      <w:r w:rsidR="00C54C6E">
        <w:t>).  The list of operations is also provided for information.</w:t>
      </w:r>
    </w:p>
    <w:p w14:paraId="17F03426" w14:textId="67634EBE" w:rsidR="00BB7E60" w:rsidRDefault="00BB7E60" w:rsidP="00BB7E60">
      <w:pPr>
        <w:pStyle w:val="ListParagraph"/>
        <w:numPr>
          <w:ilvl w:val="0"/>
          <w:numId w:val="84"/>
        </w:numPr>
      </w:pPr>
      <w:r>
        <w:t>Step 1</w:t>
      </w:r>
      <w:r w:rsidR="00C5741C">
        <w:t>4</w:t>
      </w:r>
      <w:r>
        <w:t xml:space="preserve"> pushes the information to the UI.  Up to the UI to transform it into a PDF if the information is related to one report.</w:t>
      </w:r>
    </w:p>
    <w:p w14:paraId="750D6620" w14:textId="77777777" w:rsidR="00BB7E60" w:rsidRPr="00F674EF" w:rsidRDefault="00BB7E60" w:rsidP="00BB7E60">
      <w:pPr>
        <w:ind w:left="567"/>
      </w:pPr>
      <w:r>
        <w:t xml:space="preserve">For </w:t>
      </w:r>
      <w:proofErr w:type="gramStart"/>
      <w:r>
        <w:t>now</w:t>
      </w:r>
      <w:proofErr w:type="gramEnd"/>
      <w:r>
        <w:t xml:space="preserve"> there is no background process that would generate all tax reports at the beginning of the year </w:t>
      </w:r>
      <w:proofErr w:type="gramStart"/>
      <w:r>
        <w:t>in order to</w:t>
      </w:r>
      <w:proofErr w:type="gramEnd"/>
      <w:r>
        <w:t xml:space="preserve"> push them to the bank system, for example to aggregate them with other reporting.</w:t>
      </w:r>
    </w:p>
    <w:p w14:paraId="31190FD2" w14:textId="77777777" w:rsidR="00BB7E60" w:rsidRPr="00F674EF" w:rsidRDefault="00BB7E60" w:rsidP="00486600">
      <w:pPr>
        <w:ind w:left="567"/>
      </w:pPr>
    </w:p>
    <w:p w14:paraId="30D915A3" w14:textId="4358BA4B" w:rsidR="00AA44DF" w:rsidRDefault="00AA44DF" w:rsidP="00E31ED1">
      <w:pPr>
        <w:pStyle w:val="Title2"/>
      </w:pPr>
      <w:bookmarkStart w:id="97" w:name="_Toc226736228"/>
      <w:r>
        <w:t>Statement reports</w:t>
      </w:r>
      <w:bookmarkEnd w:id="97"/>
    </w:p>
    <w:p w14:paraId="77E1314A" w14:textId="7C976B3C" w:rsidR="00AA44DF" w:rsidRDefault="00AA44DF" w:rsidP="00AA44DF">
      <w:pPr>
        <w:pStyle w:val="Currenttext"/>
      </w:pPr>
      <w:r>
        <w:t>The SCS allows the generation of statement reports on customer requests.  A statement report</w:t>
      </w:r>
      <w:r w:rsidR="00716887">
        <w:t xml:space="preserve"> gives a view on the customer account on a given period, showing the evolution of the positions and the related operations.</w:t>
      </w:r>
      <w:r w:rsidR="0058456F">
        <w:t xml:space="preserve">  For </w:t>
      </w:r>
      <w:proofErr w:type="gramStart"/>
      <w:r w:rsidR="0058456F">
        <w:t>now</w:t>
      </w:r>
      <w:proofErr w:type="gramEnd"/>
      <w:r w:rsidR="0058456F">
        <w:t xml:space="preserve"> it’s only generated when the customer requests one via the UI</w:t>
      </w:r>
      <w:r w:rsidR="001715A7">
        <w:t>; the back-end service generates a JSON file which is</w:t>
      </w:r>
      <w:r w:rsidR="0054792C">
        <w:t xml:space="preserve"> transformed into a PDF for download (the default SCS implementation relies on </w:t>
      </w:r>
      <w:proofErr w:type="spellStart"/>
      <w:proofErr w:type="gramStart"/>
      <w:r w:rsidR="0054792C">
        <w:t>a</w:t>
      </w:r>
      <w:proofErr w:type="spellEnd"/>
      <w:proofErr w:type="gramEnd"/>
      <w:r w:rsidR="0054792C">
        <w:t xml:space="preserve"> Angular library -</w:t>
      </w:r>
      <w:r w:rsidR="0054792C" w:rsidRPr="00C45B17">
        <w:t xml:space="preserve"> </w:t>
      </w:r>
      <w:proofErr w:type="spellStart"/>
      <w:r w:rsidR="0054792C" w:rsidRPr="00C45B17">
        <w:t>pdfmake</w:t>
      </w:r>
      <w:proofErr w:type="spellEnd"/>
      <w:r w:rsidR="0054792C" w:rsidRPr="00C45B17">
        <w:t xml:space="preserve"> version 0.2.20 </w:t>
      </w:r>
      <w:proofErr w:type="spellStart"/>
      <w:r w:rsidR="0054792C" w:rsidRPr="00C45B17">
        <w:t>npm</w:t>
      </w:r>
      <w:proofErr w:type="spellEnd"/>
      <w:r w:rsidR="0054792C" w:rsidRPr="00C45B17">
        <w:t xml:space="preserve"> library</w:t>
      </w:r>
      <w:r w:rsidR="0054792C">
        <w:t>)</w:t>
      </w:r>
      <w:r w:rsidR="0058456F">
        <w:t>.  If a bank wants to generate such reports periodically as it usually does for fiat account statement,</w:t>
      </w:r>
      <w:r w:rsidR="0054792C">
        <w:t xml:space="preserve"> the same logic could be applied to generate a JSON file that would need to be integrated with the bank IT system.</w:t>
      </w:r>
    </w:p>
    <w:p w14:paraId="60437BDA" w14:textId="77777777" w:rsidR="000C186C" w:rsidRDefault="000C186C" w:rsidP="00486600">
      <w:pPr>
        <w:pStyle w:val="Caption"/>
        <w:keepNext/>
        <w:jc w:val="center"/>
      </w:pPr>
      <w:r>
        <w:rPr>
          <w:noProof/>
        </w:rPr>
        <w:lastRenderedPageBreak/>
        <w:drawing>
          <wp:inline distT="0" distB="0" distL="0" distR="0" wp14:anchorId="1277C998" wp14:editId="03F2E6B4">
            <wp:extent cx="5331390" cy="4122728"/>
            <wp:effectExtent l="0" t="0" r="3175" b="0"/>
            <wp:docPr id="8731778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77843" name="Picture 1" descr="A screenshot of a computer program&#10;&#10;AI-generated content may be incorrect."/>
                    <pic:cNvPicPr/>
                  </pic:nvPicPr>
                  <pic:blipFill>
                    <a:blip r:embed="rId90"/>
                    <a:stretch>
                      <a:fillRect/>
                    </a:stretch>
                  </pic:blipFill>
                  <pic:spPr>
                    <a:xfrm>
                      <a:off x="0" y="0"/>
                      <a:ext cx="5336934" cy="4127015"/>
                    </a:xfrm>
                    <a:prstGeom prst="rect">
                      <a:avLst/>
                    </a:prstGeom>
                  </pic:spPr>
                </pic:pic>
              </a:graphicData>
            </a:graphic>
          </wp:inline>
        </w:drawing>
      </w:r>
    </w:p>
    <w:p w14:paraId="12AF77E9" w14:textId="102ED18A" w:rsidR="001715A7" w:rsidRDefault="000C186C" w:rsidP="000C186C">
      <w:pPr>
        <w:pStyle w:val="Caption0"/>
        <w:jc w:val="center"/>
      </w:pPr>
      <w:r>
        <w:t xml:space="preserve">Figure </w:t>
      </w:r>
      <w:r>
        <w:fldChar w:fldCharType="begin"/>
      </w:r>
      <w:r>
        <w:instrText xml:space="preserve"> SEQ Figure \* ARABIC </w:instrText>
      </w:r>
      <w:r>
        <w:fldChar w:fldCharType="separate"/>
      </w:r>
      <w:r w:rsidR="00EA4364">
        <w:rPr>
          <w:noProof/>
        </w:rPr>
        <w:t>30</w:t>
      </w:r>
      <w:r>
        <w:fldChar w:fldCharType="end"/>
      </w:r>
      <w:r>
        <w:t xml:space="preserve"> - Statement report generation</w:t>
      </w:r>
    </w:p>
    <w:p w14:paraId="5C9C757D" w14:textId="17CD8621" w:rsidR="000C186C" w:rsidRDefault="000C186C" w:rsidP="000C186C">
      <w:pPr>
        <w:ind w:left="567"/>
      </w:pPr>
      <w:r>
        <w:t>Main steps of the process are:</w:t>
      </w:r>
    </w:p>
    <w:p w14:paraId="10C334D9" w14:textId="0BCE78C9" w:rsidR="000C186C" w:rsidRDefault="000C186C" w:rsidP="000C186C">
      <w:pPr>
        <w:pStyle w:val="ListParagraph"/>
        <w:numPr>
          <w:ilvl w:val="0"/>
          <w:numId w:val="86"/>
        </w:numPr>
      </w:pPr>
      <w:r>
        <w:t xml:space="preserve">Step 1 is the capture of the customer request, which corresponds to a call to the REST API endpoint </w:t>
      </w:r>
      <w:r w:rsidR="001F28EB">
        <w:t>POST</w:t>
      </w:r>
      <w:r>
        <w:t xml:space="preserve"> /accounts/{</w:t>
      </w:r>
      <w:proofErr w:type="spellStart"/>
      <w:r>
        <w:t>accountId</w:t>
      </w:r>
      <w:proofErr w:type="spellEnd"/>
      <w:r>
        <w:t xml:space="preserve">}/statement-reports.  </w:t>
      </w:r>
      <w:r w:rsidR="00CD4932">
        <w:t>Cf. the documentation of the REST API endpoint for more details.  It allows to select the digital asset to list in the statement reports (if no information is provided, all of t</w:t>
      </w:r>
      <w:r w:rsidR="000D4843">
        <w:t>hem are included)</w:t>
      </w:r>
      <w:r w:rsidR="00413E0B">
        <w:t>, the type of operation</w:t>
      </w:r>
      <w:r w:rsidR="00CB5B77">
        <w:t xml:space="preserve"> to include</w:t>
      </w:r>
      <w:r w:rsidR="00413E0B">
        <w:t xml:space="preserve"> (</w:t>
      </w:r>
      <w:r w:rsidR="00CB5B77">
        <w:t>if no information is provided, all of them are included)</w:t>
      </w:r>
      <w:r w:rsidR="000D4843">
        <w:t xml:space="preserve"> and the period (start date + end date).</w:t>
      </w:r>
    </w:p>
    <w:p w14:paraId="31E97E5D" w14:textId="5CCCAB19" w:rsidR="00577FCD" w:rsidRDefault="00577FCD" w:rsidP="00577FCD">
      <w:pPr>
        <w:pStyle w:val="ListParagraph"/>
        <w:numPr>
          <w:ilvl w:val="0"/>
          <w:numId w:val="86"/>
        </w:numPr>
      </w:pPr>
      <w:r>
        <w:t>Step 2 to 6 are the usual eligibility check regarding customer and account, to check that the user is entitled to access that customer and account.</w:t>
      </w:r>
    </w:p>
    <w:p w14:paraId="65A17938" w14:textId="0A4027D1" w:rsidR="00577FCD" w:rsidRDefault="00577FCD" w:rsidP="00577FCD">
      <w:pPr>
        <w:pStyle w:val="ListParagraph"/>
        <w:numPr>
          <w:ilvl w:val="0"/>
          <w:numId w:val="86"/>
        </w:numPr>
      </w:pPr>
      <w:r>
        <w:t xml:space="preserve">Step 7 retrieves </w:t>
      </w:r>
      <w:r w:rsidR="00171A20">
        <w:t xml:space="preserve">information related to positions at start date and at end date from the </w:t>
      </w:r>
      <w:r w:rsidR="00092BB9">
        <w:t>subledger service</w:t>
      </w:r>
      <w:r>
        <w:t>.</w:t>
      </w:r>
    </w:p>
    <w:p w14:paraId="013A58DF" w14:textId="52801742" w:rsidR="00171A20" w:rsidRDefault="00171A20" w:rsidP="00577FCD">
      <w:pPr>
        <w:pStyle w:val="ListParagraph"/>
        <w:numPr>
          <w:ilvl w:val="0"/>
          <w:numId w:val="86"/>
        </w:numPr>
      </w:pPr>
      <w:r>
        <w:t>Step 9 retrieves information</w:t>
      </w:r>
      <w:r w:rsidR="00092BB9">
        <w:t xml:space="preserve"> related to operations between the two dates from the operation service.</w:t>
      </w:r>
    </w:p>
    <w:p w14:paraId="245FEFA9" w14:textId="15019D56" w:rsidR="00DF10EB" w:rsidRDefault="00DF10EB" w:rsidP="00577FCD">
      <w:pPr>
        <w:pStyle w:val="ListParagraph"/>
        <w:numPr>
          <w:ilvl w:val="0"/>
          <w:numId w:val="86"/>
        </w:numPr>
      </w:pPr>
      <w:r>
        <w:t>Step 11 aggregates the information, computing the percentage of evolution and the percentage of each position.  Cf. the documentation of the REST API endpoint that gives the fields which must be provided.</w:t>
      </w:r>
    </w:p>
    <w:p w14:paraId="1332137A" w14:textId="373E3000" w:rsidR="00577FCD" w:rsidRPr="000C186C" w:rsidRDefault="00577FCD" w:rsidP="00486600">
      <w:pPr>
        <w:pStyle w:val="ListParagraph"/>
        <w:numPr>
          <w:ilvl w:val="0"/>
          <w:numId w:val="86"/>
        </w:numPr>
      </w:pPr>
      <w:r>
        <w:t>Step 1</w:t>
      </w:r>
      <w:r w:rsidR="00DF10EB">
        <w:t>2</w:t>
      </w:r>
      <w:r>
        <w:t xml:space="preserve"> pushes the information to the UI.  Up to the UI to transform it into a PDF.</w:t>
      </w:r>
    </w:p>
    <w:p w14:paraId="7848704C" w14:textId="79F010E3" w:rsidR="009C424C" w:rsidRDefault="009C424C" w:rsidP="00E31ED1">
      <w:pPr>
        <w:pStyle w:val="Title2"/>
      </w:pPr>
      <w:bookmarkStart w:id="98" w:name="_Ref211412067"/>
      <w:bookmarkStart w:id="99" w:name="_Ref219987681"/>
      <w:bookmarkStart w:id="100" w:name="_Toc226736229"/>
      <w:r>
        <w:t xml:space="preserve">Bank position </w:t>
      </w:r>
      <w:bookmarkEnd w:id="98"/>
      <w:r w:rsidR="000F14DF">
        <w:t>configuration</w:t>
      </w:r>
      <w:bookmarkEnd w:id="99"/>
      <w:bookmarkEnd w:id="100"/>
    </w:p>
    <w:p w14:paraId="4AB540D9" w14:textId="6C7813D6" w:rsidR="00F5619D" w:rsidRDefault="00951B74" w:rsidP="00951B74">
      <w:pPr>
        <w:pStyle w:val="Currenttext"/>
      </w:pPr>
      <w:r>
        <w:t xml:space="preserve">This use case is related to the manual </w:t>
      </w:r>
      <w:r w:rsidR="000F14DF">
        <w:t xml:space="preserve">configuration </w:t>
      </w:r>
      <w:r>
        <w:t>of bank position</w:t>
      </w:r>
      <w:r w:rsidR="00A51D6F">
        <w:t>s</w:t>
      </w:r>
      <w:r w:rsidR="00B96C21">
        <w:t xml:space="preserve">.  Some bank positions must be created manually before being able to create order or transfer as some information related to exchange / broker / custodian configuration are required to execute these operations.  </w:t>
      </w:r>
      <w:r w:rsidR="00F5619D">
        <w:t>The information that can be provided when managing manually bank position are:</w:t>
      </w:r>
    </w:p>
    <w:p w14:paraId="5B649FB9" w14:textId="484012BF" w:rsidR="00D7014D" w:rsidRDefault="000F05CA">
      <w:pPr>
        <w:pStyle w:val="Currenttext"/>
        <w:numPr>
          <w:ilvl w:val="0"/>
          <w:numId w:val="141"/>
        </w:numPr>
      </w:pPr>
      <w:r>
        <w:t xml:space="preserve">The </w:t>
      </w:r>
      <w:r w:rsidR="00E5561E">
        <w:t xml:space="preserve">fiat bank account (either a loro in case of broker or a nostro in case of </w:t>
      </w:r>
      <w:r w:rsidR="00BB0299">
        <w:t xml:space="preserve">exchange, cf. § </w:t>
      </w:r>
      <w:r w:rsidR="00BB0299">
        <w:fldChar w:fldCharType="begin"/>
      </w:r>
      <w:r w:rsidR="00BB0299">
        <w:instrText xml:space="preserve"> REF _Ref211262131 \r \h </w:instrText>
      </w:r>
      <w:r w:rsidR="00BB0299">
        <w:fldChar w:fldCharType="separate"/>
      </w:r>
      <w:r w:rsidR="00BB0299">
        <w:t>2.3.1.b</w:t>
      </w:r>
      <w:r w:rsidR="00BB0299">
        <w:fldChar w:fldCharType="end"/>
      </w:r>
      <w:r w:rsidR="00BB0299">
        <w:t>)</w:t>
      </w:r>
      <w:r w:rsidR="00385200">
        <w:t xml:space="preserve"> that holds the bank funds</w:t>
      </w:r>
      <w:r w:rsidR="00A20DF3">
        <w:t xml:space="preserve"> in case the bank position relates to a fiat position at broker (</w:t>
      </w:r>
      <w:proofErr w:type="spellStart"/>
      <w:r w:rsidR="00A20DF3">
        <w:t>Aplo</w:t>
      </w:r>
      <w:proofErr w:type="spellEnd"/>
      <w:r w:rsidR="00A20DF3">
        <w:t>) level or at exchange level (via Wyden).</w:t>
      </w:r>
      <w:r w:rsidR="0014753B">
        <w:t xml:space="preserve"> </w:t>
      </w:r>
    </w:p>
    <w:p w14:paraId="73E5D404" w14:textId="5D7018C7" w:rsidR="00DD526C" w:rsidRDefault="00DD526C" w:rsidP="00046845">
      <w:pPr>
        <w:pStyle w:val="Currenttext"/>
        <w:numPr>
          <w:ilvl w:val="0"/>
          <w:numId w:val="141"/>
        </w:numPr>
      </w:pPr>
      <w:r>
        <w:t>The exchange id</w:t>
      </w:r>
      <w:r w:rsidR="00474341">
        <w:t xml:space="preserve"> (technical id) which allows retrieving the positions at exchange level. This one is communicated with the fiat bank account.</w:t>
      </w:r>
    </w:p>
    <w:p w14:paraId="24405749" w14:textId="2F6D5AA3" w:rsidR="004F1103" w:rsidRDefault="00D7014D" w:rsidP="00D7014D">
      <w:pPr>
        <w:pStyle w:val="Currenttext"/>
        <w:numPr>
          <w:ilvl w:val="0"/>
          <w:numId w:val="141"/>
        </w:numPr>
      </w:pPr>
      <w:r>
        <w:t>The wallet id (vault account in Fireblocks)</w:t>
      </w:r>
      <w:r w:rsidR="00A51204">
        <w:t xml:space="preserve"> </w:t>
      </w:r>
      <w:r>
        <w:t>i</w:t>
      </w:r>
      <w:r w:rsidR="0014753B">
        <w:t>n case of position at custodian (Fireblocks)</w:t>
      </w:r>
      <w:r w:rsidR="005B7A17">
        <w:t>.  A</w:t>
      </w:r>
      <w:r w:rsidR="005C5FF5">
        <w:t xml:space="preserve"> bank position for each type of wallet </w:t>
      </w:r>
      <w:r w:rsidR="00F74E42">
        <w:t>(e.g. Omnibus, Withdrawal, etc, cf. the installation guide) must be created.</w:t>
      </w:r>
    </w:p>
    <w:p w14:paraId="0945EF0F" w14:textId="77777777" w:rsidR="002D5102" w:rsidRDefault="002D5102" w:rsidP="00951B74">
      <w:pPr>
        <w:pStyle w:val="Currenttext"/>
      </w:pPr>
      <w:r>
        <w:lastRenderedPageBreak/>
        <w:t xml:space="preserve">Before creating these positions, the first action is to create the bank account.  As explained in the integration guide, this is currently done technically.  </w:t>
      </w:r>
    </w:p>
    <w:p w14:paraId="2FBAE4BC" w14:textId="793CF97C" w:rsidR="006254BB" w:rsidRDefault="006254BB" w:rsidP="00951B74">
      <w:pPr>
        <w:pStyle w:val="Currenttext"/>
      </w:pPr>
      <w:r>
        <w:t>Not all bank positions must be created manually before being able to create order or transfer.  For example, for bank position at exchange in digital asset, they can be created automatically by the solution when required.</w:t>
      </w:r>
      <w:r w:rsidR="00B9184D">
        <w:t xml:space="preserve">  </w:t>
      </w:r>
    </w:p>
    <w:p w14:paraId="1DC73133" w14:textId="3AC177E1" w:rsidR="006C5951" w:rsidRDefault="006C5951" w:rsidP="00951B74">
      <w:pPr>
        <w:pStyle w:val="Currenttext"/>
      </w:pPr>
      <w:r>
        <w:t xml:space="preserve">For </w:t>
      </w:r>
      <w:r w:rsidR="00851C3B">
        <w:t xml:space="preserve">bank positions related to </w:t>
      </w:r>
      <w:r w:rsidR="00725890">
        <w:t>custody, all the positions in the assets managed by the bank are automatically created and initialized with a balance that matches the balance</w:t>
      </w:r>
      <w:r w:rsidR="00AD71AC">
        <w:t xml:space="preserve"> provided by the custodian.  For bank positions in Euro related to exchange, the balance of the linked loro/nostro account is also used to initiate the </w:t>
      </w:r>
      <w:r w:rsidR="006A3EA6">
        <w:t>internal position.</w:t>
      </w:r>
    </w:p>
    <w:p w14:paraId="218EF482" w14:textId="4B6BCAD1" w:rsidR="00C077EC" w:rsidRDefault="00C077EC" w:rsidP="00951B74">
      <w:pPr>
        <w:pStyle w:val="Currenttext"/>
      </w:pPr>
      <w:r>
        <w:t xml:space="preserve">There here under sequence diagram illustrates the case of the creation of the bank position but is also applicable to update </w:t>
      </w:r>
      <w:r w:rsidR="00B9184D">
        <w:t>them</w:t>
      </w:r>
      <w:r w:rsidR="00ED56CE">
        <w:t xml:space="preserve">: either the linked fiat bank account, either the linked wallet </w:t>
      </w:r>
      <w:proofErr w:type="gramStart"/>
      <w:r w:rsidR="00ED56CE">
        <w:t>id</w:t>
      </w:r>
      <w:r w:rsidR="00B9184D">
        <w:t>.</w:t>
      </w:r>
      <w:r>
        <w:t>.</w:t>
      </w:r>
      <w:proofErr w:type="gramEnd"/>
    </w:p>
    <w:p w14:paraId="22C8AE20" w14:textId="5EDA78F8" w:rsidR="004F1103" w:rsidRDefault="004F1103" w:rsidP="004F1103">
      <w:pPr>
        <w:pStyle w:val="Currenttext"/>
      </w:pPr>
    </w:p>
    <w:p w14:paraId="4D789ED7" w14:textId="7E5FB8A0" w:rsidR="00765688" w:rsidRDefault="00A01DF7" w:rsidP="00850393">
      <w:pPr>
        <w:pStyle w:val="Caption"/>
        <w:keepNext/>
        <w:jc w:val="center"/>
      </w:pPr>
      <w:r>
        <w:rPr>
          <w:noProof/>
        </w:rPr>
        <w:drawing>
          <wp:inline distT="0" distB="0" distL="0" distR="0" wp14:anchorId="055A1390" wp14:editId="0AB36DEA">
            <wp:extent cx="4735830" cy="3656289"/>
            <wp:effectExtent l="0" t="0" r="7620" b="1905"/>
            <wp:docPr id="1900131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1088" name="Picture 1" descr="A screenshot of a computer&#10;&#10;AI-generated content may be incorrect."/>
                    <pic:cNvPicPr/>
                  </pic:nvPicPr>
                  <pic:blipFill>
                    <a:blip r:embed="rId91"/>
                    <a:stretch>
                      <a:fillRect/>
                    </a:stretch>
                  </pic:blipFill>
                  <pic:spPr>
                    <a:xfrm>
                      <a:off x="0" y="0"/>
                      <a:ext cx="4747217" cy="3665080"/>
                    </a:xfrm>
                    <a:prstGeom prst="rect">
                      <a:avLst/>
                    </a:prstGeom>
                  </pic:spPr>
                </pic:pic>
              </a:graphicData>
            </a:graphic>
          </wp:inline>
        </w:drawing>
      </w:r>
    </w:p>
    <w:p w14:paraId="5A9F008D" w14:textId="636B0CDE" w:rsidR="004F1103" w:rsidRDefault="00765688" w:rsidP="00850393">
      <w:pPr>
        <w:pStyle w:val="Caption0"/>
        <w:jc w:val="center"/>
      </w:pPr>
      <w:r>
        <w:t xml:space="preserve">Figure </w:t>
      </w:r>
      <w:r>
        <w:fldChar w:fldCharType="begin"/>
      </w:r>
      <w:r>
        <w:instrText xml:space="preserve"> SEQ Figure \* ARABIC </w:instrText>
      </w:r>
      <w:r>
        <w:fldChar w:fldCharType="separate"/>
      </w:r>
      <w:r w:rsidR="00EA4364">
        <w:rPr>
          <w:noProof/>
        </w:rPr>
        <w:t>31</w:t>
      </w:r>
      <w:r>
        <w:fldChar w:fldCharType="end"/>
      </w:r>
      <w:r>
        <w:t xml:space="preserve"> - Create bank position</w:t>
      </w:r>
    </w:p>
    <w:p w14:paraId="643C3E84" w14:textId="116B1713" w:rsidR="00765688" w:rsidRDefault="00765688" w:rsidP="00765688">
      <w:pPr>
        <w:ind w:left="567"/>
      </w:pPr>
      <w:r>
        <w:t xml:space="preserve">The step 1 </w:t>
      </w:r>
      <w:r w:rsidR="00C24932">
        <w:t>is triggered by bank user in the UI, which lead to the call to the API endpoint POST /banks/positions</w:t>
      </w:r>
      <w:r w:rsidR="00D976E5">
        <w:t xml:space="preserve"> (respectively PATCH /bank</w:t>
      </w:r>
      <w:r w:rsidR="00613587">
        <w:t>s</w:t>
      </w:r>
      <w:r w:rsidR="00D976E5">
        <w:t>/positions/{</w:t>
      </w:r>
      <w:proofErr w:type="spellStart"/>
      <w:r w:rsidR="00D976E5">
        <w:t>positionId</w:t>
      </w:r>
      <w:proofErr w:type="spellEnd"/>
      <w:r w:rsidR="00D976E5">
        <w:t>})</w:t>
      </w:r>
      <w:r w:rsidR="00C24932">
        <w:t>.  The service must control the quality of the information and more precisely:</w:t>
      </w:r>
    </w:p>
    <w:p w14:paraId="7F8FB04C" w14:textId="10D67810" w:rsidR="009B1AEF" w:rsidRDefault="009B1AEF" w:rsidP="00C24932">
      <w:pPr>
        <w:pStyle w:val="ListParagraph"/>
        <w:numPr>
          <w:ilvl w:val="0"/>
          <w:numId w:val="111"/>
        </w:numPr>
      </w:pPr>
      <w:r>
        <w:t>The validity of the provided information</w:t>
      </w:r>
      <w:r w:rsidR="00692B6F">
        <w:t xml:space="preserve">: </w:t>
      </w:r>
      <w:r>
        <w:t>position type – which must be of ‘EXCHANGE’</w:t>
      </w:r>
      <w:r w:rsidR="00A01DF7">
        <w:t xml:space="preserve"> or ‘CUSTODY’ or ‘BROKER’</w:t>
      </w:r>
      <w:r>
        <w:t xml:space="preserve"> type, position bucket</w:t>
      </w:r>
      <w:r w:rsidR="00692B6F">
        <w:t xml:space="preserve"> (which is either the exchange name or the wallet name</w:t>
      </w:r>
      <w:r w:rsidR="000D04DD">
        <w:t xml:space="preserve">, </w:t>
      </w:r>
      <w:r w:rsidR="00692B6F">
        <w:t>fiat account id or wallet</w:t>
      </w:r>
      <w:r w:rsidR="000D04DD">
        <w:t xml:space="preserve"> id</w:t>
      </w:r>
      <w:r w:rsidR="00692B6F">
        <w:t>.</w:t>
      </w:r>
    </w:p>
    <w:p w14:paraId="2DC224A2" w14:textId="16DEE1F8" w:rsidR="00C24932" w:rsidRDefault="00C24932" w:rsidP="00C24932">
      <w:pPr>
        <w:pStyle w:val="ListParagraph"/>
        <w:numPr>
          <w:ilvl w:val="0"/>
          <w:numId w:val="111"/>
        </w:numPr>
      </w:pPr>
      <w:r>
        <w:t xml:space="preserve">The user </w:t>
      </w:r>
      <w:r w:rsidR="009B1AEF">
        <w:t>role regarding this function (step 2)</w:t>
      </w:r>
    </w:p>
    <w:p w14:paraId="32A27EED" w14:textId="0EC8B1AB" w:rsidR="009B1AEF" w:rsidRDefault="009C22D7" w:rsidP="00C24932">
      <w:pPr>
        <w:pStyle w:val="ListParagraph"/>
        <w:numPr>
          <w:ilvl w:val="0"/>
          <w:numId w:val="111"/>
        </w:numPr>
      </w:pPr>
      <w:r>
        <w:t>C</w:t>
      </w:r>
      <w:r w:rsidR="009B1AEF">
        <w:t>heck that a position for the same criteria (position type, position bucket) doesn’t exist yet</w:t>
      </w:r>
      <w:r>
        <w:t xml:space="preserve"> (step 3)</w:t>
      </w:r>
      <w:r w:rsidR="006D686C">
        <w:t>.  If the request is about an update, the position must exist.</w:t>
      </w:r>
    </w:p>
    <w:p w14:paraId="466496C0" w14:textId="445494E8" w:rsidR="00536848" w:rsidRDefault="00BF7600">
      <w:pPr>
        <w:pStyle w:val="ListParagraph"/>
        <w:numPr>
          <w:ilvl w:val="0"/>
          <w:numId w:val="111"/>
        </w:numPr>
      </w:pPr>
      <w:r>
        <w:t xml:space="preserve">If the position type is EXCHANGE or </w:t>
      </w:r>
      <w:r w:rsidR="00536848">
        <w:t>BROKER</w:t>
      </w:r>
      <w:r>
        <w:t>, c</w:t>
      </w:r>
      <w:r w:rsidR="009C22D7">
        <w:t>heck that the</w:t>
      </w:r>
      <w:r w:rsidR="00382C11">
        <w:t xml:space="preserve"> </w:t>
      </w:r>
      <w:r w:rsidR="009C22D7">
        <w:t>provided bank fiat account exists in the fiat subledger.</w:t>
      </w:r>
      <w:r w:rsidR="006D686C">
        <w:t xml:space="preserve">  This is done by calling the bank CBS API endpoint GET /</w:t>
      </w:r>
      <w:r w:rsidR="00C04C5C">
        <w:t>core-banking/accounts</w:t>
      </w:r>
      <w:r w:rsidR="00166DE1">
        <w:t>/{</w:t>
      </w:r>
      <w:proofErr w:type="spellStart"/>
      <w:r w:rsidR="00166DE1">
        <w:t>fiatAccountId</w:t>
      </w:r>
      <w:proofErr w:type="spellEnd"/>
      <w:r w:rsidR="00166DE1">
        <w:t>}</w:t>
      </w:r>
      <w:r w:rsidR="00DC0E48">
        <w:t>/</w:t>
      </w:r>
      <w:r w:rsidR="00166DE1">
        <w:t>positions</w:t>
      </w:r>
      <w:r w:rsidR="008630BF">
        <w:t xml:space="preserve"> (step 4)</w:t>
      </w:r>
      <w:r w:rsidR="001719E0">
        <w:t xml:space="preserve">.  Let’s notice that the check is done based on an account Id (and not an account Number), it’s up to the front-end to </w:t>
      </w:r>
      <w:r w:rsidR="001A6278">
        <w:t>convert the IBAN provided in screen into an Id by using the CBS API endpoint POST /core-banking/</w:t>
      </w:r>
      <w:r w:rsidR="00121C12">
        <w:t>account</w:t>
      </w:r>
      <w:r w:rsidR="00536848">
        <w:t>-id-requests</w:t>
      </w:r>
      <w:r w:rsidR="00C04C5C">
        <w:t>.</w:t>
      </w:r>
      <w:r w:rsidR="008630BF">
        <w:t xml:space="preserve">  </w:t>
      </w:r>
      <w:r w:rsidR="00161DDD">
        <w:t>This</w:t>
      </w:r>
      <w:r w:rsidR="00166DE1">
        <w:t xml:space="preserve"> retrieves the bank position value</w:t>
      </w:r>
      <w:r w:rsidR="00E20552">
        <w:t xml:space="preserve"> (useful for step 7).</w:t>
      </w:r>
    </w:p>
    <w:p w14:paraId="6EDACC12" w14:textId="07322D15" w:rsidR="009C22D7" w:rsidRDefault="008630BF">
      <w:pPr>
        <w:pStyle w:val="ListParagraph"/>
        <w:numPr>
          <w:ilvl w:val="0"/>
          <w:numId w:val="111"/>
        </w:numPr>
      </w:pPr>
      <w:r>
        <w:t xml:space="preserve">Otherwise, in case of position type is </w:t>
      </w:r>
      <w:r w:rsidR="00536848">
        <w:t>CUSTODY, check that the provided wallet id exists at custodian level</w:t>
      </w:r>
      <w:r w:rsidR="004C1703">
        <w:t xml:space="preserve"> (step 6)</w:t>
      </w:r>
      <w:r w:rsidR="00536848">
        <w:t xml:space="preserve">.  This is done by calling the Fireblocks API endpoint </w:t>
      </w:r>
      <w:r w:rsidR="00B71199">
        <w:t xml:space="preserve">GET </w:t>
      </w:r>
      <w:r w:rsidR="00B71199" w:rsidRPr="00784805">
        <w:t>vault/accounts/{</w:t>
      </w:r>
      <w:proofErr w:type="spellStart"/>
      <w:r w:rsidR="00B71199" w:rsidRPr="00784805">
        <w:t>vaultAccountId</w:t>
      </w:r>
      <w:proofErr w:type="spellEnd"/>
      <w:r w:rsidR="00B71199" w:rsidRPr="00784805">
        <w:t>}</w:t>
      </w:r>
      <w:r w:rsidR="00B71199">
        <w:t xml:space="preserve"> (cf. </w:t>
      </w:r>
      <w:hyperlink r:id="rId92" w:history="1">
        <w:r w:rsidR="000E2EC6" w:rsidRPr="00BB3294">
          <w:rPr>
            <w:rStyle w:val="Hyperlink"/>
          </w:rPr>
          <w:t>https://developers.fireblocks.com/reference/getvaultaccount</w:t>
        </w:r>
      </w:hyperlink>
      <w:r w:rsidR="000E2EC6">
        <w:t xml:space="preserve">), where the wallet id is used as </w:t>
      </w:r>
      <w:proofErr w:type="spellStart"/>
      <w:r w:rsidR="000E2EC6">
        <w:t>vaultAccountId</w:t>
      </w:r>
      <w:proofErr w:type="spellEnd"/>
      <w:r w:rsidR="000E2EC6">
        <w:t>.</w:t>
      </w:r>
      <w:r w:rsidR="00895D48">
        <w:t xml:space="preserve">  This API endpoints returns a list with all assets in the wallet and their positions</w:t>
      </w:r>
      <w:r w:rsidR="004C1703">
        <w:t xml:space="preserve"> (useful for step 7)</w:t>
      </w:r>
      <w:r w:rsidR="00895D48">
        <w:t>.</w:t>
      </w:r>
    </w:p>
    <w:p w14:paraId="6F6FD241" w14:textId="2A1D3711" w:rsidR="00166C53" w:rsidRDefault="00166C53" w:rsidP="00850393">
      <w:pPr>
        <w:pStyle w:val="ListParagraph"/>
        <w:numPr>
          <w:ilvl w:val="0"/>
          <w:numId w:val="111"/>
        </w:numPr>
      </w:pPr>
      <w:r>
        <w:t>If everything is ok, the position is created in the subledger (step 7)</w:t>
      </w:r>
      <w:r w:rsidR="00B2538F">
        <w:t xml:space="preserve">, including a ‘fake’ bank position entry to justify the initial balance if there is one (this bank position entry has a specific position entry type </w:t>
      </w:r>
      <w:r w:rsidR="00B2538F">
        <w:lastRenderedPageBreak/>
        <w:t>‘INIT’)</w:t>
      </w:r>
      <w:r>
        <w:t xml:space="preserve">.  </w:t>
      </w:r>
      <w:r w:rsidR="001453AF">
        <w:t xml:space="preserve">If the position type is CUSTODY, there is a loop on all assets to create the corresponding positions (not illustrated in the diagram).  </w:t>
      </w:r>
      <w:r>
        <w:t>If the request is about an update, the position is updated.</w:t>
      </w:r>
    </w:p>
    <w:p w14:paraId="4F0BD497" w14:textId="347ACC61" w:rsidR="00AC2513" w:rsidRDefault="00AC2513" w:rsidP="00046845">
      <w:pPr>
        <w:ind w:left="567"/>
      </w:pPr>
      <w:r>
        <w:t>Remark: in future versions, it’ll be possible to manage ‘manual operation’ to update the initial position</w:t>
      </w:r>
      <w:r w:rsidR="009155C0">
        <w:t xml:space="preserve"> of a bank position, even for position in digital asset at exchange (which for now are created with an initial position set to 0).</w:t>
      </w:r>
    </w:p>
    <w:p w14:paraId="349F82BE" w14:textId="382A102F" w:rsidR="0094045F" w:rsidRDefault="0094045F" w:rsidP="00E31ED1">
      <w:pPr>
        <w:pStyle w:val="Title2"/>
      </w:pPr>
      <w:bookmarkStart w:id="101" w:name="_Toc222832920"/>
      <w:bookmarkStart w:id="102" w:name="_Ref214453123"/>
      <w:bookmarkStart w:id="103" w:name="_Toc226736230"/>
      <w:bookmarkEnd w:id="101"/>
      <w:r>
        <w:t>Document upload</w:t>
      </w:r>
      <w:r w:rsidR="00EA4364">
        <w:t xml:space="preserve"> for KYT issue</w:t>
      </w:r>
      <w:bookmarkEnd w:id="102"/>
      <w:bookmarkEnd w:id="103"/>
    </w:p>
    <w:p w14:paraId="3F25A7F1" w14:textId="193D0663" w:rsidR="0094045F" w:rsidRDefault="0094045F" w:rsidP="0094045F">
      <w:pPr>
        <w:pStyle w:val="Currenttext"/>
      </w:pPr>
      <w:r>
        <w:t xml:space="preserve">This use case is related to KYT issue when the compliance officer asks to the customer to provide documents to justify the transaction (cf. step 10 in § </w:t>
      </w:r>
      <w:r>
        <w:fldChar w:fldCharType="begin"/>
      </w:r>
      <w:r>
        <w:instrText xml:space="preserve"> REF _Ref203062889 \r \h </w:instrText>
      </w:r>
      <w:r>
        <w:fldChar w:fldCharType="separate"/>
      </w:r>
      <w:r>
        <w:t>3.12</w:t>
      </w:r>
      <w:r>
        <w:fldChar w:fldCharType="end"/>
      </w:r>
      <w:r>
        <w:t>)</w:t>
      </w:r>
      <w:r w:rsidR="00EA4364">
        <w:t xml:space="preserve"> and describes how to manage the task which is created and assigned to the customer.</w:t>
      </w:r>
    </w:p>
    <w:p w14:paraId="5D7DA43F" w14:textId="61D8E2B8" w:rsidR="00EA4364" w:rsidRDefault="00456859" w:rsidP="00ED7761">
      <w:pPr>
        <w:pStyle w:val="Caption"/>
        <w:keepNext/>
      </w:pPr>
      <w:r>
        <w:rPr>
          <w:noProof/>
        </w:rPr>
        <w:drawing>
          <wp:inline distT="0" distB="0" distL="0" distR="0" wp14:anchorId="587E984A" wp14:editId="14A7B387">
            <wp:extent cx="5520059" cy="3539527"/>
            <wp:effectExtent l="0" t="0" r="4445" b="3810"/>
            <wp:docPr id="1780357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7005" name="Picture 1" descr="A screenshot of a computer&#10;&#10;AI-generated content may be incorrect."/>
                    <pic:cNvPicPr/>
                  </pic:nvPicPr>
                  <pic:blipFill>
                    <a:blip r:embed="rId93"/>
                    <a:stretch>
                      <a:fillRect/>
                    </a:stretch>
                  </pic:blipFill>
                  <pic:spPr>
                    <a:xfrm>
                      <a:off x="0" y="0"/>
                      <a:ext cx="5523273" cy="3541588"/>
                    </a:xfrm>
                    <a:prstGeom prst="rect">
                      <a:avLst/>
                    </a:prstGeom>
                  </pic:spPr>
                </pic:pic>
              </a:graphicData>
            </a:graphic>
          </wp:inline>
        </w:drawing>
      </w:r>
    </w:p>
    <w:p w14:paraId="11DB67D7" w14:textId="0F47EEF0" w:rsidR="00EA4364" w:rsidRDefault="00EA4364" w:rsidP="00EA4364">
      <w:pPr>
        <w:pStyle w:val="Caption0"/>
        <w:jc w:val="center"/>
      </w:pPr>
      <w:r>
        <w:t xml:space="preserve">Figure </w:t>
      </w:r>
      <w:r>
        <w:fldChar w:fldCharType="begin"/>
      </w:r>
      <w:r>
        <w:instrText xml:space="preserve"> SEQ Figure \* ARABIC </w:instrText>
      </w:r>
      <w:r>
        <w:fldChar w:fldCharType="separate"/>
      </w:r>
      <w:r>
        <w:rPr>
          <w:noProof/>
        </w:rPr>
        <w:t>32</w:t>
      </w:r>
      <w:r>
        <w:fldChar w:fldCharType="end"/>
      </w:r>
      <w:r>
        <w:t xml:space="preserve"> - Document upload for KYT issue</w:t>
      </w:r>
    </w:p>
    <w:p w14:paraId="3D3995BA" w14:textId="1ABAC89B" w:rsidR="00EA4364" w:rsidRDefault="00405AF3" w:rsidP="00EA4364">
      <w:pPr>
        <w:ind w:left="567"/>
      </w:pPr>
      <w:r>
        <w:t>The upload of the document</w:t>
      </w:r>
      <w:r w:rsidR="00200EB1">
        <w:t>(s)</w:t>
      </w:r>
      <w:r>
        <w:t xml:space="preserve"> and the resolution of the task are two distinct steps.  The upload of the document</w:t>
      </w:r>
      <w:r w:rsidR="00200EB1">
        <w:t>(s) is illustrated via step 1 and 2 where we take the hypothesis that the document(s)</w:t>
      </w:r>
      <w:r w:rsidR="00503B86">
        <w:t xml:space="preserve"> are directly stored in the bank ECM (Enterprise Content Management) system which returns a document id</w:t>
      </w:r>
      <w:r w:rsidR="006E5E2B">
        <w:t xml:space="preserve"> per document.</w:t>
      </w:r>
      <w:r w:rsidR="00825E10">
        <w:t xml:space="preserve">  This part may be outside the scope of SCS </w:t>
      </w:r>
      <w:r w:rsidR="00825E10" w:rsidRPr="00ED7761">
        <w:rPr>
          <w:highlight w:val="yellow"/>
        </w:rPr>
        <w:t>[TO CONFIRM WITH UX TEAM]</w:t>
      </w:r>
    </w:p>
    <w:p w14:paraId="04C865EE" w14:textId="68EAF0E8" w:rsidR="006E5E2B" w:rsidRDefault="006E5E2B" w:rsidP="00EA4364">
      <w:pPr>
        <w:ind w:left="567"/>
      </w:pPr>
      <w:r>
        <w:t>Then the resolution of the task is triggered by a PATCH /tasks/{</w:t>
      </w:r>
      <w:proofErr w:type="spellStart"/>
      <w:r>
        <w:t>taskId</w:t>
      </w:r>
      <w:proofErr w:type="spellEnd"/>
      <w:r>
        <w:t xml:space="preserve">} </w:t>
      </w:r>
      <w:r w:rsidR="00005166">
        <w:t xml:space="preserve">(cf. step 3) </w:t>
      </w:r>
      <w:r>
        <w:t>for a task related to document up</w:t>
      </w:r>
      <w:r w:rsidR="00005166">
        <w:t>load.  The id(s) of the document(s) are provided in the payload of the task.  Then the process is illustrated through the following steps:</w:t>
      </w:r>
    </w:p>
    <w:p w14:paraId="6A4EC71E" w14:textId="77777777" w:rsidR="00690889" w:rsidRDefault="003C4F82" w:rsidP="00005166">
      <w:pPr>
        <w:pStyle w:val="ListParagraph"/>
        <w:numPr>
          <w:ilvl w:val="0"/>
          <w:numId w:val="138"/>
        </w:numPr>
      </w:pPr>
      <w:r>
        <w:t>Steps 4 to 11 controls the task</w:t>
      </w:r>
      <w:r w:rsidR="00690889">
        <w:t xml:space="preserve"> type and status,</w:t>
      </w:r>
      <w:r>
        <w:t xml:space="preserve"> the customer and the account</w:t>
      </w:r>
      <w:r w:rsidR="00690889">
        <w:t xml:space="preserve"> status and the link between the task and the account to ensure this customer is entitled to act on the task</w:t>
      </w:r>
      <w:r>
        <w:t xml:space="preserve">.  In case of issue </w:t>
      </w:r>
      <w:r w:rsidR="00690889">
        <w:t>an error is generated.</w:t>
      </w:r>
    </w:p>
    <w:p w14:paraId="1D1677CA" w14:textId="47E02A61" w:rsidR="00005166" w:rsidRPr="00EA4364" w:rsidRDefault="00A82417" w:rsidP="00ED7761">
      <w:pPr>
        <w:pStyle w:val="ListParagraph"/>
        <w:numPr>
          <w:ilvl w:val="0"/>
          <w:numId w:val="138"/>
        </w:numPr>
      </w:pPr>
      <w:r>
        <w:t>Step 12 updates the task status to close it</w:t>
      </w:r>
      <w:r w:rsidR="00456859">
        <w:t>,</w:t>
      </w:r>
      <w:r w:rsidR="00851E2F">
        <w:t xml:space="preserve"> step 13 updates the operation to link the document id(s) to it</w:t>
      </w:r>
      <w:r w:rsidR="00456859">
        <w:t xml:space="preserve"> and step 14 warns the compliance officer about the task closure.</w:t>
      </w:r>
    </w:p>
    <w:p w14:paraId="6FD4164B" w14:textId="2C903DCC" w:rsidR="00850393" w:rsidRDefault="00850393" w:rsidP="00E31ED1">
      <w:pPr>
        <w:pStyle w:val="Title2"/>
      </w:pPr>
      <w:bookmarkStart w:id="104" w:name="_Toc226736231"/>
      <w:r>
        <w:t>Recurring Orders</w:t>
      </w:r>
      <w:bookmarkEnd w:id="104"/>
    </w:p>
    <w:p w14:paraId="4E2C3641" w14:textId="68C31740" w:rsidR="006C6C67" w:rsidRDefault="004203E1" w:rsidP="00850393">
      <w:pPr>
        <w:pStyle w:val="Currenttext"/>
      </w:pPr>
      <w:r>
        <w:t xml:space="preserve">When creating a buy </w:t>
      </w:r>
      <w:proofErr w:type="gramStart"/>
      <w:r>
        <w:t>order</w:t>
      </w:r>
      <w:proofErr w:type="gramEnd"/>
      <w:r w:rsidR="008F36FC">
        <w:t xml:space="preserve"> the user can select a type</w:t>
      </w:r>
      <w:r w:rsidR="00ED6D83">
        <w:t xml:space="preserve"> of order</w:t>
      </w:r>
      <w:r w:rsidR="008F36FC">
        <w:t xml:space="preserve"> </w:t>
      </w:r>
      <w:r w:rsidR="00ED6D83">
        <w:t xml:space="preserve">“Recurring order”.  </w:t>
      </w:r>
      <w:r w:rsidR="000C1066">
        <w:t xml:space="preserve">This will create an order that will be executed several times, with always the same </w:t>
      </w:r>
      <w:r w:rsidR="003E0AD0">
        <w:t>characteristics</w:t>
      </w:r>
      <w:r w:rsidR="000C1066">
        <w:t xml:space="preserve"> (</w:t>
      </w:r>
      <w:r w:rsidR="005108C8">
        <w:t>i.e. it will always buy the same amount of digital asset at market price</w:t>
      </w:r>
      <w:r w:rsidR="003E0AD0">
        <w:t xml:space="preserve">) in the future. </w:t>
      </w:r>
      <w:r w:rsidR="006C6C67">
        <w:t xml:space="preserve">That’s what </w:t>
      </w:r>
      <w:r w:rsidR="00AB7BC7">
        <w:t xml:space="preserve">is also known as DCA </w:t>
      </w:r>
      <w:r w:rsidR="000871FA">
        <w:t>–</w:t>
      </w:r>
      <w:r w:rsidR="00AB7BC7">
        <w:t xml:space="preserve"> D</w:t>
      </w:r>
      <w:r w:rsidR="000871FA">
        <w:t>ollar Cost Averaging</w:t>
      </w:r>
      <w:r w:rsidR="00D55ADB">
        <w:t>, a technic to ease regular investments.</w:t>
      </w:r>
    </w:p>
    <w:p w14:paraId="7264186C" w14:textId="22130179" w:rsidR="00850393" w:rsidRDefault="008768E9" w:rsidP="00850393">
      <w:pPr>
        <w:pStyle w:val="Currenttext"/>
      </w:pPr>
      <w:r>
        <w:t>In that case the user must provide the following information:</w:t>
      </w:r>
    </w:p>
    <w:p w14:paraId="1D253BD8" w14:textId="0E3B824F" w:rsidR="008768E9" w:rsidRDefault="008768E9" w:rsidP="008768E9">
      <w:pPr>
        <w:pStyle w:val="Currenttext"/>
        <w:numPr>
          <w:ilvl w:val="0"/>
          <w:numId w:val="123"/>
        </w:numPr>
      </w:pPr>
      <w:r>
        <w:t>A periodicity (e.g. monthly, weekly)</w:t>
      </w:r>
      <w:r w:rsidR="000C1066">
        <w:t xml:space="preserve"> </w:t>
      </w:r>
      <w:r w:rsidR="00D804DB">
        <w:t xml:space="preserve">– </w:t>
      </w:r>
      <w:r w:rsidR="000C1066">
        <w:t>mandatory</w:t>
      </w:r>
    </w:p>
    <w:p w14:paraId="4CA6BE3A" w14:textId="64E7D6E1" w:rsidR="008768E9" w:rsidRDefault="008768E9" w:rsidP="008768E9">
      <w:pPr>
        <w:pStyle w:val="Currenttext"/>
        <w:numPr>
          <w:ilvl w:val="0"/>
          <w:numId w:val="123"/>
        </w:numPr>
      </w:pPr>
      <w:r>
        <w:lastRenderedPageBreak/>
        <w:t>A start date</w:t>
      </w:r>
      <w:r w:rsidR="000C1066">
        <w:t xml:space="preserve"> – optional (if not provided, the first</w:t>
      </w:r>
      <w:r w:rsidR="003E0AD0">
        <w:t xml:space="preserve"> order will be immediately executed)</w:t>
      </w:r>
    </w:p>
    <w:p w14:paraId="73F37CD0" w14:textId="6EA7B451" w:rsidR="008768E9" w:rsidRDefault="008768E9" w:rsidP="008768E9">
      <w:pPr>
        <w:pStyle w:val="Currenttext"/>
        <w:numPr>
          <w:ilvl w:val="0"/>
          <w:numId w:val="123"/>
        </w:numPr>
      </w:pPr>
      <w:r>
        <w:t>A</w:t>
      </w:r>
      <w:r w:rsidR="00D804DB">
        <w:t>n</w:t>
      </w:r>
      <w:r>
        <w:t xml:space="preserve"> end date</w:t>
      </w:r>
      <w:r w:rsidR="003E0AD0">
        <w:t xml:space="preserve"> – optional (if not provided, the order will be repeated until manual cancellation).</w:t>
      </w:r>
    </w:p>
    <w:p w14:paraId="5C2AF9BC" w14:textId="55FFDDE5" w:rsidR="0088563A" w:rsidRDefault="0088563A" w:rsidP="003E0AD0">
      <w:pPr>
        <w:pStyle w:val="Currenttext"/>
      </w:pPr>
      <w:r>
        <w:t xml:space="preserve">Its execution is </w:t>
      </w:r>
      <w:r w:rsidR="00C97974">
        <w:t xml:space="preserve">triggered automatically </w:t>
      </w:r>
      <w:r w:rsidR="006F4133">
        <w:t>through</w:t>
      </w:r>
      <w:r w:rsidR="00C97974">
        <w:t xml:space="preserve"> a background process.  It’s up to the bank to schedule its </w:t>
      </w:r>
      <w:r w:rsidR="005859E2">
        <w:t xml:space="preserve">daily </w:t>
      </w:r>
      <w:r w:rsidR="00C97974">
        <w:t>execution in its global scheduling planning</w:t>
      </w:r>
      <w:r w:rsidR="00A85813">
        <w:t>, at the right time of the day</w:t>
      </w:r>
      <w:r w:rsidR="005859E2">
        <w:t xml:space="preserve">.  </w:t>
      </w:r>
      <w:r w:rsidR="00AB5E83">
        <w:t>This process should run every calendar day as there is no concept of closing day on crypto market.</w:t>
      </w:r>
      <w:r w:rsidR="005A659F">
        <w:t xml:space="preserve">  </w:t>
      </w:r>
      <w:proofErr w:type="gramStart"/>
      <w:r w:rsidR="005A659F">
        <w:t>Consequently</w:t>
      </w:r>
      <w:proofErr w:type="gramEnd"/>
      <w:r w:rsidR="005A659F">
        <w:t xml:space="preserve"> the process doesn’t manage closing day neither</w:t>
      </w:r>
      <w:r w:rsidR="00FE60D8">
        <w:t>:</w:t>
      </w:r>
      <w:r w:rsidR="005A659F">
        <w:t xml:space="preserve"> if the next execution date falls on a bank close day, it will be</w:t>
      </w:r>
      <w:r w:rsidR="00100789">
        <w:t xml:space="preserve"> triggered at that date.  </w:t>
      </w:r>
      <w:r w:rsidR="00552F4B">
        <w:t>But i</w:t>
      </w:r>
      <w:r w:rsidR="00100789">
        <w:t>f the bank doesn’t run the process on bank close day</w:t>
      </w:r>
      <w:r w:rsidR="00FE60D8">
        <w:t>s</w:t>
      </w:r>
      <w:r w:rsidR="00100789">
        <w:t xml:space="preserve">, the </w:t>
      </w:r>
      <w:r w:rsidR="00B85AA1">
        <w:t xml:space="preserve">next run will trigger the order that should have been triggered </w:t>
      </w:r>
      <w:r w:rsidR="00552F4B">
        <w:t xml:space="preserve">during the bank close day.  </w:t>
      </w:r>
    </w:p>
    <w:p w14:paraId="7CC650C5" w14:textId="7836197A" w:rsidR="00552F4B" w:rsidRDefault="00552F4B" w:rsidP="003E0AD0">
      <w:pPr>
        <w:pStyle w:val="Currenttext"/>
      </w:pPr>
      <w:r>
        <w:t>If an order can’t be executed, for example because the funds on the fiat account are not sufficient, th</w:t>
      </w:r>
      <w:r w:rsidR="00850D4D">
        <w:t>is order will be skipped (no retry mechanism the following days), but the next maturity date will be processed (if possible).</w:t>
      </w:r>
    </w:p>
    <w:p w14:paraId="0F0B8B66" w14:textId="07C46665" w:rsidR="00850D4D" w:rsidRDefault="002D2366" w:rsidP="003E0AD0">
      <w:pPr>
        <w:pStyle w:val="Currenttext"/>
      </w:pPr>
      <w:r>
        <w:t>From a user perspective a recurring order is managed as a limit order: it’s listed in the ‘pending order’</w:t>
      </w:r>
      <w:r w:rsidR="00870C30">
        <w:t xml:space="preserve"> section, with the ability for the user to cancel it, which will stop its future execution.</w:t>
      </w:r>
      <w:r w:rsidR="00B80158">
        <w:t xml:space="preserve">  Each execution of the order is </w:t>
      </w:r>
      <w:r w:rsidR="00D104D4">
        <w:t xml:space="preserve">then </w:t>
      </w:r>
      <w:r w:rsidR="00B80158">
        <w:t xml:space="preserve">listed as an </w:t>
      </w:r>
      <w:r w:rsidR="00D104D4">
        <w:t xml:space="preserve">individual </w:t>
      </w:r>
      <w:r w:rsidR="00B80158">
        <w:t>operation</w:t>
      </w:r>
      <w:r w:rsidR="00D104D4">
        <w:t>.</w:t>
      </w:r>
    </w:p>
    <w:p w14:paraId="3BDF622F" w14:textId="36B026B8" w:rsidR="005108C8" w:rsidRDefault="003275E8" w:rsidP="003E0AD0">
      <w:pPr>
        <w:pStyle w:val="Currenttext"/>
      </w:pPr>
      <w:r>
        <w:t xml:space="preserve">The creation of </w:t>
      </w:r>
      <w:r w:rsidR="00F02EEE">
        <w:t xml:space="preserve">a </w:t>
      </w:r>
      <w:r>
        <w:t xml:space="preserve">recurring order is similar to the creation of a buying order as described in § </w:t>
      </w:r>
      <w:r>
        <w:fldChar w:fldCharType="begin"/>
      </w:r>
      <w:r>
        <w:instrText xml:space="preserve"> REF _Ref212125011 \r \h </w:instrText>
      </w:r>
      <w:r>
        <w:fldChar w:fldCharType="separate"/>
      </w:r>
      <w:r>
        <w:t>3.5.1</w:t>
      </w:r>
      <w:r>
        <w:fldChar w:fldCharType="end"/>
      </w:r>
      <w:r>
        <w:t>, except that there is no need to control the available balance</w:t>
      </w:r>
      <w:r w:rsidR="0095139D">
        <w:t xml:space="preserve"> if the execution starts in</w:t>
      </w:r>
      <w:r>
        <w:t xml:space="preserve"> the future.  </w:t>
      </w:r>
      <w:r w:rsidR="00DF26D4">
        <w:t>The order is created with a type ‘RECURRING’</w:t>
      </w:r>
      <w:r w:rsidR="00F34572">
        <w:t xml:space="preserve"> and executed immediately or not depending on the start date.</w:t>
      </w:r>
      <w:r w:rsidR="0095139D">
        <w:t xml:space="preserve">  Let’s remark that the bank fees which are displayed at the time of the creation of the order are only for information, as the bank fees will be computed for each execution, </w:t>
      </w:r>
      <w:proofErr w:type="gramStart"/>
      <w:r w:rsidR="0095139D">
        <w:t>taking into account</w:t>
      </w:r>
      <w:proofErr w:type="gramEnd"/>
      <w:r w:rsidR="0095139D">
        <w:t xml:space="preserve"> the bank pricing policy at </w:t>
      </w:r>
      <w:r w:rsidR="00095DF1">
        <w:t>execution</w:t>
      </w:r>
      <w:r w:rsidR="0095139D">
        <w:t xml:space="preserve"> time.</w:t>
      </w:r>
    </w:p>
    <w:p w14:paraId="51F54B84" w14:textId="0D6A141D" w:rsidR="0047014F" w:rsidRDefault="00AA3CE0" w:rsidP="003E0AD0">
      <w:pPr>
        <w:pStyle w:val="Currenttext"/>
      </w:pPr>
      <w:r>
        <w:t xml:space="preserve">From an implementation point of view, a recurring order is managed as an operation with a future execution date, which once executed automatically creates the next operation.  </w:t>
      </w:r>
      <w:r w:rsidR="00F57C74">
        <w:t xml:space="preserve">When the customer submits the request to create </w:t>
      </w:r>
      <w:r w:rsidR="00D2091F">
        <w:t xml:space="preserve">a recurring order, the first operation is created and either executed directly if the start date is </w:t>
      </w:r>
      <w:r w:rsidR="00E01408">
        <w:t xml:space="preserve">the current </w:t>
      </w:r>
      <w:proofErr w:type="gramStart"/>
      <w:r w:rsidR="00E01408">
        <w:t>date, or</w:t>
      </w:r>
      <w:proofErr w:type="gramEnd"/>
      <w:r w:rsidR="00E01408">
        <w:t xml:space="preserve"> put on hold waiting for its execution by the background process when the start date is reached.  </w:t>
      </w:r>
      <w:r w:rsidR="00B1793F">
        <w:t xml:space="preserve">Once the first operation is executed (either immediately or by the background process), it creates the next one </w:t>
      </w:r>
      <w:r w:rsidR="005C740A">
        <w:t>‘on hold’ with the next execution date.  And so on.  That means that there is no management of an explicit object that identifies the recurring order</w:t>
      </w:r>
      <w:r w:rsidR="00066B48">
        <w:t>; the process relies on the existing operation object.</w:t>
      </w:r>
      <w:r w:rsidR="00AA2F5C">
        <w:t xml:space="preserve">  The operation object must contain a maturity date which is the basis to trigger the execution at the right date.  </w:t>
      </w:r>
      <w:r w:rsidR="00663EC0">
        <w:t>That’s the</w:t>
      </w:r>
      <w:r w:rsidR="00AA2F5C">
        <w:t xml:space="preserve"> operation in status ‘WAIT_MATURITY’</w:t>
      </w:r>
      <w:r w:rsidR="00663EC0">
        <w:t xml:space="preserve"> (status code when the operation is on hold waiting for maturity date) which is used to display the recurring order</w:t>
      </w:r>
      <w:r w:rsidR="000E6074">
        <w:t xml:space="preserve"> in the list of pending orders</w:t>
      </w:r>
      <w:r w:rsidR="00663EC0">
        <w:t>.</w:t>
      </w:r>
    </w:p>
    <w:p w14:paraId="1EEA290C" w14:textId="601A1AC1" w:rsidR="00750F79" w:rsidRDefault="00750F79" w:rsidP="003E0AD0">
      <w:pPr>
        <w:pStyle w:val="Currenttext"/>
      </w:pPr>
      <w:r>
        <w:t>The responsibility of the background process is to select all the operation in maturity ‘WAIT_MATURITY’ for which the maturity date is the current date or in the past.  For each operation, the background process triggers its execution by calling the operation service</w:t>
      </w:r>
      <w:r w:rsidR="000B70C6">
        <w:t xml:space="preserve">.  The execution is similar to the execution of a buying order at market price as described in § </w:t>
      </w:r>
      <w:r w:rsidR="000B70C6">
        <w:fldChar w:fldCharType="begin"/>
      </w:r>
      <w:r w:rsidR="000B70C6">
        <w:instrText xml:space="preserve"> REF _Ref182842222 \r \h </w:instrText>
      </w:r>
      <w:r w:rsidR="000B70C6">
        <w:fldChar w:fldCharType="separate"/>
      </w:r>
      <w:r w:rsidR="000B70C6">
        <w:t>3.5.2</w:t>
      </w:r>
      <w:r w:rsidR="000B70C6">
        <w:fldChar w:fldCharType="end"/>
      </w:r>
      <w:r w:rsidR="003F42F9">
        <w:t>, except that the bank fees must be computed</w:t>
      </w:r>
      <w:r w:rsidR="009200B0">
        <w:t xml:space="preserve"> (by calling the bank pricing engine) before each execution (and not </w:t>
      </w:r>
      <w:r w:rsidR="000E6074">
        <w:t>rely on</w:t>
      </w:r>
      <w:r w:rsidR="009200B0">
        <w:t xml:space="preserve"> the amount stored in the operation)</w:t>
      </w:r>
      <w:r w:rsidR="000B70C6">
        <w:t xml:space="preserve">.  </w:t>
      </w:r>
      <w:r w:rsidR="009623D4">
        <w:t xml:space="preserve">In parallel, the background process computes the next maturity date and creates the next operation in status ‘WAIT_MATURITY’.  Except if the </w:t>
      </w:r>
      <w:r w:rsidR="00A47C41">
        <w:t>order has an expiration date which is reached by this next maturity date; in that case there is no more operation to create.</w:t>
      </w:r>
    </w:p>
    <w:p w14:paraId="3C0431EA" w14:textId="253D74B4" w:rsidR="00F34572" w:rsidRDefault="00F34572" w:rsidP="00F34572">
      <w:pPr>
        <w:pStyle w:val="Currenttext"/>
      </w:pPr>
      <w:r>
        <w:t xml:space="preserve">The cancellation of a recurring order is similar to the cancellation of an order as described in § </w:t>
      </w:r>
      <w:r>
        <w:fldChar w:fldCharType="begin"/>
      </w:r>
      <w:r>
        <w:instrText xml:space="preserve"> REF _Ref194941334 \r \h </w:instrText>
      </w:r>
      <w:r>
        <w:fldChar w:fldCharType="separate"/>
      </w:r>
      <w:r>
        <w:t>3.9</w:t>
      </w:r>
      <w:r>
        <w:fldChar w:fldCharType="end"/>
      </w:r>
      <w:r>
        <w:t xml:space="preserve"> and </w:t>
      </w:r>
      <w:r>
        <w:fldChar w:fldCharType="begin"/>
      </w:r>
      <w:r>
        <w:instrText xml:space="preserve"> REF _Ref182842222 \r \h </w:instrText>
      </w:r>
      <w:r>
        <w:fldChar w:fldCharType="separate"/>
      </w:r>
      <w:r>
        <w:t>3.5.2</w:t>
      </w:r>
      <w:r>
        <w:fldChar w:fldCharType="end"/>
      </w:r>
      <w:r>
        <w:t>, except that the</w:t>
      </w:r>
      <w:r w:rsidR="00E109EA">
        <w:t xml:space="preserve"> status is ‘WAIT_MATURITY’ and the</w:t>
      </w:r>
      <w:r>
        <w:t>re is no fiat reservation to cancel.</w:t>
      </w:r>
    </w:p>
    <w:p w14:paraId="59C2DFBB" w14:textId="6BE3EE24" w:rsidR="00364A53" w:rsidRDefault="00364A53" w:rsidP="00F34572">
      <w:pPr>
        <w:pStyle w:val="Currenttext"/>
      </w:pPr>
      <w:r>
        <w:t xml:space="preserve">For </w:t>
      </w:r>
      <w:r w:rsidR="00F84BFB">
        <w:t>now,</w:t>
      </w:r>
      <w:r>
        <w:t xml:space="preserve"> there is no possibility to update a recurring order</w:t>
      </w:r>
      <w:r w:rsidR="00F84BFB">
        <w:t xml:space="preserve"> or to ‘pause’ it</w:t>
      </w:r>
      <w:r>
        <w:t xml:space="preserve">.  </w:t>
      </w:r>
      <w:r w:rsidR="00F84BFB">
        <w:t>It must be first cancelled and then created again.</w:t>
      </w:r>
    </w:p>
    <w:p w14:paraId="4E2BC77D" w14:textId="5837CD84" w:rsidR="00E31ED1" w:rsidRDefault="00B5709D" w:rsidP="00E31ED1">
      <w:pPr>
        <w:pStyle w:val="Title2"/>
      </w:pPr>
      <w:bookmarkStart w:id="105" w:name="_Toc226736232"/>
      <w:r>
        <w:t>Fee management</w:t>
      </w:r>
      <w:bookmarkEnd w:id="77"/>
      <w:bookmarkEnd w:id="88"/>
      <w:bookmarkEnd w:id="105"/>
    </w:p>
    <w:p w14:paraId="4AE57738" w14:textId="45D669CF" w:rsidR="00B5709D" w:rsidRDefault="00B5709D" w:rsidP="00B5709D">
      <w:pPr>
        <w:pStyle w:val="Currenttext"/>
      </w:pPr>
      <w:r>
        <w:t xml:space="preserve">This paragraph details the different types of fees which are </w:t>
      </w:r>
      <w:r w:rsidR="00F64230">
        <w:t>managed in the solution</w:t>
      </w:r>
      <w:r w:rsidR="00EF0229">
        <w:t>.</w:t>
      </w:r>
    </w:p>
    <w:p w14:paraId="6B3DF2E3" w14:textId="6AF0500C" w:rsidR="00EF0229" w:rsidRDefault="00EF0229" w:rsidP="00B5709D">
      <w:pPr>
        <w:pStyle w:val="Currenttext"/>
      </w:pPr>
      <w:r>
        <w:t xml:space="preserve">There are </w:t>
      </w:r>
      <w:r w:rsidR="006012AF">
        <w:t xml:space="preserve">potentially </w:t>
      </w:r>
      <w:r w:rsidR="00DA6825">
        <w:t>5</w:t>
      </w:r>
      <w:r w:rsidR="006012AF">
        <w:t xml:space="preserve"> </w:t>
      </w:r>
      <w:r w:rsidR="009B3A58">
        <w:t>types of fees that can be managed:</w:t>
      </w:r>
    </w:p>
    <w:p w14:paraId="5D5BACE8" w14:textId="3249CD56" w:rsidR="00761B7C" w:rsidRPr="00761B7C" w:rsidRDefault="00761B7C" w:rsidP="00643D41">
      <w:pPr>
        <w:pStyle w:val="Currenttext"/>
        <w:numPr>
          <w:ilvl w:val="0"/>
          <w:numId w:val="32"/>
        </w:numPr>
      </w:pPr>
      <w:r w:rsidRPr="00761B7C">
        <w:rPr>
          <w:b/>
          <w:bCs/>
        </w:rPr>
        <w:t>Bank margin on crypto order</w:t>
      </w:r>
      <w:r w:rsidRPr="00761B7C">
        <w:t xml:space="preserve">.  This margin is the difference between the price the bank gets when executing a buy or sell order on the network and the price the bank communicates to its customer.  For </w:t>
      </w:r>
      <w:proofErr w:type="gramStart"/>
      <w:r w:rsidRPr="00761B7C">
        <w:t>example</w:t>
      </w:r>
      <w:proofErr w:type="gramEnd"/>
      <w:r w:rsidRPr="00761B7C">
        <w:t xml:space="preserve"> the bank will buy BTC at 50 000 € but will show a price of 50 100 € to its customer.  The 100 € of difference will generate a profit for the bank.  The management of this margin </w:t>
      </w:r>
      <w:r w:rsidR="004C330E">
        <w:t>can be</w:t>
      </w:r>
      <w:r w:rsidR="004C330E" w:rsidRPr="00761B7C">
        <w:t xml:space="preserve"> </w:t>
      </w:r>
      <w:r w:rsidRPr="00761B7C">
        <w:t xml:space="preserve">done at </w:t>
      </w:r>
      <w:r w:rsidR="00CC30BB">
        <w:t>OMS</w:t>
      </w:r>
      <w:r w:rsidRPr="00761B7C">
        <w:t xml:space="preserve"> </w:t>
      </w:r>
      <w:r w:rsidR="00CC30BB">
        <w:t>(</w:t>
      </w:r>
      <w:r w:rsidR="004C330E">
        <w:t xml:space="preserve">as for </w:t>
      </w:r>
      <w:r w:rsidR="00CC30BB">
        <w:t xml:space="preserve">Wyden) </w:t>
      </w:r>
      <w:r w:rsidRPr="00761B7C">
        <w:t>level</w:t>
      </w:r>
      <w:r w:rsidR="004C330E">
        <w:t xml:space="preserve"> or directly at SCS level (as for </w:t>
      </w:r>
      <w:proofErr w:type="spellStart"/>
      <w:r w:rsidR="004C330E">
        <w:t>Aplo</w:t>
      </w:r>
      <w:proofErr w:type="spellEnd"/>
      <w:r w:rsidR="004C330E">
        <w:t>)</w:t>
      </w:r>
      <w:r w:rsidRPr="00761B7C">
        <w:t xml:space="preserve">.  This margin is </w:t>
      </w:r>
      <w:r w:rsidR="00FA43C7">
        <w:t xml:space="preserve">defined as a percentage to be applied on the exchange </w:t>
      </w:r>
      <w:proofErr w:type="gramStart"/>
      <w:r w:rsidR="00FA43C7">
        <w:t>rate</w:t>
      </w:r>
      <w:r w:rsidR="008B3D44">
        <w:t>, and</w:t>
      </w:r>
      <w:proofErr w:type="gramEnd"/>
      <w:r w:rsidR="008B3D44">
        <w:t xml:space="preserve"> is computed in the quote </w:t>
      </w:r>
      <w:r w:rsidR="00ED66D1">
        <w:t>asset</w:t>
      </w:r>
      <w:r w:rsidR="00CC30BB">
        <w:t>.</w:t>
      </w:r>
    </w:p>
    <w:p w14:paraId="21052CC8" w14:textId="58B4B6DB" w:rsidR="00761B7C" w:rsidRPr="00761B7C" w:rsidRDefault="00761B7C" w:rsidP="00643D41">
      <w:pPr>
        <w:pStyle w:val="Currenttext"/>
        <w:numPr>
          <w:ilvl w:val="0"/>
          <w:numId w:val="32"/>
        </w:numPr>
      </w:pPr>
      <w:r w:rsidRPr="00761B7C">
        <w:rPr>
          <w:b/>
          <w:bCs/>
        </w:rPr>
        <w:t>Exchange fees</w:t>
      </w:r>
      <w:r w:rsidRPr="00761B7C">
        <w:t>.  These fees are taken by the exchange when a buy or sell order is executed.  These fees are paid by the bank and should be compensated by the bank margin</w:t>
      </w:r>
      <w:r w:rsidR="0083758F">
        <w:t xml:space="preserve"> (rem: Wyden offers the possibility that the exchange fees are paid by the customer</w:t>
      </w:r>
      <w:r w:rsidR="00951496">
        <w:t>, but we don’t</w:t>
      </w:r>
      <w:r w:rsidR="0037637C">
        <w:t xml:space="preserve"> consider this option)</w:t>
      </w:r>
      <w:r w:rsidRPr="00761B7C">
        <w:t xml:space="preserve">.  For </w:t>
      </w:r>
      <w:proofErr w:type="gramStart"/>
      <w:r w:rsidRPr="00761B7C">
        <w:t>example</w:t>
      </w:r>
      <w:proofErr w:type="gramEnd"/>
      <w:r w:rsidRPr="00761B7C">
        <w:t xml:space="preserve"> the bank buys 10 BTC at 50 000 € is paying 500 500 €, including 500 € of fees.  The bank can pay these fees either in fiat or in crypto.  For the sake of simplicity, we consider these fees are paid in fiat (€).</w:t>
      </w:r>
      <w:r w:rsidR="00DA6825">
        <w:t xml:space="preserve">  These fees </w:t>
      </w:r>
      <w:r w:rsidR="00E15AF1">
        <w:t xml:space="preserve">don’t exist in case of usage of </w:t>
      </w:r>
      <w:proofErr w:type="spellStart"/>
      <w:r w:rsidR="00E15AF1">
        <w:t>Aplo</w:t>
      </w:r>
      <w:proofErr w:type="spellEnd"/>
      <w:r w:rsidR="00E15AF1">
        <w:t>.</w:t>
      </w:r>
    </w:p>
    <w:p w14:paraId="5E93A8BB" w14:textId="284A8F21" w:rsidR="00761B7C" w:rsidRPr="00761B7C" w:rsidRDefault="001C4AFD" w:rsidP="00643D41">
      <w:pPr>
        <w:pStyle w:val="Currenttext"/>
        <w:numPr>
          <w:ilvl w:val="0"/>
          <w:numId w:val="32"/>
        </w:numPr>
      </w:pPr>
      <w:r>
        <w:rPr>
          <w:b/>
          <w:bCs/>
        </w:rPr>
        <w:lastRenderedPageBreak/>
        <w:t>Network</w:t>
      </w:r>
      <w:r w:rsidR="00761B7C" w:rsidRPr="00761B7C">
        <w:rPr>
          <w:b/>
          <w:bCs/>
        </w:rPr>
        <w:t xml:space="preserve"> fees</w:t>
      </w:r>
      <w:r w:rsidR="00761B7C" w:rsidRPr="00761B7C">
        <w:t xml:space="preserve">.  These fees are taken by the miners when processing a transaction (deposit or withdrawal) on the blockchain. </w:t>
      </w:r>
      <w:r>
        <w:t xml:space="preserve"> This is </w:t>
      </w:r>
      <w:proofErr w:type="spellStart"/>
      <w:proofErr w:type="gramStart"/>
      <w:r>
        <w:t>specially</w:t>
      </w:r>
      <w:proofErr w:type="spellEnd"/>
      <w:proofErr w:type="gramEnd"/>
      <w:r>
        <w:t xml:space="preserve"> true for </w:t>
      </w:r>
      <w:proofErr w:type="spellStart"/>
      <w:r>
        <w:t>Etherum</w:t>
      </w:r>
      <w:proofErr w:type="spellEnd"/>
      <w:r>
        <w:t xml:space="preserve"> blockchain, where the network computes these fees by multiplying </w:t>
      </w:r>
      <w:r w:rsidR="00A72F22">
        <w:t>a “gas price” by a “gas usage”; this gas representing the workload required to realize the transaction</w:t>
      </w:r>
      <w:r w:rsidR="00761B7C" w:rsidRPr="00761B7C">
        <w:t xml:space="preserve">.  For </w:t>
      </w:r>
      <w:proofErr w:type="gramStart"/>
      <w:r w:rsidR="00761B7C" w:rsidRPr="00761B7C">
        <w:t>example</w:t>
      </w:r>
      <w:proofErr w:type="gramEnd"/>
      <w:r w:rsidR="00761B7C" w:rsidRPr="00761B7C">
        <w:t xml:space="preserve"> a transfer of 10 </w:t>
      </w:r>
      <w:r w:rsidR="00E93F7D">
        <w:t>ETH</w:t>
      </w:r>
      <w:r w:rsidR="00761B7C" w:rsidRPr="00761B7C">
        <w:t xml:space="preserve"> is done between two addresses on the blockchain, the beneficiary will get only 9,999 </w:t>
      </w:r>
      <w:r w:rsidR="00E93F7D">
        <w:t>ETH</w:t>
      </w:r>
      <w:r w:rsidR="00761B7C" w:rsidRPr="00761B7C">
        <w:t xml:space="preserve">, the </w:t>
      </w:r>
      <w:r w:rsidR="00E93F7D">
        <w:t>network</w:t>
      </w:r>
      <w:r w:rsidR="00761B7C" w:rsidRPr="00761B7C">
        <w:t xml:space="preserve"> fee being 0,001 </w:t>
      </w:r>
      <w:r w:rsidR="00E93F7D">
        <w:t>ETH</w:t>
      </w:r>
      <w:r w:rsidR="00DB627C">
        <w:t xml:space="preserve"> (</w:t>
      </w:r>
      <w:r w:rsidR="00A46A58">
        <w:t xml:space="preserve">corresponding to </w:t>
      </w:r>
      <w:r w:rsidR="00DB627C">
        <w:t>100</w:t>
      </w:r>
      <w:r w:rsidR="006F1208">
        <w:t xml:space="preserve"> 000</w:t>
      </w:r>
      <w:r w:rsidR="00DB627C">
        <w:t xml:space="preserve"> units of gas fee of </w:t>
      </w:r>
      <w:r w:rsidR="00E06887">
        <w:t xml:space="preserve">10 </w:t>
      </w:r>
      <w:proofErr w:type="spellStart"/>
      <w:r w:rsidR="00E06887">
        <w:t>gwei</w:t>
      </w:r>
      <w:proofErr w:type="spellEnd"/>
      <w:r w:rsidR="00C830BF">
        <w:t xml:space="preserve">; </w:t>
      </w:r>
      <w:r w:rsidR="00A0778C">
        <w:t xml:space="preserve">the </w:t>
      </w:r>
      <w:proofErr w:type="spellStart"/>
      <w:r w:rsidR="00A0778C">
        <w:t>gwei</w:t>
      </w:r>
      <w:proofErr w:type="spellEnd"/>
      <w:r w:rsidR="00A0778C">
        <w:t xml:space="preserve"> being the unit of </w:t>
      </w:r>
      <w:r w:rsidR="004E15C4">
        <w:t xml:space="preserve">a gas fee </w:t>
      </w:r>
      <w:r w:rsidR="00B31398">
        <w:t>–</w:t>
      </w:r>
      <w:r w:rsidR="00C830BF">
        <w:t xml:space="preserve"> 1 ETH is equal to 1 billion of </w:t>
      </w:r>
      <w:proofErr w:type="spellStart"/>
      <w:r w:rsidR="00C830BF">
        <w:t>gwei</w:t>
      </w:r>
      <w:proofErr w:type="spellEnd"/>
      <w:r w:rsidR="00C830BF">
        <w:t>)</w:t>
      </w:r>
      <w:r w:rsidR="00761B7C" w:rsidRPr="00761B7C">
        <w:t xml:space="preserve">.  The bank will pay these </w:t>
      </w:r>
      <w:r w:rsidR="00C830BF">
        <w:t>network</w:t>
      </w:r>
      <w:r w:rsidR="00761B7C" w:rsidRPr="00761B7C">
        <w:t xml:space="preserve"> </w:t>
      </w:r>
      <w:proofErr w:type="gramStart"/>
      <w:r w:rsidR="00761B7C" w:rsidRPr="00761B7C">
        <w:t>fees, but</w:t>
      </w:r>
      <w:proofErr w:type="gramEnd"/>
      <w:r w:rsidR="00761B7C" w:rsidRPr="00761B7C">
        <w:t xml:space="preserve"> will claim some </w:t>
      </w:r>
      <w:r w:rsidR="005346AB">
        <w:t xml:space="preserve">bank </w:t>
      </w:r>
      <w:r w:rsidR="00761B7C" w:rsidRPr="00761B7C">
        <w:t xml:space="preserve">fees to the customer to compensate them (with a margin to generate a profit).  These fees are always in crypto.  </w:t>
      </w:r>
    </w:p>
    <w:p w14:paraId="2446746F" w14:textId="61F103BF" w:rsidR="00EF3055" w:rsidRDefault="00EF3055" w:rsidP="00EF3055">
      <w:pPr>
        <w:pStyle w:val="Currenttext"/>
        <w:numPr>
          <w:ilvl w:val="0"/>
          <w:numId w:val="32"/>
        </w:numPr>
      </w:pPr>
      <w:r w:rsidRPr="00761B7C">
        <w:rPr>
          <w:b/>
          <w:bCs/>
        </w:rPr>
        <w:t>Bank’s fees</w:t>
      </w:r>
      <w:r w:rsidRPr="00761B7C">
        <w:t xml:space="preserve">.  These fees are taken by the bank as any other banking fees.  They are </w:t>
      </w:r>
      <w:r w:rsidR="00D73A03">
        <w:t xml:space="preserve">normally </w:t>
      </w:r>
      <w:r w:rsidRPr="00761B7C">
        <w:t>computed by the bank; we take the hypothesis the CBS of the bank has a billing engine that can compute these fees</w:t>
      </w:r>
      <w:r>
        <w:t xml:space="preserve"> (cf. here under for more details)</w:t>
      </w:r>
      <w:r w:rsidRPr="00761B7C">
        <w:t xml:space="preserve">.  </w:t>
      </w:r>
      <w:r w:rsidR="00501EE3">
        <w:t>We also propose the possibility to configure the bank fees directly in SCS and not rely on the bank if the bank doesn’t have such engine.  The</w:t>
      </w:r>
      <w:r w:rsidR="00CD6ED0">
        <w:t xml:space="preserve"> description of this function is available in § </w:t>
      </w:r>
      <w:r w:rsidR="00CD6ED0">
        <w:fldChar w:fldCharType="begin"/>
      </w:r>
      <w:r w:rsidR="00CD6ED0">
        <w:instrText xml:space="preserve"> REF _Ref219730345 \r \h </w:instrText>
      </w:r>
      <w:r w:rsidR="00CD6ED0">
        <w:fldChar w:fldCharType="separate"/>
      </w:r>
      <w:r w:rsidR="00CD6ED0">
        <w:t>3.33</w:t>
      </w:r>
      <w:r w:rsidR="00CD6ED0">
        <w:fldChar w:fldCharType="end"/>
      </w:r>
      <w:r w:rsidR="00CD6ED0">
        <w:t xml:space="preserve">). </w:t>
      </w:r>
      <w:r>
        <w:t xml:space="preserve">These bank fees are booked </w:t>
      </w:r>
      <w:proofErr w:type="gramStart"/>
      <w:r>
        <w:t>in</w:t>
      </w:r>
      <w:proofErr w:type="gramEnd"/>
      <w:r>
        <w:t xml:space="preserve"> the same time as the operation execution (another option would be to delegate this event to the bank billing engine, but it’s not available for the moment).  Depending on the operation type, the bank fees management is different:</w:t>
      </w:r>
    </w:p>
    <w:p w14:paraId="3DED98F8" w14:textId="0E80DD83" w:rsidR="00EF3055" w:rsidRDefault="00EF3055" w:rsidP="00EF3055">
      <w:pPr>
        <w:pStyle w:val="Currenttext"/>
        <w:numPr>
          <w:ilvl w:val="1"/>
          <w:numId w:val="32"/>
        </w:numPr>
      </w:pPr>
      <w:r w:rsidRPr="00643B2D">
        <w:t xml:space="preserve">For </w:t>
      </w:r>
      <w:r>
        <w:t>buy and sell order, the bank fees must be computed in the fiat currency based on the operation value in fiat currency (either the spent amount for a buy or the received amount for a sell).  For a conver</w:t>
      </w:r>
      <w:r w:rsidR="00FB7873">
        <w:t>t</w:t>
      </w:r>
      <w:r>
        <w:t xml:space="preserve"> order, the bank fees must be computed in the quote currency.  For a buy order, the bank fees are included in the control of the availability of the quote asset, in the reservation and in the amount which is eventually debited.  For a sell or convert order, the bank fees are only deducted from the amount which is eventually credited.</w:t>
      </w:r>
    </w:p>
    <w:p w14:paraId="5F124958" w14:textId="77777777" w:rsidR="00EF3055" w:rsidRDefault="00EF3055" w:rsidP="00EF3055">
      <w:pPr>
        <w:pStyle w:val="Currenttext"/>
        <w:numPr>
          <w:ilvl w:val="1"/>
          <w:numId w:val="32"/>
        </w:numPr>
      </w:pPr>
      <w:r>
        <w:t>For a withdrawal, the bank fees are computed in the digital asset and added to the amount which is subtracted from the customer position (but not part of the amount which is transferred).  The withdrawal must be executed in order that the beneficiary receives the initial amount; the network fees being at the charge of the bank.</w:t>
      </w:r>
    </w:p>
    <w:p w14:paraId="5B949A58" w14:textId="77777777" w:rsidR="00EF3055" w:rsidRDefault="00EF3055" w:rsidP="00EF3055">
      <w:pPr>
        <w:pStyle w:val="Currenttext"/>
        <w:numPr>
          <w:ilvl w:val="1"/>
          <w:numId w:val="32"/>
        </w:numPr>
      </w:pPr>
      <w:r>
        <w:t>For a deposit there is no bank fees: the received amount is fully credited to the customer position.</w:t>
      </w:r>
    </w:p>
    <w:p w14:paraId="6EF218F4" w14:textId="152D22F8" w:rsidR="00EF3055" w:rsidRDefault="00EF3055" w:rsidP="00EF3055">
      <w:pPr>
        <w:pStyle w:val="Currenttext"/>
        <w:ind w:left="927"/>
      </w:pPr>
      <w:r>
        <w:t>The computation of bank fees relies on a call to a CBS API endpoint POST /core-banking/customer-billable-operations.  We provide to this endpoint some information on the operation (as the customer id, the type, the trading pair, the operation value, cf. the integration guide for details).  The important information is the operation value, which is computed by the SCS prior the call to the CBS API in the adequate currency.  I.e.: the adequate currency is the fiat currency for Buy and Sell, the quote currency for Convert and the digital asset for Withdrawal.  We supposed that the CBS will be able to apply a logic on this value to get the fees in the same currency (so the CBS doesn’t have to care about the currency, just apply a calculation</w:t>
      </w:r>
      <w:proofErr w:type="gramStart"/>
      <w:r>
        <w:t>)..</w:t>
      </w:r>
      <w:proofErr w:type="gramEnd"/>
    </w:p>
    <w:p w14:paraId="7F0D6FD6" w14:textId="4B2B9478" w:rsidR="00E15AF1" w:rsidRDefault="00DD0E4D" w:rsidP="00EF3055">
      <w:pPr>
        <w:pStyle w:val="Currenttext"/>
        <w:numPr>
          <w:ilvl w:val="0"/>
          <w:numId w:val="32"/>
        </w:numPr>
      </w:pPr>
      <w:r>
        <w:rPr>
          <w:b/>
          <w:bCs/>
        </w:rPr>
        <w:t>Service</w:t>
      </w:r>
      <w:r w:rsidR="00E15AF1" w:rsidRPr="00EF3055">
        <w:rPr>
          <w:b/>
          <w:bCs/>
        </w:rPr>
        <w:t>’s fee</w:t>
      </w:r>
      <w:r w:rsidR="00E15AF1">
        <w:t>.  These are the fees the bank pays</w:t>
      </w:r>
      <w:r>
        <w:t xml:space="preserve"> to use the services of SCS, including the ones from </w:t>
      </w:r>
      <w:r w:rsidR="000F6A8F">
        <w:t xml:space="preserve">Fireblocks, Wyden, </w:t>
      </w:r>
      <w:proofErr w:type="spellStart"/>
      <w:r w:rsidR="000F6A8F">
        <w:t>Aplo</w:t>
      </w:r>
      <w:proofErr w:type="spellEnd"/>
      <w:r w:rsidR="000F6A8F">
        <w:t xml:space="preserve">, etc.  These ones are </w:t>
      </w:r>
      <w:r w:rsidR="00CB2190">
        <w:t>depending on the contracts between the bank and theses providers.  Most of the time they are invoiced periodically.</w:t>
      </w:r>
    </w:p>
    <w:p w14:paraId="2B0659C8" w14:textId="796B2E29" w:rsidR="008A0B49" w:rsidRPr="0016219E" w:rsidRDefault="008A0B49" w:rsidP="008A0B49">
      <w:pPr>
        <w:pStyle w:val="Currenttext"/>
      </w:pPr>
      <w:r w:rsidRPr="0016219E">
        <w:t>The</w:t>
      </w:r>
      <w:r w:rsidR="00B20247" w:rsidRPr="0016219E">
        <w:t>se fees</w:t>
      </w:r>
      <w:r w:rsidR="00CB2190">
        <w:t>, excepting the last one (the service’s fee),</w:t>
      </w:r>
      <w:r w:rsidR="00B20247" w:rsidRPr="0016219E">
        <w:t xml:space="preserve"> are recorded on each operation (</w:t>
      </w:r>
      <w:r w:rsidR="0016219E" w:rsidRPr="0016219E">
        <w:t>buy/sell order or deposit/withdrawal) to let the bank computes its profit &amp; loss.</w:t>
      </w:r>
    </w:p>
    <w:p w14:paraId="3EBB3075" w14:textId="13A84F38" w:rsidR="00DE21EC" w:rsidRDefault="00A40DBC" w:rsidP="00DE21EC">
      <w:pPr>
        <w:pStyle w:val="Title2"/>
      </w:pPr>
      <w:bookmarkStart w:id="106" w:name="_Ref182841161"/>
      <w:bookmarkStart w:id="107" w:name="_Ref182844899"/>
      <w:bookmarkStart w:id="108" w:name="_Toc226736233"/>
      <w:r>
        <w:t>Customer position in s</w:t>
      </w:r>
      <w:r w:rsidR="00DE21EC">
        <w:t>ubledger</w:t>
      </w:r>
      <w:bookmarkEnd w:id="106"/>
      <w:bookmarkEnd w:id="107"/>
      <w:bookmarkEnd w:id="108"/>
    </w:p>
    <w:p w14:paraId="7EBE644C" w14:textId="062C3AF7" w:rsidR="00A35388" w:rsidRDefault="00A35388" w:rsidP="00A35388">
      <w:pPr>
        <w:pStyle w:val="Currenttext"/>
      </w:pPr>
      <w:r>
        <w:t xml:space="preserve">As introduced in § </w:t>
      </w:r>
      <w:r w:rsidR="005A608C">
        <w:fldChar w:fldCharType="begin"/>
      </w:r>
      <w:r w:rsidR="005A608C">
        <w:instrText xml:space="preserve"> REF _Ref182841243 \r \h </w:instrText>
      </w:r>
      <w:r w:rsidR="005A608C">
        <w:fldChar w:fldCharType="separate"/>
      </w:r>
      <w:r w:rsidR="005A608C">
        <w:t>2.2.1</w:t>
      </w:r>
      <w:r w:rsidR="005A608C">
        <w:fldChar w:fldCharType="end"/>
      </w:r>
      <w:r w:rsidR="005A608C">
        <w:t xml:space="preserve"> the subledger manages </w:t>
      </w:r>
      <w:r w:rsidR="00A45867">
        <w:t>the positions of customers through 3 objects:</w:t>
      </w:r>
    </w:p>
    <w:p w14:paraId="370E0CF8" w14:textId="25261AF0" w:rsidR="009B0741" w:rsidRDefault="009B0741" w:rsidP="00643D41">
      <w:pPr>
        <w:pStyle w:val="ListParagraph"/>
        <w:numPr>
          <w:ilvl w:val="0"/>
          <w:numId w:val="33"/>
        </w:numPr>
      </w:pPr>
      <w:r w:rsidRPr="009442A6">
        <w:rPr>
          <w:b/>
          <w:bCs/>
        </w:rPr>
        <w:t>Account</w:t>
      </w:r>
      <w:r>
        <w:t xml:space="preserve">: represents the portfolio of the customer, in which all the positions are managed.  </w:t>
      </w:r>
    </w:p>
    <w:p w14:paraId="31144F9A" w14:textId="5B2F2675" w:rsidR="009B0741" w:rsidRDefault="009B0741" w:rsidP="00643D41">
      <w:pPr>
        <w:pStyle w:val="ListParagraph"/>
        <w:numPr>
          <w:ilvl w:val="0"/>
          <w:numId w:val="33"/>
        </w:numPr>
      </w:pPr>
      <w:r>
        <w:rPr>
          <w:b/>
          <w:bCs/>
        </w:rPr>
        <w:t>Position</w:t>
      </w:r>
      <w:r w:rsidRPr="00146128">
        <w:t>:</w:t>
      </w:r>
      <w:r>
        <w:t xml:space="preserve"> represents the situation for a given digital asset (e.g. BTC or ETH) in the account.  </w:t>
      </w:r>
      <w:r w:rsidR="00670C5A">
        <w:t>There is one position for each digital asset.</w:t>
      </w:r>
    </w:p>
    <w:p w14:paraId="27E0CCC7" w14:textId="49ADF82E" w:rsidR="00DE21EC" w:rsidRDefault="009B0741" w:rsidP="00643D41">
      <w:pPr>
        <w:pStyle w:val="ListParagraph"/>
        <w:numPr>
          <w:ilvl w:val="0"/>
          <w:numId w:val="33"/>
        </w:numPr>
      </w:pPr>
      <w:r w:rsidRPr="009B0741">
        <w:rPr>
          <w:b/>
          <w:bCs/>
        </w:rPr>
        <w:t>Entry</w:t>
      </w:r>
      <w:r w:rsidRPr="00430828">
        <w:t>:</w:t>
      </w:r>
      <w:r>
        <w:t xml:space="preserve"> justifies the position by logging all activities as debit (decrease of the position) or credit (increase of the position), triggered by the execution of orders or transactions.  </w:t>
      </w:r>
    </w:p>
    <w:p w14:paraId="5C0A5DA5" w14:textId="77777777" w:rsidR="00B7222A" w:rsidRDefault="008A6FE4" w:rsidP="009B0741">
      <w:pPr>
        <w:pStyle w:val="Currenttext"/>
      </w:pPr>
      <w:r>
        <w:t xml:space="preserve">An account is created via the execution of the corresponding request (cf. § </w:t>
      </w:r>
      <w:r w:rsidR="003B07D2">
        <w:fldChar w:fldCharType="begin"/>
      </w:r>
      <w:r w:rsidR="003B07D2">
        <w:instrText xml:space="preserve"> REF _Ref182841760 \r \h </w:instrText>
      </w:r>
      <w:r w:rsidR="003B07D2">
        <w:fldChar w:fldCharType="separate"/>
      </w:r>
      <w:r w:rsidR="003B07D2">
        <w:t>3.1</w:t>
      </w:r>
      <w:r w:rsidR="003B07D2">
        <w:fldChar w:fldCharType="end"/>
      </w:r>
      <w:r w:rsidR="003B07D2">
        <w:t xml:space="preserve">).  </w:t>
      </w:r>
    </w:p>
    <w:p w14:paraId="6D8C869B" w14:textId="42E8C2C2" w:rsidR="009B0741" w:rsidRDefault="003B07D2" w:rsidP="009B0741">
      <w:pPr>
        <w:pStyle w:val="Currenttext"/>
      </w:pPr>
      <w:r>
        <w:t xml:space="preserve">A position is created </w:t>
      </w:r>
      <w:r w:rsidR="00A62A3E">
        <w:t xml:space="preserve">automatically, either when there is a need to associate a deposit or withdrawal address to it (cf. § </w:t>
      </w:r>
      <w:r w:rsidR="00A62A3E">
        <w:fldChar w:fldCharType="begin"/>
      </w:r>
      <w:r w:rsidR="00A62A3E">
        <w:instrText xml:space="preserve"> REF _Ref182841817 \r \h </w:instrText>
      </w:r>
      <w:r w:rsidR="00A62A3E">
        <w:fldChar w:fldCharType="separate"/>
      </w:r>
      <w:r w:rsidR="00A62A3E">
        <w:t>3.5.1</w:t>
      </w:r>
      <w:r w:rsidR="00A62A3E">
        <w:fldChar w:fldCharType="end"/>
      </w:r>
      <w:r w:rsidR="00A62A3E">
        <w:t xml:space="preserve"> and § </w:t>
      </w:r>
      <w:r w:rsidR="00A62A3E">
        <w:fldChar w:fldCharType="begin"/>
      </w:r>
      <w:r w:rsidR="00A62A3E">
        <w:instrText xml:space="preserve"> REF _Ref182841832 \r \h </w:instrText>
      </w:r>
      <w:r w:rsidR="00A62A3E">
        <w:fldChar w:fldCharType="separate"/>
      </w:r>
      <w:r w:rsidR="00A62A3E">
        <w:t>3.6.1</w:t>
      </w:r>
      <w:r w:rsidR="00A62A3E">
        <w:fldChar w:fldCharType="end"/>
      </w:r>
      <w:r w:rsidR="00A62A3E">
        <w:t xml:space="preserve">) or </w:t>
      </w:r>
      <w:r w:rsidR="00670C5A">
        <w:t xml:space="preserve">with the first entry related to the digital asset </w:t>
      </w:r>
      <w:r w:rsidR="00843E10">
        <w:t xml:space="preserve">in case of </w:t>
      </w:r>
      <w:r w:rsidR="00B74A1C">
        <w:t xml:space="preserve">order execution (cf. § </w:t>
      </w:r>
      <w:r w:rsidR="00B74A1C">
        <w:fldChar w:fldCharType="begin"/>
      </w:r>
      <w:r w:rsidR="00B74A1C">
        <w:instrText xml:space="preserve"> REF _Ref182842222 \r \h </w:instrText>
      </w:r>
      <w:r w:rsidR="00B74A1C">
        <w:fldChar w:fldCharType="separate"/>
      </w:r>
      <w:r w:rsidR="00B74A1C">
        <w:t>3.3.2</w:t>
      </w:r>
      <w:r w:rsidR="00B74A1C">
        <w:fldChar w:fldCharType="end"/>
      </w:r>
      <w:r w:rsidR="00B74A1C">
        <w:t xml:space="preserve"> and </w:t>
      </w:r>
      <w:r w:rsidR="00B7222A">
        <w:t xml:space="preserve">§ </w:t>
      </w:r>
      <w:r w:rsidR="00B74A1C">
        <w:fldChar w:fldCharType="begin"/>
      </w:r>
      <w:r w:rsidR="00B74A1C">
        <w:instrText xml:space="preserve"> REF _Ref182842225 \r \h </w:instrText>
      </w:r>
      <w:r w:rsidR="00B74A1C">
        <w:fldChar w:fldCharType="separate"/>
      </w:r>
      <w:r w:rsidR="00B74A1C">
        <w:t>3.4.2</w:t>
      </w:r>
      <w:r w:rsidR="00B74A1C">
        <w:fldChar w:fldCharType="end"/>
      </w:r>
      <w:r w:rsidR="00B7222A">
        <w:t xml:space="preserve">) or in case of transaction execution (cf. § </w:t>
      </w:r>
      <w:r w:rsidR="00B7222A">
        <w:fldChar w:fldCharType="begin"/>
      </w:r>
      <w:r w:rsidR="00B7222A">
        <w:instrText xml:space="preserve"> REF _Ref182842268 \r \h </w:instrText>
      </w:r>
      <w:r w:rsidR="00B7222A">
        <w:fldChar w:fldCharType="separate"/>
      </w:r>
      <w:r w:rsidR="00B7222A">
        <w:t>3.5.2</w:t>
      </w:r>
      <w:r w:rsidR="00B7222A">
        <w:fldChar w:fldCharType="end"/>
      </w:r>
      <w:r w:rsidR="00B7222A">
        <w:t xml:space="preserve"> and § </w:t>
      </w:r>
      <w:r w:rsidR="00B7222A">
        <w:fldChar w:fldCharType="begin"/>
      </w:r>
      <w:r w:rsidR="00B7222A">
        <w:instrText xml:space="preserve"> REF _Ref182842270 \r \h </w:instrText>
      </w:r>
      <w:r w:rsidR="00B7222A">
        <w:fldChar w:fldCharType="separate"/>
      </w:r>
      <w:r w:rsidR="00B7222A">
        <w:t>3.6.3</w:t>
      </w:r>
      <w:r w:rsidR="00B7222A">
        <w:fldChar w:fldCharType="end"/>
      </w:r>
      <w:r w:rsidR="00B7222A">
        <w:t>).</w:t>
      </w:r>
      <w:r w:rsidR="00A07D63">
        <w:t xml:space="preserve">  Position balances are updated automatically thanks to the c</w:t>
      </w:r>
      <w:r w:rsidR="00A24F65">
        <w:t>reation of entries.</w:t>
      </w:r>
    </w:p>
    <w:p w14:paraId="6989B7F4" w14:textId="5BEFE255" w:rsidR="00A24F65" w:rsidRDefault="00A24F65" w:rsidP="009B0741">
      <w:pPr>
        <w:pStyle w:val="Currenttext"/>
      </w:pPr>
      <w:r>
        <w:t>An entry is created thanks to the execution of a</w:t>
      </w:r>
      <w:r w:rsidR="00ED75F2">
        <w:t>n</w:t>
      </w:r>
      <w:r>
        <w:t xml:space="preserve"> order (cf. § </w:t>
      </w:r>
      <w:r>
        <w:fldChar w:fldCharType="begin"/>
      </w:r>
      <w:r>
        <w:instrText xml:space="preserve"> REF _Ref182842222 \r \h </w:instrText>
      </w:r>
      <w:r>
        <w:fldChar w:fldCharType="separate"/>
      </w:r>
      <w:r>
        <w:t>3.3.2</w:t>
      </w:r>
      <w:r>
        <w:fldChar w:fldCharType="end"/>
      </w:r>
      <w:r>
        <w:t xml:space="preserve"> and § </w:t>
      </w:r>
      <w:r>
        <w:fldChar w:fldCharType="begin"/>
      </w:r>
      <w:r>
        <w:instrText xml:space="preserve"> REF _Ref182842225 \r \h </w:instrText>
      </w:r>
      <w:r>
        <w:fldChar w:fldCharType="separate"/>
      </w:r>
      <w:r>
        <w:t>3.4.2</w:t>
      </w:r>
      <w:r>
        <w:fldChar w:fldCharType="end"/>
      </w:r>
      <w:r>
        <w:t xml:space="preserve">) or a transaction (cf. § </w:t>
      </w:r>
      <w:r>
        <w:fldChar w:fldCharType="begin"/>
      </w:r>
      <w:r>
        <w:instrText xml:space="preserve"> REF _Ref182842268 \r \h </w:instrText>
      </w:r>
      <w:r>
        <w:fldChar w:fldCharType="separate"/>
      </w:r>
      <w:r>
        <w:t>3.5.2</w:t>
      </w:r>
      <w:r>
        <w:fldChar w:fldCharType="end"/>
      </w:r>
      <w:r>
        <w:t xml:space="preserve"> and § </w:t>
      </w:r>
      <w:r>
        <w:fldChar w:fldCharType="begin"/>
      </w:r>
      <w:r>
        <w:instrText xml:space="preserve"> REF _Ref182842270 \r \h </w:instrText>
      </w:r>
      <w:r>
        <w:fldChar w:fldCharType="separate"/>
      </w:r>
      <w:r>
        <w:t>3.6.3</w:t>
      </w:r>
      <w:r>
        <w:fldChar w:fldCharType="end"/>
      </w:r>
      <w:r>
        <w:t xml:space="preserve">).  </w:t>
      </w:r>
      <w:r w:rsidR="00AC38F6">
        <w:t xml:space="preserve">An entry is either a credit (increase the balance) or a debit (decrease the balance).  </w:t>
      </w:r>
      <w:r w:rsidR="008D7A89">
        <w:t>There are 3 types of entry:</w:t>
      </w:r>
    </w:p>
    <w:p w14:paraId="6E4E866C" w14:textId="6C8FB3C5" w:rsidR="008D7A89" w:rsidRDefault="008D7A89" w:rsidP="00643D41">
      <w:pPr>
        <w:pStyle w:val="Currenttext"/>
        <w:numPr>
          <w:ilvl w:val="0"/>
          <w:numId w:val="34"/>
        </w:numPr>
      </w:pPr>
      <w:r w:rsidRPr="003563AF">
        <w:rPr>
          <w:b/>
          <w:bCs/>
        </w:rPr>
        <w:t>Reservation</w:t>
      </w:r>
      <w:r>
        <w:t xml:space="preserve">: which </w:t>
      </w:r>
      <w:r w:rsidR="00AC38F6">
        <w:t>can be seen as announce of (potential) future entry</w:t>
      </w:r>
      <w:r w:rsidR="0006169B">
        <w:t>; it’s not yet a real entry</w:t>
      </w:r>
      <w:r w:rsidR="00AC38F6">
        <w:t>.  It’s use in case of debit with the objective to block the debit</w:t>
      </w:r>
      <w:r w:rsidR="00AB4738">
        <w:t>ed</w:t>
      </w:r>
      <w:r w:rsidR="00AC38F6">
        <w:t xml:space="preserve"> amount, to guarantee this amount will still be </w:t>
      </w:r>
      <w:r w:rsidR="00AC38F6">
        <w:lastRenderedPageBreak/>
        <w:t>available when the real entry will be created</w:t>
      </w:r>
      <w:r w:rsidR="0097098A">
        <w:t>.  A reservation impacts the available balance</w:t>
      </w:r>
      <w:r w:rsidR="006A59DB">
        <w:t xml:space="preserve"> (i.e. the available balance is the real balance minus all the reservations)</w:t>
      </w:r>
      <w:r w:rsidR="0097098A">
        <w:t xml:space="preserve"> but not the real balance of the position.</w:t>
      </w:r>
    </w:p>
    <w:p w14:paraId="3B812037" w14:textId="6800DDB6" w:rsidR="0006169B" w:rsidRDefault="0006169B" w:rsidP="00643D41">
      <w:pPr>
        <w:pStyle w:val="Currenttext"/>
        <w:numPr>
          <w:ilvl w:val="0"/>
          <w:numId w:val="34"/>
        </w:numPr>
      </w:pPr>
      <w:r w:rsidRPr="003563AF">
        <w:rPr>
          <w:b/>
          <w:bCs/>
        </w:rPr>
        <w:t>Real</w:t>
      </w:r>
      <w:r w:rsidR="00C727E7" w:rsidRPr="003563AF">
        <w:rPr>
          <w:b/>
          <w:bCs/>
        </w:rPr>
        <w:t xml:space="preserve"> entry</w:t>
      </w:r>
      <w:r w:rsidR="00C727E7">
        <w:t>: a real entry updates both the balance and the available balance.  A real entry can be the confirmation of the reservation: in that case the existing reservation is cancelled and replaced by this real entry</w:t>
      </w:r>
      <w:r w:rsidR="00E42B0B">
        <w:t xml:space="preserve"> and only the real balance is updated (as the available balance was already updated at the time of the reservation)</w:t>
      </w:r>
      <w:r w:rsidR="00122D14">
        <w:t>.  A real entry is definitive and can’t be undone, except by creating explicitly a new entry in opposite direction.  This al</w:t>
      </w:r>
      <w:r w:rsidR="004222EA">
        <w:t>lows to guarantee the consistency of the entry log as justification of a position.</w:t>
      </w:r>
    </w:p>
    <w:p w14:paraId="2724839B" w14:textId="0B631BB8" w:rsidR="0006169B" w:rsidRDefault="0006169B" w:rsidP="00643D41">
      <w:pPr>
        <w:pStyle w:val="Currenttext"/>
        <w:numPr>
          <w:ilvl w:val="0"/>
          <w:numId w:val="34"/>
        </w:numPr>
      </w:pPr>
      <w:r w:rsidRPr="003563AF">
        <w:rPr>
          <w:b/>
          <w:bCs/>
        </w:rPr>
        <w:t>Freeze</w:t>
      </w:r>
      <w:r>
        <w:t xml:space="preserve">: </w:t>
      </w:r>
      <w:r w:rsidR="00C2152F">
        <w:t xml:space="preserve">a freeze </w:t>
      </w:r>
      <w:r w:rsidR="00C3153C">
        <w:t>is</w:t>
      </w:r>
      <w:r w:rsidR="00DF599D">
        <w:t xml:space="preserve"> use in case of credit which can’t be made available to the customer (mainly use in case of </w:t>
      </w:r>
      <w:r w:rsidR="00956E16">
        <w:t>deposit which are suspicious from a KYT point of view).  It’s a real entry as it updates the balance, but it doesn’t update the available balance.</w:t>
      </w:r>
      <w:r w:rsidR="002842C8">
        <w:t xml:space="preserve">  A frozen entry is an abnormal situation that must be solved manually by the compliance officer</w:t>
      </w:r>
      <w:r w:rsidR="00970819">
        <w:t xml:space="preserve">.  There are two </w:t>
      </w:r>
      <w:proofErr w:type="gramStart"/>
      <w:r w:rsidR="00970819">
        <w:t>way</w:t>
      </w:r>
      <w:proofErr w:type="gramEnd"/>
      <w:r w:rsidR="00970819">
        <w:t xml:space="preserve"> to solve the situation: either confirm the </w:t>
      </w:r>
      <w:r w:rsidR="00524854">
        <w:t>funds</w:t>
      </w:r>
      <w:r w:rsidR="00970819">
        <w:t xml:space="preserve"> </w:t>
      </w:r>
      <w:r w:rsidR="00524854">
        <w:t>are</w:t>
      </w:r>
      <w:r w:rsidR="00970819">
        <w:t xml:space="preserve"> receivable and make </w:t>
      </w:r>
      <w:r w:rsidR="00524854">
        <w:t>them</w:t>
      </w:r>
      <w:r w:rsidR="00970819">
        <w:t xml:space="preserve"> available</w:t>
      </w:r>
      <w:r w:rsidR="00524854">
        <w:t xml:space="preserve"> to the customer</w:t>
      </w:r>
      <w:r w:rsidR="00970819">
        <w:t xml:space="preserve">, either confirm the transaction is </w:t>
      </w:r>
      <w:r w:rsidR="00524854">
        <w:t xml:space="preserve">suspicious </w:t>
      </w:r>
      <w:proofErr w:type="gramStart"/>
      <w:r w:rsidR="00524854">
        <w:t>and</w:t>
      </w:r>
      <w:proofErr w:type="gramEnd"/>
      <w:r w:rsidR="00524854">
        <w:t xml:space="preserve"> transfer the funds to a </w:t>
      </w:r>
      <w:r w:rsidR="00091B67">
        <w:t>regulatory entity (for example).</w:t>
      </w:r>
    </w:p>
    <w:p w14:paraId="08DA2308" w14:textId="196D62B3" w:rsidR="00623F62" w:rsidRDefault="00623F62" w:rsidP="00623F62">
      <w:pPr>
        <w:pStyle w:val="Currenttext"/>
      </w:pPr>
      <w:r>
        <w:t>The subledger is providing some API endpoint for these different</w:t>
      </w:r>
      <w:r w:rsidR="00217BDF">
        <w:t xml:space="preserve"> type</w:t>
      </w:r>
      <w:r w:rsidR="00091B67">
        <w:t>s</w:t>
      </w:r>
      <w:r w:rsidR="00217BDF">
        <w:t xml:space="preserve"> of entry:</w:t>
      </w:r>
    </w:p>
    <w:p w14:paraId="35257350" w14:textId="30E5FDCE" w:rsidR="008C5ACF" w:rsidRDefault="008C5ACF" w:rsidP="00643D41">
      <w:pPr>
        <w:pStyle w:val="Currenttext"/>
        <w:numPr>
          <w:ilvl w:val="0"/>
          <w:numId w:val="35"/>
        </w:numPr>
      </w:pPr>
      <w:r>
        <w:t xml:space="preserve">POST /subledger/accounts/{accountId}/positions/{positionId}/reservation-entries to create reservation.  And </w:t>
      </w:r>
      <w:r w:rsidR="00F93C83">
        <w:t xml:space="preserve">DELETE /subledger/accounts/{accountId}/positions/{positionId}/reservation-entries to cancel </w:t>
      </w:r>
      <w:r w:rsidR="00E00F86">
        <w:t>a reservation, which leads to the update of the available balance to add again the initially reserved amount.</w:t>
      </w:r>
    </w:p>
    <w:p w14:paraId="27B3F216" w14:textId="6ACE15AE" w:rsidR="00865763" w:rsidRDefault="00865763" w:rsidP="00643D41">
      <w:pPr>
        <w:pStyle w:val="ListParagraph"/>
        <w:numPr>
          <w:ilvl w:val="0"/>
          <w:numId w:val="35"/>
        </w:numPr>
        <w:jc w:val="both"/>
      </w:pPr>
      <w:r>
        <w:t>POST /subledger/accounts/{</w:t>
      </w:r>
      <w:proofErr w:type="spellStart"/>
      <w:r>
        <w:t>accountId</w:t>
      </w:r>
      <w:proofErr w:type="spellEnd"/>
      <w:r>
        <w:t>}/positions/{</w:t>
      </w:r>
      <w:proofErr w:type="spellStart"/>
      <w:r>
        <w:t>positionId</w:t>
      </w:r>
      <w:proofErr w:type="spellEnd"/>
      <w:r>
        <w:t>}/entries to create real entry</w:t>
      </w:r>
      <w:r w:rsidR="00080FD4">
        <w:t>.  These ones can’t be cancelled, so there is no DELETE</w:t>
      </w:r>
      <w:r w:rsidR="00013EE5">
        <w:t>.  This endpoint can be called by providing a</w:t>
      </w:r>
      <w:r w:rsidR="00E12536">
        <w:t>n</w:t>
      </w:r>
      <w:r w:rsidR="00013EE5">
        <w:t xml:space="preserve"> entry reservation id</w:t>
      </w:r>
      <w:r w:rsidR="00E12536">
        <w:t xml:space="preserve"> </w:t>
      </w:r>
      <w:proofErr w:type="gramStart"/>
      <w:r w:rsidR="00E12536">
        <w:t>in order to</w:t>
      </w:r>
      <w:proofErr w:type="gramEnd"/>
      <w:r w:rsidR="00E12536">
        <w:t xml:space="preserve"> cancel the reservation that was done upfront.</w:t>
      </w:r>
    </w:p>
    <w:p w14:paraId="4218592E" w14:textId="7058AB32" w:rsidR="001F1C12" w:rsidRPr="001F1C12" w:rsidRDefault="004561FE" w:rsidP="00643D41">
      <w:pPr>
        <w:pStyle w:val="Currenttext"/>
        <w:numPr>
          <w:ilvl w:val="0"/>
          <w:numId w:val="35"/>
        </w:numPr>
      </w:pPr>
      <w:r w:rsidRPr="00500242">
        <w:rPr>
          <w:lang w:val="en-US"/>
        </w:rPr>
        <w:t>POST /subledger/</w:t>
      </w:r>
      <w:proofErr w:type="gramStart"/>
      <w:r w:rsidRPr="00500242">
        <w:rPr>
          <w:lang w:val="en-US"/>
        </w:rPr>
        <w:t>accounts/{id}/positions/{id}/frozen-entries</w:t>
      </w:r>
      <w:proofErr w:type="gramEnd"/>
      <w:r>
        <w:rPr>
          <w:lang w:val="en-US"/>
        </w:rPr>
        <w:t xml:space="preserve"> to create frozen entries.</w:t>
      </w:r>
      <w:r w:rsidR="001F1C12">
        <w:rPr>
          <w:lang w:val="en-US"/>
        </w:rPr>
        <w:t xml:space="preserve">  There is a </w:t>
      </w:r>
      <w:r w:rsidR="001F1C12" w:rsidRPr="001F1C12">
        <w:rPr>
          <w:lang w:val="en-US"/>
        </w:rPr>
        <w:t>DELETE /subledger/</w:t>
      </w:r>
      <w:proofErr w:type="gramStart"/>
      <w:r w:rsidR="001F1C12" w:rsidRPr="001F1C12">
        <w:rPr>
          <w:lang w:val="en-US"/>
        </w:rPr>
        <w:t>accounts/{id}/positions/{id}/frozen-entries</w:t>
      </w:r>
      <w:proofErr w:type="gramEnd"/>
      <w:r w:rsidR="001F1C12">
        <w:rPr>
          <w:lang w:val="en-US"/>
        </w:rPr>
        <w:t xml:space="preserve"> wh</w:t>
      </w:r>
      <w:r w:rsidR="00E00F86">
        <w:rPr>
          <w:lang w:val="en-US"/>
        </w:rPr>
        <w:t>ich</w:t>
      </w:r>
      <w:r w:rsidR="002842C8">
        <w:rPr>
          <w:lang w:val="en-US"/>
        </w:rPr>
        <w:t xml:space="preserve"> cancel the frozen entry by transforming it into a real entry, making the funds available</w:t>
      </w:r>
      <w:r w:rsidR="0012382B">
        <w:rPr>
          <w:lang w:val="en-US"/>
        </w:rPr>
        <w:t xml:space="preserve">, which can be then either kept </w:t>
      </w:r>
      <w:r w:rsidR="00091B67">
        <w:rPr>
          <w:lang w:val="en-US"/>
        </w:rPr>
        <w:t xml:space="preserve">on the customer position </w:t>
      </w:r>
      <w:r w:rsidR="0012382B">
        <w:rPr>
          <w:lang w:val="en-US"/>
        </w:rPr>
        <w:t>or transferred to someone else</w:t>
      </w:r>
      <w:r w:rsidR="00CA42EE">
        <w:rPr>
          <w:lang w:val="en-US"/>
        </w:rPr>
        <w:t>.</w:t>
      </w:r>
    </w:p>
    <w:p w14:paraId="366AD9C8" w14:textId="5F19E150" w:rsidR="00F93C83" w:rsidRDefault="00FE41FA" w:rsidP="00CA42EE">
      <w:pPr>
        <w:pStyle w:val="Currenttext"/>
      </w:pPr>
      <w:r>
        <w:t xml:space="preserve">Before accepting a selling order request or withdrawal request, the system is checking that </w:t>
      </w:r>
      <w:r w:rsidR="00C459B4">
        <w:t xml:space="preserve">the available balance at position level is sufficient to realize that request: the available </w:t>
      </w:r>
      <w:r w:rsidR="005709AF">
        <w:t>balance</w:t>
      </w:r>
      <w:r w:rsidR="00C459B4">
        <w:t xml:space="preserve"> must be at least equal to the amount of the request.  </w:t>
      </w:r>
      <w:r w:rsidR="005709AF">
        <w:t>A</w:t>
      </w:r>
      <w:r w:rsidR="00351159">
        <w:t xml:space="preserve"> reservation </w:t>
      </w:r>
      <w:r w:rsidR="005709AF">
        <w:t>is</w:t>
      </w:r>
      <w:r w:rsidR="00351159">
        <w:t xml:space="preserve"> </w:t>
      </w:r>
      <w:r w:rsidR="005709AF">
        <w:t>created</w:t>
      </w:r>
      <w:r w:rsidR="00351159">
        <w:t xml:space="preserve"> </w:t>
      </w:r>
      <w:r w:rsidR="00F66D60">
        <w:t xml:space="preserve">between the acceptation of the request and its complete execution </w:t>
      </w:r>
      <w:proofErr w:type="gramStart"/>
      <w:r w:rsidR="00F66D60">
        <w:t>in order to</w:t>
      </w:r>
      <w:proofErr w:type="gramEnd"/>
      <w:r w:rsidR="00F66D60">
        <w:t xml:space="preserve"> guarantee the customer doesn’t initiate another request with the same funds.</w:t>
      </w:r>
    </w:p>
    <w:p w14:paraId="1B380FE6" w14:textId="0D44EAC1" w:rsidR="00BC5124" w:rsidRDefault="00BC5124" w:rsidP="00CA42EE">
      <w:pPr>
        <w:pStyle w:val="Currenttext"/>
      </w:pPr>
      <w:r>
        <w:t xml:space="preserve">An evaluation of the </w:t>
      </w:r>
      <w:r w:rsidR="00640F26">
        <w:t xml:space="preserve">customer </w:t>
      </w:r>
      <w:r>
        <w:t>Profit or Loss</w:t>
      </w:r>
      <w:r w:rsidR="008639D5">
        <w:t xml:space="preserve"> (PL)</w:t>
      </w:r>
      <w:r>
        <w:t xml:space="preserve"> related to each </w:t>
      </w:r>
      <w:r w:rsidR="00640F26">
        <w:t xml:space="preserve">customer </w:t>
      </w:r>
      <w:r>
        <w:t>position is managed.</w:t>
      </w:r>
      <w:r w:rsidR="00C51EF3">
        <w:t xml:space="preserve">  There are </w:t>
      </w:r>
      <w:r w:rsidR="008639D5">
        <w:t>two parts:</w:t>
      </w:r>
    </w:p>
    <w:p w14:paraId="664EDB1D" w14:textId="37B1B843" w:rsidR="00F31D15" w:rsidRPr="003D043E" w:rsidRDefault="00F31D15" w:rsidP="00643D41">
      <w:pPr>
        <w:pStyle w:val="Currenttext"/>
        <w:numPr>
          <w:ilvl w:val="0"/>
          <w:numId w:val="35"/>
        </w:numPr>
        <w:rPr>
          <w:lang w:val="en-US"/>
        </w:rPr>
      </w:pPr>
      <w:r w:rsidRPr="00F31D15">
        <w:rPr>
          <w:lang w:val="en-US"/>
        </w:rPr>
        <w:t xml:space="preserve">Realized PL: when </w:t>
      </w:r>
      <w:r>
        <w:rPr>
          <w:lang w:val="en-US"/>
        </w:rPr>
        <w:t>the customer</w:t>
      </w:r>
      <w:r w:rsidRPr="00F31D15">
        <w:rPr>
          <w:lang w:val="en-US"/>
        </w:rPr>
        <w:t xml:space="preserve"> has really gained / </w:t>
      </w:r>
      <w:proofErr w:type="gramStart"/>
      <w:r w:rsidRPr="00F31D15">
        <w:rPr>
          <w:lang w:val="en-US"/>
        </w:rPr>
        <w:t>loss</w:t>
      </w:r>
      <w:proofErr w:type="gramEnd"/>
      <w:r w:rsidRPr="00F31D15">
        <w:rPr>
          <w:lang w:val="en-US"/>
        </w:rPr>
        <w:t xml:space="preserve"> something (he</w:t>
      </w:r>
      <w:r>
        <w:rPr>
          <w:lang w:val="en-US"/>
        </w:rPr>
        <w:t>/she</w:t>
      </w:r>
      <w:r w:rsidRPr="00F31D15">
        <w:rPr>
          <w:lang w:val="en-US"/>
        </w:rPr>
        <w:t xml:space="preserve"> first bought some asset, then sold them)</w:t>
      </w:r>
    </w:p>
    <w:p w14:paraId="7A38E749" w14:textId="5EAAC5D1" w:rsidR="00F31D15" w:rsidRDefault="00F31D15" w:rsidP="00643D41">
      <w:pPr>
        <w:pStyle w:val="Currenttext"/>
        <w:numPr>
          <w:ilvl w:val="0"/>
          <w:numId w:val="35"/>
        </w:numPr>
        <w:rPr>
          <w:lang w:val="en-US"/>
        </w:rPr>
      </w:pPr>
      <w:r w:rsidRPr="00F31D15">
        <w:rPr>
          <w:lang w:val="en-US"/>
        </w:rPr>
        <w:t xml:space="preserve">Unrealized PL: related to </w:t>
      </w:r>
      <w:r>
        <w:rPr>
          <w:lang w:val="en-US"/>
        </w:rPr>
        <w:t>the</w:t>
      </w:r>
      <w:r w:rsidRPr="00F31D15">
        <w:rPr>
          <w:lang w:val="en-US"/>
        </w:rPr>
        <w:t xml:space="preserve"> current position, which he</w:t>
      </w:r>
      <w:r>
        <w:rPr>
          <w:lang w:val="en-US"/>
        </w:rPr>
        <w:t>/she</w:t>
      </w:r>
      <w:r w:rsidRPr="00F31D15">
        <w:rPr>
          <w:lang w:val="en-US"/>
        </w:rPr>
        <w:t xml:space="preserve"> could sell, and realized a PL (depending on the price</w:t>
      </w:r>
      <w:r w:rsidR="00696EB4">
        <w:rPr>
          <w:lang w:val="en-US"/>
        </w:rPr>
        <w:t xml:space="preserve"> at the time of the evaluation</w:t>
      </w:r>
      <w:r w:rsidRPr="00F31D15">
        <w:rPr>
          <w:lang w:val="en-US"/>
        </w:rPr>
        <w:t>)</w:t>
      </w:r>
    </w:p>
    <w:p w14:paraId="58F764CC" w14:textId="15A5CECF" w:rsidR="00F31D15" w:rsidRDefault="0049157F" w:rsidP="00F31D15">
      <w:pPr>
        <w:pStyle w:val="Currenttext"/>
        <w:rPr>
          <w:lang w:val="en-US"/>
        </w:rPr>
      </w:pPr>
      <w:r>
        <w:rPr>
          <w:lang w:val="en-US"/>
        </w:rPr>
        <w:t>There are basically two methods to compute such PL:</w:t>
      </w:r>
    </w:p>
    <w:p w14:paraId="282660D4" w14:textId="0B4CD904" w:rsidR="0049157F" w:rsidRPr="003D043E" w:rsidRDefault="0049157F" w:rsidP="00643D41">
      <w:pPr>
        <w:pStyle w:val="Currenttext"/>
        <w:numPr>
          <w:ilvl w:val="0"/>
          <w:numId w:val="35"/>
        </w:numPr>
        <w:rPr>
          <w:lang w:val="en-US"/>
        </w:rPr>
      </w:pPr>
      <w:r w:rsidRPr="0049157F">
        <w:rPr>
          <w:lang w:val="en-US"/>
        </w:rPr>
        <w:t xml:space="preserve">A simple one, relying on an average buying price for </w:t>
      </w:r>
      <w:r>
        <w:rPr>
          <w:lang w:val="en-US"/>
        </w:rPr>
        <w:t>the</w:t>
      </w:r>
      <w:r w:rsidRPr="0049157F">
        <w:rPr>
          <w:lang w:val="en-US"/>
        </w:rPr>
        <w:t xml:space="preserve"> position.  This average price is computed based on the different prices at which </w:t>
      </w:r>
      <w:r>
        <w:rPr>
          <w:lang w:val="en-US"/>
        </w:rPr>
        <w:t>the customer</w:t>
      </w:r>
      <w:r w:rsidRPr="0049157F">
        <w:rPr>
          <w:lang w:val="en-US"/>
        </w:rPr>
        <w:t xml:space="preserve"> bought </w:t>
      </w:r>
      <w:r>
        <w:rPr>
          <w:lang w:val="en-US"/>
        </w:rPr>
        <w:t>the</w:t>
      </w:r>
      <w:r w:rsidRPr="0049157F">
        <w:rPr>
          <w:lang w:val="en-US"/>
        </w:rPr>
        <w:t xml:space="preserve"> assets</w:t>
      </w:r>
      <w:r w:rsidR="005D07E9">
        <w:rPr>
          <w:lang w:val="en-US"/>
        </w:rPr>
        <w:t xml:space="preserve">.  It’s then used to </w:t>
      </w:r>
      <w:r w:rsidR="009703DF">
        <w:rPr>
          <w:lang w:val="en-US"/>
        </w:rPr>
        <w:t>evaluate the cost of acquisition when computing the PL.</w:t>
      </w:r>
    </w:p>
    <w:p w14:paraId="635D6B4C" w14:textId="63C5DA1F" w:rsidR="0049157F" w:rsidRDefault="0049157F" w:rsidP="00643D41">
      <w:pPr>
        <w:pStyle w:val="Currenttext"/>
        <w:numPr>
          <w:ilvl w:val="0"/>
          <w:numId w:val="35"/>
        </w:numPr>
        <w:rPr>
          <w:lang w:val="en-US"/>
        </w:rPr>
      </w:pPr>
      <w:r w:rsidRPr="0049157F">
        <w:rPr>
          <w:lang w:val="en-US"/>
        </w:rPr>
        <w:t xml:space="preserve">A complex one, relying on a stock management approach, where the price of each </w:t>
      </w:r>
      <w:r>
        <w:rPr>
          <w:lang w:val="en-US"/>
        </w:rPr>
        <w:t>order</w:t>
      </w:r>
      <w:r w:rsidRPr="0049157F">
        <w:rPr>
          <w:lang w:val="en-US"/>
        </w:rPr>
        <w:t xml:space="preserve"> (buy/sell) is </w:t>
      </w:r>
      <w:proofErr w:type="gramStart"/>
      <w:r w:rsidRPr="0049157F">
        <w:rPr>
          <w:lang w:val="en-US"/>
        </w:rPr>
        <w:t>taken into account</w:t>
      </w:r>
      <w:proofErr w:type="gramEnd"/>
      <w:r w:rsidRPr="0049157F">
        <w:rPr>
          <w:lang w:val="en-US"/>
        </w:rPr>
        <w:t xml:space="preserve">.  Two main approaches exist, LIFO or FIFO, to </w:t>
      </w:r>
      <w:proofErr w:type="gramStart"/>
      <w:r w:rsidRPr="0049157F">
        <w:rPr>
          <w:lang w:val="en-US"/>
        </w:rPr>
        <w:t>take into account</w:t>
      </w:r>
      <w:proofErr w:type="gramEnd"/>
      <w:r w:rsidRPr="0049157F">
        <w:rPr>
          <w:lang w:val="en-US"/>
        </w:rPr>
        <w:t xml:space="preserve"> how the stock is consumed, and which price must be </w:t>
      </w:r>
      <w:proofErr w:type="gramStart"/>
      <w:r w:rsidRPr="0049157F">
        <w:rPr>
          <w:lang w:val="en-US"/>
        </w:rPr>
        <w:t>taken into account</w:t>
      </w:r>
      <w:proofErr w:type="gramEnd"/>
      <w:r w:rsidRPr="0049157F">
        <w:rPr>
          <w:lang w:val="en-US"/>
        </w:rPr>
        <w:t>.</w:t>
      </w:r>
    </w:p>
    <w:p w14:paraId="2867940A" w14:textId="0D3C34FB" w:rsidR="00A83BEB" w:rsidRDefault="003825FB" w:rsidP="003825FB">
      <w:pPr>
        <w:pStyle w:val="Currenttext"/>
        <w:rPr>
          <w:lang w:val="en-US"/>
        </w:rPr>
      </w:pPr>
      <w:r>
        <w:rPr>
          <w:lang w:val="en-US"/>
        </w:rPr>
        <w:t xml:space="preserve">For </w:t>
      </w:r>
      <w:proofErr w:type="gramStart"/>
      <w:r>
        <w:rPr>
          <w:lang w:val="en-US"/>
        </w:rPr>
        <w:t>now</w:t>
      </w:r>
      <w:proofErr w:type="gramEnd"/>
      <w:r>
        <w:rPr>
          <w:lang w:val="en-US"/>
        </w:rPr>
        <w:t xml:space="preserve"> we only consider the simple approach.  </w:t>
      </w:r>
      <w:r w:rsidR="00A83BEB">
        <w:rPr>
          <w:lang w:val="en-US"/>
        </w:rPr>
        <w:t>We also take the following hypothesis:</w:t>
      </w:r>
    </w:p>
    <w:p w14:paraId="5551C535" w14:textId="177629B7" w:rsidR="00F74B5F" w:rsidRPr="003D043E" w:rsidRDefault="00F74B5F" w:rsidP="00643D41">
      <w:pPr>
        <w:pStyle w:val="Currenttext"/>
        <w:numPr>
          <w:ilvl w:val="0"/>
          <w:numId w:val="35"/>
        </w:numPr>
        <w:rPr>
          <w:lang w:val="en-US"/>
        </w:rPr>
      </w:pPr>
      <w:r>
        <w:rPr>
          <w:lang w:val="en-US"/>
        </w:rPr>
        <w:t>The a</w:t>
      </w:r>
      <w:r w:rsidRPr="00F74B5F">
        <w:rPr>
          <w:lang w:val="en-US"/>
        </w:rPr>
        <w:t xml:space="preserve">verage buying price is computed </w:t>
      </w:r>
      <w:r>
        <w:rPr>
          <w:lang w:val="en-US"/>
        </w:rPr>
        <w:t xml:space="preserve">based </w:t>
      </w:r>
      <w:r w:rsidRPr="00F74B5F">
        <w:rPr>
          <w:lang w:val="en-US"/>
        </w:rPr>
        <w:t>on buying orders and deposit</w:t>
      </w:r>
      <w:r>
        <w:rPr>
          <w:lang w:val="en-US"/>
        </w:rPr>
        <w:t>s</w:t>
      </w:r>
      <w:r w:rsidRPr="00F74B5F">
        <w:rPr>
          <w:lang w:val="en-US"/>
        </w:rPr>
        <w:t xml:space="preserve">.  A deposit could be considered as ‘free’, without price, as the customer doesn’t really pay for it.  But </w:t>
      </w:r>
      <w:r>
        <w:rPr>
          <w:lang w:val="en-US"/>
        </w:rPr>
        <w:t xml:space="preserve">it’s </w:t>
      </w:r>
      <w:r w:rsidRPr="00F74B5F">
        <w:rPr>
          <w:lang w:val="en-US"/>
        </w:rPr>
        <w:t xml:space="preserve">better to consider them as a </w:t>
      </w:r>
      <w:proofErr w:type="gramStart"/>
      <w:r w:rsidRPr="00F74B5F">
        <w:rPr>
          <w:lang w:val="en-US"/>
        </w:rPr>
        <w:t>buy  to</w:t>
      </w:r>
      <w:proofErr w:type="gramEnd"/>
      <w:r w:rsidRPr="00F74B5F">
        <w:rPr>
          <w:lang w:val="en-US"/>
        </w:rPr>
        <w:t xml:space="preserve"> have a more accurate average price.</w:t>
      </w:r>
      <w:r>
        <w:rPr>
          <w:lang w:val="en-US"/>
        </w:rPr>
        <w:t xml:space="preserve">  As we don’t know the price the customer initially paid to get the </w:t>
      </w:r>
      <w:proofErr w:type="gramStart"/>
      <w:r>
        <w:rPr>
          <w:lang w:val="en-US"/>
        </w:rPr>
        <w:t>received funds</w:t>
      </w:r>
      <w:proofErr w:type="gramEnd"/>
      <w:r>
        <w:rPr>
          <w:lang w:val="en-US"/>
        </w:rPr>
        <w:t>, we take the price of the asset at the time of deposit.</w:t>
      </w:r>
    </w:p>
    <w:p w14:paraId="45DF6754" w14:textId="57DEEF20" w:rsidR="00A83BEB" w:rsidRDefault="001E431E" w:rsidP="00643D41">
      <w:pPr>
        <w:pStyle w:val="Currenttext"/>
        <w:numPr>
          <w:ilvl w:val="0"/>
          <w:numId w:val="35"/>
        </w:numPr>
        <w:rPr>
          <w:lang w:val="en-US"/>
        </w:rPr>
      </w:pPr>
      <w:r>
        <w:rPr>
          <w:lang w:val="en-US"/>
        </w:rPr>
        <w:t>The bank f</w:t>
      </w:r>
      <w:r w:rsidR="00F74B5F" w:rsidRPr="00F74B5F">
        <w:rPr>
          <w:lang w:val="en-US"/>
        </w:rPr>
        <w:t xml:space="preserve">ees are </w:t>
      </w:r>
      <w:proofErr w:type="gramStart"/>
      <w:r w:rsidR="00F74B5F" w:rsidRPr="00F74B5F">
        <w:rPr>
          <w:lang w:val="en-US"/>
        </w:rPr>
        <w:t>taken into account</w:t>
      </w:r>
      <w:proofErr w:type="gramEnd"/>
      <w:r w:rsidR="00F74B5F" w:rsidRPr="00F74B5F">
        <w:rPr>
          <w:lang w:val="en-US"/>
        </w:rPr>
        <w:t xml:space="preserve">: they </w:t>
      </w:r>
      <w:proofErr w:type="gramStart"/>
      <w:r w:rsidR="00F74B5F" w:rsidRPr="00F74B5F">
        <w:rPr>
          <w:lang w:val="en-US"/>
        </w:rPr>
        <w:t>impact</w:t>
      </w:r>
      <w:proofErr w:type="gramEnd"/>
      <w:r w:rsidR="00F74B5F" w:rsidRPr="00F74B5F">
        <w:rPr>
          <w:lang w:val="en-US"/>
        </w:rPr>
        <w:t xml:space="preserve"> the average price in case of buy or deposit and they </w:t>
      </w:r>
      <w:proofErr w:type="gramStart"/>
      <w:r w:rsidR="00F74B5F" w:rsidRPr="00F74B5F">
        <w:rPr>
          <w:lang w:val="en-US"/>
        </w:rPr>
        <w:t>impact</w:t>
      </w:r>
      <w:proofErr w:type="gramEnd"/>
      <w:r w:rsidR="00F74B5F" w:rsidRPr="00F74B5F">
        <w:rPr>
          <w:lang w:val="en-US"/>
        </w:rPr>
        <w:t xml:space="preserve"> the realized P&amp;L in case of </w:t>
      </w:r>
      <w:proofErr w:type="gramStart"/>
      <w:r w:rsidR="00F74B5F" w:rsidRPr="00F74B5F">
        <w:rPr>
          <w:lang w:val="en-US"/>
        </w:rPr>
        <w:t>sell</w:t>
      </w:r>
      <w:proofErr w:type="gramEnd"/>
      <w:r w:rsidR="00F74B5F" w:rsidRPr="00F74B5F">
        <w:rPr>
          <w:lang w:val="en-US"/>
        </w:rPr>
        <w:t xml:space="preserve"> or </w:t>
      </w:r>
      <w:proofErr w:type="gramStart"/>
      <w:r w:rsidR="00F74B5F" w:rsidRPr="00F74B5F">
        <w:rPr>
          <w:lang w:val="en-US"/>
        </w:rPr>
        <w:t>withdraw</w:t>
      </w:r>
      <w:proofErr w:type="gramEnd"/>
      <w:r w:rsidR="00F74B5F" w:rsidRPr="00F74B5F">
        <w:rPr>
          <w:lang w:val="en-US"/>
        </w:rPr>
        <w:t xml:space="preserve">.  Let’s </w:t>
      </w:r>
      <w:proofErr w:type="gramStart"/>
      <w:r w:rsidR="00F74B5F" w:rsidRPr="00F74B5F">
        <w:rPr>
          <w:lang w:val="en-US"/>
        </w:rPr>
        <w:t>notice</w:t>
      </w:r>
      <w:proofErr w:type="gramEnd"/>
      <w:r w:rsidR="00F74B5F" w:rsidRPr="00F74B5F">
        <w:rPr>
          <w:lang w:val="en-US"/>
        </w:rPr>
        <w:t xml:space="preserve"> that the unrealized P&amp;L </w:t>
      </w:r>
      <w:r>
        <w:rPr>
          <w:lang w:val="en-US"/>
        </w:rPr>
        <w:t>c</w:t>
      </w:r>
      <w:r w:rsidR="00F74B5F" w:rsidRPr="00F74B5F">
        <w:rPr>
          <w:lang w:val="en-US"/>
        </w:rPr>
        <w:t xml:space="preserve">ould </w:t>
      </w:r>
      <w:r>
        <w:rPr>
          <w:lang w:val="en-US"/>
        </w:rPr>
        <w:t xml:space="preserve">also </w:t>
      </w:r>
      <w:proofErr w:type="gramStart"/>
      <w:r w:rsidR="00F74B5F" w:rsidRPr="00F74B5F">
        <w:rPr>
          <w:lang w:val="en-US"/>
        </w:rPr>
        <w:t>take into account</w:t>
      </w:r>
      <w:proofErr w:type="gramEnd"/>
      <w:r w:rsidR="00F74B5F" w:rsidRPr="00F74B5F">
        <w:rPr>
          <w:lang w:val="en-US"/>
        </w:rPr>
        <w:t xml:space="preserve"> an estimation of the fees during the sell order, to be more accurate</w:t>
      </w:r>
      <w:r>
        <w:rPr>
          <w:lang w:val="en-US"/>
        </w:rPr>
        <w:t>, but we don’t manage this.</w:t>
      </w:r>
    </w:p>
    <w:p w14:paraId="3F154D16" w14:textId="77777777" w:rsidR="002948B0" w:rsidRDefault="007D115C" w:rsidP="00643D41">
      <w:pPr>
        <w:pStyle w:val="Currenttext"/>
        <w:numPr>
          <w:ilvl w:val="0"/>
          <w:numId w:val="35"/>
        </w:numPr>
        <w:rPr>
          <w:lang w:val="en-US"/>
        </w:rPr>
      </w:pPr>
      <w:r>
        <w:rPr>
          <w:lang w:val="en-US"/>
        </w:rPr>
        <w:t>If the order is a convert order</w:t>
      </w:r>
      <w:r w:rsidR="006C02D8">
        <w:rPr>
          <w:lang w:val="en-US"/>
        </w:rPr>
        <w:t>, i.e. selling one crypto asset against another crypto asset,</w:t>
      </w:r>
      <w:r w:rsidR="00FE5AF9">
        <w:rPr>
          <w:lang w:val="en-US"/>
        </w:rPr>
        <w:t xml:space="preserve"> it’s considered a</w:t>
      </w:r>
      <w:r w:rsidR="00842573">
        <w:rPr>
          <w:lang w:val="en-US"/>
        </w:rPr>
        <w:t>s</w:t>
      </w:r>
      <w:r w:rsidR="00FE5AF9">
        <w:rPr>
          <w:lang w:val="en-US"/>
        </w:rPr>
        <w:t xml:space="preserve"> a sell order for the first crypto asset (the base one) and as a buy order for the second crypto asset (the quote one).  </w:t>
      </w:r>
      <w:r w:rsidR="005D5585">
        <w:rPr>
          <w:lang w:val="en-US"/>
        </w:rPr>
        <w:t xml:space="preserve">But </w:t>
      </w:r>
      <w:r w:rsidR="002948B0">
        <w:rPr>
          <w:lang w:val="en-US"/>
        </w:rPr>
        <w:t>where:</w:t>
      </w:r>
    </w:p>
    <w:p w14:paraId="3DC1153A" w14:textId="77777777" w:rsidR="003944DB" w:rsidRDefault="002948B0" w:rsidP="36AADECE">
      <w:pPr>
        <w:pStyle w:val="Currenttext"/>
        <w:numPr>
          <w:ilvl w:val="1"/>
          <w:numId w:val="35"/>
        </w:numPr>
      </w:pPr>
      <w:r w:rsidRPr="36AADECE">
        <w:t>T</w:t>
      </w:r>
      <w:r w:rsidR="005D5585" w:rsidRPr="36AADECE">
        <w:t xml:space="preserve">here is </w:t>
      </w:r>
      <w:r w:rsidR="002C6360" w:rsidRPr="36AADECE">
        <w:t xml:space="preserve">no realized P&amp;L </w:t>
      </w:r>
      <w:r w:rsidR="003944DB" w:rsidRPr="36AADECE">
        <w:t>on the SELL side</w:t>
      </w:r>
      <w:r w:rsidR="002C6360" w:rsidRPr="36AADECE">
        <w:t xml:space="preserve"> (which is consistent with the way to compute tax, cf. § </w:t>
      </w:r>
      <w:r w:rsidRPr="36AADECE">
        <w:rPr>
          <w:lang w:val="en-US"/>
        </w:rPr>
        <w:fldChar w:fldCharType="begin"/>
      </w:r>
      <w:r w:rsidRPr="36AADECE">
        <w:rPr>
          <w:lang w:val="en-US"/>
        </w:rPr>
        <w:instrText xml:space="preserve"> REF _Ref209780563 \r \h </w:instrText>
      </w:r>
      <w:r w:rsidRPr="36AADECE">
        <w:rPr>
          <w:lang w:val="en-US"/>
        </w:rPr>
      </w:r>
      <w:r w:rsidRPr="36AADECE">
        <w:rPr>
          <w:lang w:val="en-US"/>
        </w:rPr>
        <w:fldChar w:fldCharType="separate"/>
      </w:r>
      <w:r w:rsidR="002C6360" w:rsidRPr="36AADECE">
        <w:t>3.16.1</w:t>
      </w:r>
      <w:r w:rsidRPr="36AADECE">
        <w:rPr>
          <w:lang w:val="en-US"/>
        </w:rPr>
        <w:fldChar w:fldCharType="end"/>
      </w:r>
      <w:r w:rsidR="002C6360" w:rsidRPr="36AADECE">
        <w:t>)</w:t>
      </w:r>
      <w:r w:rsidR="00842573" w:rsidRPr="36AADECE">
        <w:t xml:space="preserve">, only unrealized P&amp;L which is indirectly impacted by the change of the average price due to the </w:t>
      </w:r>
      <w:r w:rsidR="003944DB" w:rsidRPr="36AADECE">
        <w:t>BUY side</w:t>
      </w:r>
      <w:r w:rsidR="00842573" w:rsidRPr="36AADECE">
        <w:t xml:space="preserve">.  </w:t>
      </w:r>
    </w:p>
    <w:p w14:paraId="2F011156" w14:textId="665BADA9" w:rsidR="003944DB" w:rsidRDefault="003944DB" w:rsidP="002948B0">
      <w:pPr>
        <w:pStyle w:val="Currenttext"/>
        <w:numPr>
          <w:ilvl w:val="1"/>
          <w:numId w:val="35"/>
        </w:numPr>
        <w:rPr>
          <w:lang w:val="en-US"/>
        </w:rPr>
      </w:pPr>
      <w:r>
        <w:rPr>
          <w:lang w:val="en-US"/>
        </w:rPr>
        <w:lastRenderedPageBreak/>
        <w:t xml:space="preserve">There is </w:t>
      </w:r>
      <w:r w:rsidR="00421BBF">
        <w:rPr>
          <w:lang w:val="en-US"/>
        </w:rPr>
        <w:t xml:space="preserve">globally (at account level) no impact on the net invested amount, but </w:t>
      </w:r>
      <w:proofErr w:type="gramStart"/>
      <w:r w:rsidR="00421BBF">
        <w:rPr>
          <w:lang w:val="en-US"/>
        </w:rPr>
        <w:t>in order to</w:t>
      </w:r>
      <w:proofErr w:type="gramEnd"/>
      <w:r w:rsidR="00421BBF">
        <w:rPr>
          <w:lang w:val="en-US"/>
        </w:rPr>
        <w:t xml:space="preserve"> </w:t>
      </w:r>
      <w:r w:rsidR="00621189">
        <w:rPr>
          <w:lang w:val="en-US"/>
        </w:rPr>
        <w:t xml:space="preserve">be able to measure the profitability at position level, we need to transfer a part of the net invested amount from the </w:t>
      </w:r>
      <w:r w:rsidR="00384C99">
        <w:rPr>
          <w:lang w:val="en-US"/>
        </w:rPr>
        <w:t>initial</w:t>
      </w:r>
      <w:r w:rsidR="00621189">
        <w:rPr>
          <w:lang w:val="en-US"/>
        </w:rPr>
        <w:t xml:space="preserve"> position (the one converted) to the new position (result of the conversion).  Th</w:t>
      </w:r>
      <w:r w:rsidR="00384C99">
        <w:rPr>
          <w:lang w:val="en-US"/>
        </w:rPr>
        <w:t xml:space="preserve">e percentage of the initial position which is converted </w:t>
      </w:r>
      <w:proofErr w:type="gramStart"/>
      <w:r w:rsidR="00384C99">
        <w:rPr>
          <w:lang w:val="en-US"/>
        </w:rPr>
        <w:t>has to</w:t>
      </w:r>
      <w:proofErr w:type="gramEnd"/>
      <w:r w:rsidR="00384C99">
        <w:rPr>
          <w:lang w:val="en-US"/>
        </w:rPr>
        <w:t xml:space="preserve"> be used to compute the percentage of net invested amount to transfer.</w:t>
      </w:r>
    </w:p>
    <w:p w14:paraId="63DB354A" w14:textId="54474361" w:rsidR="007D115C" w:rsidRPr="001E431E" w:rsidRDefault="00FE5AF9" w:rsidP="00ED1731">
      <w:pPr>
        <w:pStyle w:val="Currenttext"/>
        <w:numPr>
          <w:ilvl w:val="1"/>
          <w:numId w:val="35"/>
        </w:numPr>
        <w:rPr>
          <w:lang w:val="en-US"/>
        </w:rPr>
      </w:pPr>
      <w:r>
        <w:rPr>
          <w:lang w:val="en-US"/>
        </w:rPr>
        <w:t xml:space="preserve">The price for the </w:t>
      </w:r>
      <w:r w:rsidR="00E633E9">
        <w:rPr>
          <w:lang w:val="en-US"/>
        </w:rPr>
        <w:t>SELL side</w:t>
      </w:r>
      <w:r>
        <w:rPr>
          <w:lang w:val="en-US"/>
        </w:rPr>
        <w:t xml:space="preserve"> </w:t>
      </w:r>
      <w:r w:rsidR="00E633E9">
        <w:rPr>
          <w:lang w:val="en-US"/>
        </w:rPr>
        <w:t>is</w:t>
      </w:r>
      <w:r w:rsidR="0068760F">
        <w:rPr>
          <w:lang w:val="en-US"/>
        </w:rPr>
        <w:t xml:space="preserve"> </w:t>
      </w:r>
      <w:r>
        <w:rPr>
          <w:lang w:val="en-US"/>
        </w:rPr>
        <w:t xml:space="preserve">the bid price for the crypto asset against fiat (Euro), </w:t>
      </w:r>
      <w:r w:rsidR="00E633E9">
        <w:rPr>
          <w:lang w:val="en-US"/>
        </w:rPr>
        <w:t xml:space="preserve">while </w:t>
      </w:r>
      <w:r>
        <w:rPr>
          <w:lang w:val="en-US"/>
        </w:rPr>
        <w:t xml:space="preserve">the price for the </w:t>
      </w:r>
      <w:r w:rsidR="00E633E9">
        <w:rPr>
          <w:lang w:val="en-US"/>
        </w:rPr>
        <w:t>BUY side</w:t>
      </w:r>
      <w:r>
        <w:rPr>
          <w:lang w:val="en-US"/>
        </w:rPr>
        <w:t xml:space="preserve"> is </w:t>
      </w:r>
      <w:r w:rsidR="00AD2309">
        <w:rPr>
          <w:lang w:val="en-US"/>
        </w:rPr>
        <w:t xml:space="preserve">computed based on </w:t>
      </w:r>
      <w:r w:rsidR="002E10B5">
        <w:rPr>
          <w:lang w:val="en-US"/>
        </w:rPr>
        <w:t xml:space="preserve">this previous price divided by </w:t>
      </w:r>
      <w:r w:rsidR="00AD2309">
        <w:rPr>
          <w:lang w:val="en-US"/>
        </w:rPr>
        <w:t>the price for the convert trade (so expressed for the first asset against the second one)</w:t>
      </w:r>
      <w:r w:rsidR="002E10B5">
        <w:rPr>
          <w:lang w:val="en-US"/>
        </w:rPr>
        <w:t>.</w:t>
      </w:r>
      <w:r w:rsidR="00AB57C0">
        <w:rPr>
          <w:lang w:val="en-US"/>
        </w:rPr>
        <w:t xml:space="preserve"> </w:t>
      </w:r>
    </w:p>
    <w:p w14:paraId="7CBE5626" w14:textId="01CF5617" w:rsidR="003825FB" w:rsidRDefault="003825FB" w:rsidP="003825FB">
      <w:pPr>
        <w:pStyle w:val="Currenttext"/>
        <w:rPr>
          <w:lang w:val="en-US"/>
        </w:rPr>
      </w:pPr>
      <w:r>
        <w:rPr>
          <w:lang w:val="en-US"/>
        </w:rPr>
        <w:t xml:space="preserve">The here under table illustrates </w:t>
      </w:r>
      <w:r w:rsidR="005B47BD">
        <w:rPr>
          <w:lang w:val="en-US"/>
        </w:rPr>
        <w:t>a computation of realized PL, unrealized PL and profitability of the portfolio</w:t>
      </w:r>
      <w:r w:rsidR="006A10A9">
        <w:rPr>
          <w:lang w:val="en-US"/>
        </w:rPr>
        <w:t xml:space="preserve">.  The profitability is computed </w:t>
      </w:r>
      <w:proofErr w:type="gramStart"/>
      <w:r w:rsidR="0044243A">
        <w:rPr>
          <w:lang w:val="en-US"/>
        </w:rPr>
        <w:t>taking into account</w:t>
      </w:r>
      <w:proofErr w:type="gramEnd"/>
      <w:r w:rsidR="0044243A">
        <w:rPr>
          <w:lang w:val="en-US"/>
        </w:rPr>
        <w:t xml:space="preserve"> both PL</w:t>
      </w:r>
      <w:r w:rsidR="006A10A9">
        <w:rPr>
          <w:lang w:val="en-US"/>
        </w:rPr>
        <w:t xml:space="preserve"> </w:t>
      </w:r>
      <w:proofErr w:type="gramStart"/>
      <w:r w:rsidR="006A10A9">
        <w:rPr>
          <w:lang w:val="en-US"/>
        </w:rPr>
        <w:t>in regards to</w:t>
      </w:r>
      <w:proofErr w:type="gramEnd"/>
      <w:r w:rsidR="006A10A9">
        <w:rPr>
          <w:lang w:val="en-US"/>
        </w:rPr>
        <w:t xml:space="preserve"> the net invested amount</w:t>
      </w:r>
      <w:r w:rsidR="00037EA3">
        <w:rPr>
          <w:lang w:val="en-US"/>
        </w:rPr>
        <w:t xml:space="preserve">.  The net invested amount includes </w:t>
      </w:r>
      <w:r w:rsidR="005E750F">
        <w:rPr>
          <w:lang w:val="en-US"/>
        </w:rPr>
        <w:t>all the euros spent to buy asset</w:t>
      </w:r>
      <w:r w:rsidR="00037EA3">
        <w:rPr>
          <w:lang w:val="en-US"/>
        </w:rPr>
        <w:t>s</w:t>
      </w:r>
      <w:r w:rsidR="00C70D3A">
        <w:rPr>
          <w:lang w:val="en-US"/>
        </w:rPr>
        <w:t>, the fees</w:t>
      </w:r>
      <w:r w:rsidR="00037EA3">
        <w:rPr>
          <w:lang w:val="en-US"/>
        </w:rPr>
        <w:t xml:space="preserve"> (whatever the nature of operation)</w:t>
      </w:r>
      <w:r w:rsidR="00C70D3A">
        <w:rPr>
          <w:lang w:val="en-US"/>
        </w:rPr>
        <w:t>, the deposit</w:t>
      </w:r>
      <w:r w:rsidR="00037EA3">
        <w:rPr>
          <w:lang w:val="en-US"/>
        </w:rPr>
        <w:t xml:space="preserve"> (converted to their coun</w:t>
      </w:r>
      <w:r w:rsidR="00E9777B">
        <w:rPr>
          <w:lang w:val="en-US"/>
        </w:rPr>
        <w:t>t</w:t>
      </w:r>
      <w:r w:rsidR="00037EA3">
        <w:rPr>
          <w:lang w:val="en-US"/>
        </w:rPr>
        <w:t>ervalue in Euro at the time of the deposit</w:t>
      </w:r>
      <w:r w:rsidR="0044243A">
        <w:rPr>
          <w:lang w:val="en-US"/>
        </w:rPr>
        <w:t>)</w:t>
      </w:r>
      <w:r w:rsidR="00E9777B">
        <w:rPr>
          <w:lang w:val="en-US"/>
        </w:rPr>
        <w:t xml:space="preserve"> minus the withdrawal (converted to their countervalue in Euro at the time of the withdrawal)</w:t>
      </w:r>
      <w:r w:rsidR="0044243A">
        <w:rPr>
          <w:lang w:val="en-US"/>
        </w:rPr>
        <w:t xml:space="preserve">. </w:t>
      </w:r>
      <w:r w:rsidR="005B47BD">
        <w:rPr>
          <w:lang w:val="en-US"/>
        </w:rPr>
        <w:t xml:space="preserve"> </w:t>
      </w:r>
      <w:r w:rsidR="0044243A">
        <w:rPr>
          <w:lang w:val="en-US"/>
        </w:rPr>
        <w:t>I</w:t>
      </w:r>
      <w:r w:rsidR="005B47BD">
        <w:rPr>
          <w:lang w:val="en-US"/>
        </w:rPr>
        <w:t>t’s an embedded XLS that contains the formula to compute it</w:t>
      </w:r>
      <w:r w:rsidR="0044243A">
        <w:rPr>
          <w:lang w:val="en-US"/>
        </w:rPr>
        <w:t>.</w:t>
      </w:r>
    </w:p>
    <w:p w14:paraId="7E173CE3" w14:textId="77777777" w:rsidR="0044243A" w:rsidRPr="003D043E" w:rsidRDefault="0044243A" w:rsidP="003D043E">
      <w:pPr>
        <w:pStyle w:val="Currenttext"/>
        <w:rPr>
          <w:lang w:val="en-US"/>
        </w:rPr>
      </w:pPr>
    </w:p>
    <w:p w14:paraId="0A1B56B8" w14:textId="0A266290" w:rsidR="0049157F" w:rsidRDefault="0049157F" w:rsidP="003D043E">
      <w:pPr>
        <w:pStyle w:val="Currenttext"/>
      </w:pPr>
    </w:p>
    <w:bookmarkStart w:id="109" w:name="_MON_1819191385"/>
    <w:bookmarkEnd w:id="109"/>
    <w:p w14:paraId="03AB49B5" w14:textId="0837211D" w:rsidR="003A0A26" w:rsidRPr="0049157F" w:rsidRDefault="004A62C3" w:rsidP="00AE617C">
      <w:pPr>
        <w:pStyle w:val="Currenttext"/>
        <w:ind w:left="142"/>
      </w:pPr>
      <w:r>
        <w:object w:dxaOrig="9880" w:dyaOrig="4834" w14:anchorId="20132BFF">
          <v:shape id="_x0000_i1026" type="#_x0000_t75" style="width:497.35pt;height:244.7pt" o:ole="">
            <v:imagedata r:id="rId94" o:title=""/>
          </v:shape>
          <o:OLEObject Type="Embed" ProgID="Excel.Sheet.8" ShapeID="_x0000_i1026" DrawAspect="Content" ObjectID="_1840771049" r:id="rId95"/>
        </w:object>
      </w:r>
    </w:p>
    <w:p w14:paraId="6F63474D" w14:textId="77777777" w:rsidR="004A62C3" w:rsidRDefault="004A62C3" w:rsidP="00CA42EE">
      <w:pPr>
        <w:pStyle w:val="Currenttext"/>
        <w:rPr>
          <w:lang w:val="en-US"/>
        </w:rPr>
      </w:pPr>
    </w:p>
    <w:p w14:paraId="2B6C6190" w14:textId="62D7A585" w:rsidR="008639D5" w:rsidRDefault="00744EB9" w:rsidP="00CA42EE">
      <w:pPr>
        <w:pStyle w:val="Currenttext"/>
        <w:rPr>
          <w:lang w:val="en-US"/>
        </w:rPr>
      </w:pPr>
      <w:r>
        <w:rPr>
          <w:lang w:val="en-US"/>
        </w:rPr>
        <w:t>Th</w:t>
      </w:r>
      <w:r w:rsidR="001D3FE1">
        <w:rPr>
          <w:lang w:val="en-US"/>
        </w:rPr>
        <w:t>is information is stored at position level and updated at each operation.  When a position is displayed</w:t>
      </w:r>
      <w:r w:rsidR="0044243A">
        <w:rPr>
          <w:lang w:val="en-US"/>
        </w:rPr>
        <w:t xml:space="preserve"> to the customer</w:t>
      </w:r>
      <w:r w:rsidR="001D3FE1">
        <w:rPr>
          <w:lang w:val="en-US"/>
        </w:rPr>
        <w:t xml:space="preserve">, </w:t>
      </w:r>
      <w:r w:rsidR="00902462">
        <w:rPr>
          <w:lang w:val="en-US"/>
        </w:rPr>
        <w:t xml:space="preserve">a new value of the unrealized PL can be computed </w:t>
      </w:r>
      <w:r w:rsidR="00A22969">
        <w:rPr>
          <w:lang w:val="en-US"/>
        </w:rPr>
        <w:t>considering</w:t>
      </w:r>
      <w:r w:rsidR="00902462">
        <w:rPr>
          <w:lang w:val="en-US"/>
        </w:rPr>
        <w:t xml:space="preserve"> the current price and then compute the percentage of profitability</w:t>
      </w:r>
      <w:r w:rsidR="0044243A">
        <w:rPr>
          <w:lang w:val="en-US"/>
        </w:rPr>
        <w:t>.</w:t>
      </w:r>
      <w:r w:rsidR="00CD0CD3">
        <w:rPr>
          <w:lang w:val="en-US"/>
        </w:rPr>
        <w:t xml:space="preserve">  When the position gets back to zero, i.e. when the customer sells all the assets, the </w:t>
      </w:r>
      <w:r w:rsidR="00645516">
        <w:rPr>
          <w:lang w:val="en-US"/>
        </w:rPr>
        <w:t xml:space="preserve">average price and the net invested amount are also reset, </w:t>
      </w:r>
      <w:r w:rsidR="002960D7">
        <w:rPr>
          <w:lang w:val="en-US"/>
        </w:rPr>
        <w:t>considering the customer realizes his/her benefits (or loss)</w:t>
      </w:r>
      <w:r w:rsidR="00645516">
        <w:rPr>
          <w:lang w:val="en-US"/>
        </w:rPr>
        <w:t>.</w:t>
      </w:r>
      <w:r w:rsidR="002960D7">
        <w:rPr>
          <w:lang w:val="en-US"/>
        </w:rPr>
        <w:t xml:space="preserve">  The next investment will trigger the following computation</w:t>
      </w:r>
      <w:r w:rsidR="00EB0D7D">
        <w:rPr>
          <w:lang w:val="en-US"/>
        </w:rPr>
        <w:t>s</w:t>
      </w:r>
      <w:r w:rsidR="002960D7">
        <w:rPr>
          <w:lang w:val="en-US"/>
        </w:rPr>
        <w:t xml:space="preserve"> </w:t>
      </w:r>
      <w:r w:rsidR="00EB0D7D">
        <w:rPr>
          <w:lang w:val="en-US"/>
        </w:rPr>
        <w:t>as it was the first investment.</w:t>
      </w:r>
    </w:p>
    <w:p w14:paraId="49A5DE04" w14:textId="4EB05C53" w:rsidR="00E9777B" w:rsidRPr="003D043E" w:rsidRDefault="00E9777B" w:rsidP="00CA42EE">
      <w:pPr>
        <w:pStyle w:val="Currenttext"/>
        <w:rPr>
          <w:lang w:val="en-US"/>
        </w:rPr>
      </w:pPr>
      <w:r>
        <w:rPr>
          <w:lang w:val="en-US"/>
        </w:rPr>
        <w:t xml:space="preserve">This </w:t>
      </w:r>
      <w:r w:rsidR="00F11C98">
        <w:rPr>
          <w:lang w:val="en-US"/>
        </w:rPr>
        <w:t xml:space="preserve">approach to </w:t>
      </w:r>
      <w:proofErr w:type="gramStart"/>
      <w:r w:rsidR="00F11C98">
        <w:rPr>
          <w:lang w:val="en-US"/>
        </w:rPr>
        <w:t>compute</w:t>
      </w:r>
      <w:proofErr w:type="gramEnd"/>
      <w:r w:rsidR="00F11C98">
        <w:rPr>
          <w:lang w:val="en-US"/>
        </w:rPr>
        <w:t xml:space="preserve"> PL and profitability can be personalized thanks to an EXIT point.</w:t>
      </w:r>
    </w:p>
    <w:p w14:paraId="57ABFFE5" w14:textId="331EEC18" w:rsidR="00331DAB" w:rsidRDefault="00331DAB" w:rsidP="00331DAB">
      <w:pPr>
        <w:pStyle w:val="Title2"/>
      </w:pPr>
      <w:bookmarkStart w:id="110" w:name="_Ref190361177"/>
      <w:bookmarkStart w:id="111" w:name="_Toc226736234"/>
      <w:r>
        <w:t>Persona</w:t>
      </w:r>
      <w:bookmarkEnd w:id="110"/>
      <w:bookmarkEnd w:id="111"/>
    </w:p>
    <w:p w14:paraId="311A4BF3" w14:textId="7C1F87C3" w:rsidR="00331DAB" w:rsidRDefault="0095084B" w:rsidP="00331DAB">
      <w:pPr>
        <w:pStyle w:val="Currenttext"/>
      </w:pPr>
      <w:r>
        <w:t xml:space="preserve">Currently the solution identifies </w:t>
      </w:r>
      <w:r w:rsidR="00CD7BCA">
        <w:t>the following</w:t>
      </w:r>
      <w:r>
        <w:t xml:space="preserve"> persona:</w:t>
      </w:r>
    </w:p>
    <w:p w14:paraId="406A8788" w14:textId="1D5DEC27" w:rsidR="0095084B" w:rsidRDefault="0095084B" w:rsidP="00643D41">
      <w:pPr>
        <w:pStyle w:val="Currenttext"/>
        <w:numPr>
          <w:ilvl w:val="0"/>
          <w:numId w:val="38"/>
        </w:numPr>
      </w:pPr>
      <w:r>
        <w:t>The customer of the bank</w:t>
      </w:r>
      <w:r w:rsidR="00B73C58">
        <w:t xml:space="preserve"> (role: CUSTOMER, cf. § </w:t>
      </w:r>
      <w:r w:rsidR="00B73C58">
        <w:fldChar w:fldCharType="begin"/>
      </w:r>
      <w:r w:rsidR="00B73C58">
        <w:instrText xml:space="preserve"> REF _Ref226634306 \r \h </w:instrText>
      </w:r>
      <w:r w:rsidR="00B73C58">
        <w:fldChar w:fldCharType="separate"/>
      </w:r>
      <w:r w:rsidR="00B73C58">
        <w:t>4.4.</w:t>
      </w:r>
      <w:proofErr w:type="gramStart"/>
      <w:r w:rsidR="00B73C58">
        <w:t>2.b</w:t>
      </w:r>
      <w:proofErr w:type="gramEnd"/>
      <w:r w:rsidR="00B73C58">
        <w:fldChar w:fldCharType="end"/>
      </w:r>
      <w:r w:rsidR="00B73C58">
        <w:t>)</w:t>
      </w:r>
      <w:r>
        <w:t xml:space="preserve">, who opens a digital asset account and </w:t>
      </w:r>
      <w:r w:rsidR="00365E39">
        <w:t>triggers operations via the web application</w:t>
      </w:r>
      <w:r w:rsidR="00F04E1C">
        <w:t xml:space="preserve"> provided by the bank.</w:t>
      </w:r>
    </w:p>
    <w:p w14:paraId="70024D4C" w14:textId="3782F300" w:rsidR="00365E39" w:rsidRDefault="00365E39" w:rsidP="00643D41">
      <w:pPr>
        <w:pStyle w:val="Currenttext"/>
        <w:numPr>
          <w:ilvl w:val="0"/>
          <w:numId w:val="38"/>
        </w:numPr>
      </w:pPr>
      <w:r>
        <w:t>The compliance office</w:t>
      </w:r>
      <w:r w:rsidR="00C41876">
        <w:t>r</w:t>
      </w:r>
      <w:r w:rsidR="00D16184">
        <w:t xml:space="preserve"> (role: COMPLIANCE_OFFICER)</w:t>
      </w:r>
      <w:r>
        <w:t xml:space="preserve">, who is a bank user, </w:t>
      </w:r>
      <w:r w:rsidR="00C41876">
        <w:t>who</w:t>
      </w:r>
      <w:r>
        <w:t xml:space="preserve"> monitors the suspicious operations and takes decision</w:t>
      </w:r>
      <w:r w:rsidR="00F04E1C">
        <w:t xml:space="preserve">, via a </w:t>
      </w:r>
      <w:r w:rsidR="00CE672E">
        <w:t>web application dedicated to bank user.</w:t>
      </w:r>
    </w:p>
    <w:p w14:paraId="4E312A79" w14:textId="3EB7DAE1" w:rsidR="00365E39" w:rsidRDefault="00365E39" w:rsidP="00643D41">
      <w:pPr>
        <w:pStyle w:val="Currenttext"/>
        <w:numPr>
          <w:ilvl w:val="0"/>
          <w:numId w:val="38"/>
        </w:numPr>
      </w:pPr>
      <w:r>
        <w:t xml:space="preserve">The </w:t>
      </w:r>
      <w:r w:rsidR="00C41876">
        <w:t>customer advisor</w:t>
      </w:r>
      <w:r w:rsidR="00D16184">
        <w:t xml:space="preserve"> (role: CUSTOMER_SUPPORT)</w:t>
      </w:r>
      <w:r w:rsidR="00C41876">
        <w:t xml:space="preserve">, who is a bank user, who has a portfolio of customers under his/her responsibility and </w:t>
      </w:r>
      <w:r w:rsidR="006C5F9E">
        <w:t>provide them with some advice and suppor</w:t>
      </w:r>
      <w:r w:rsidR="00CE672E">
        <w:t xml:space="preserve">t, via a web application dedicated to bank user.  </w:t>
      </w:r>
    </w:p>
    <w:p w14:paraId="50BC2369" w14:textId="3621CA5F" w:rsidR="006C5F9E" w:rsidRDefault="006C5F9E" w:rsidP="00643D41">
      <w:pPr>
        <w:pStyle w:val="Currenttext"/>
        <w:numPr>
          <w:ilvl w:val="0"/>
          <w:numId w:val="38"/>
        </w:numPr>
      </w:pPr>
      <w:r>
        <w:t xml:space="preserve">The </w:t>
      </w:r>
      <w:r w:rsidR="00D16184">
        <w:t>product manager (role: PRODUCT_</w:t>
      </w:r>
      <w:r w:rsidR="007A6613">
        <w:t>MANAGER)</w:t>
      </w:r>
      <w:r>
        <w:t xml:space="preserve">, who is a bank user, who </w:t>
      </w:r>
      <w:r w:rsidR="00770C19">
        <w:t>maintain</w:t>
      </w:r>
      <w:r w:rsidR="00C857AA">
        <w:t>s</w:t>
      </w:r>
      <w:r w:rsidR="00770C19">
        <w:t xml:space="preserve"> and configure</w:t>
      </w:r>
      <w:r w:rsidR="00C857AA">
        <w:t>s</w:t>
      </w:r>
      <w:r w:rsidR="00770C19">
        <w:t xml:space="preserve"> </w:t>
      </w:r>
      <w:r w:rsidR="00C857AA">
        <w:t xml:space="preserve">the </w:t>
      </w:r>
      <w:r w:rsidR="00770C19">
        <w:t>solution.</w:t>
      </w:r>
    </w:p>
    <w:p w14:paraId="44BF00F1" w14:textId="2002DE86" w:rsidR="001D09D1" w:rsidRDefault="001D09D1" w:rsidP="00643D41">
      <w:pPr>
        <w:pStyle w:val="Currenttext"/>
        <w:numPr>
          <w:ilvl w:val="0"/>
          <w:numId w:val="38"/>
        </w:numPr>
      </w:pPr>
      <w:r>
        <w:lastRenderedPageBreak/>
        <w:t xml:space="preserve">The operation manager (role: OPERATION_MANAGER), who is a bank user, who </w:t>
      </w:r>
      <w:r w:rsidR="00CD7BCA">
        <w:t>monitors the solution activities and has access to the financial dashboards.</w:t>
      </w:r>
    </w:p>
    <w:p w14:paraId="62EF93FA" w14:textId="0166CED0" w:rsidR="00016F1C" w:rsidRDefault="008437B0" w:rsidP="00016F1C">
      <w:pPr>
        <w:pStyle w:val="Title2"/>
      </w:pPr>
      <w:bookmarkStart w:id="112" w:name="_Ref209684250"/>
      <w:bookmarkStart w:id="113" w:name="_Ref211849176"/>
      <w:bookmarkStart w:id="114" w:name="_Toc226736235"/>
      <w:r>
        <w:t xml:space="preserve">Event </w:t>
      </w:r>
      <w:r w:rsidR="0070541D">
        <w:t xml:space="preserve">&amp; Statistics </w:t>
      </w:r>
      <w:r>
        <w:t>management</w:t>
      </w:r>
      <w:bookmarkEnd w:id="112"/>
      <w:bookmarkEnd w:id="113"/>
      <w:bookmarkEnd w:id="114"/>
    </w:p>
    <w:p w14:paraId="0BE11D01" w14:textId="2E82E5B5" w:rsidR="008437B0" w:rsidRDefault="00035DCA" w:rsidP="008437B0">
      <w:pPr>
        <w:pStyle w:val="Currenttext"/>
      </w:pPr>
      <w:r>
        <w:t>The objective of the event management feature is to be able to feed the</w:t>
      </w:r>
      <w:r w:rsidR="007C1315">
        <w:t xml:space="preserve"> banking system with events that will impact </w:t>
      </w:r>
      <w:r w:rsidR="00EB3536">
        <w:t xml:space="preserve">its general ledger.  Based on the event stored in the SCS table, the SCS is producing event reports which are </w:t>
      </w:r>
      <w:r w:rsidR="00970818">
        <w:t>available for consumption by the banking system.</w:t>
      </w:r>
    </w:p>
    <w:p w14:paraId="69D11661" w14:textId="65966F9D" w:rsidR="00970818" w:rsidRDefault="003B53A0" w:rsidP="008437B0">
      <w:pPr>
        <w:pStyle w:val="Currenttext"/>
      </w:pPr>
      <w:r>
        <w:t xml:space="preserve">Currently the SCS solution stores </w:t>
      </w:r>
      <w:r w:rsidR="00496881">
        <w:t>the following event types:</w:t>
      </w:r>
    </w:p>
    <w:p w14:paraId="76389F74" w14:textId="66284159" w:rsidR="00496881" w:rsidRDefault="00496881" w:rsidP="00643D41">
      <w:pPr>
        <w:pStyle w:val="Currenttext"/>
        <w:numPr>
          <w:ilvl w:val="0"/>
          <w:numId w:val="42"/>
        </w:numPr>
      </w:pPr>
      <w:r>
        <w:t>Account creation</w:t>
      </w:r>
      <w:r w:rsidR="00F365C8">
        <w:t>, update and closure</w:t>
      </w:r>
    </w:p>
    <w:p w14:paraId="3E88D02D" w14:textId="03C28CF8" w:rsidR="00496881" w:rsidRDefault="00496881" w:rsidP="00643D41">
      <w:pPr>
        <w:pStyle w:val="Currenttext"/>
        <w:numPr>
          <w:ilvl w:val="0"/>
          <w:numId w:val="42"/>
        </w:numPr>
      </w:pPr>
      <w:r>
        <w:t>Deposit execution</w:t>
      </w:r>
    </w:p>
    <w:p w14:paraId="3E28B45C" w14:textId="0169556B" w:rsidR="00496881" w:rsidRDefault="00496881" w:rsidP="00643D41">
      <w:pPr>
        <w:pStyle w:val="Currenttext"/>
        <w:numPr>
          <w:ilvl w:val="0"/>
          <w:numId w:val="42"/>
        </w:numPr>
      </w:pPr>
      <w:r>
        <w:t>Withdrawal execution</w:t>
      </w:r>
    </w:p>
    <w:p w14:paraId="45E8DD30" w14:textId="5C8DFD68" w:rsidR="00496881" w:rsidRDefault="00BB7620" w:rsidP="00643D41">
      <w:pPr>
        <w:pStyle w:val="Currenttext"/>
        <w:numPr>
          <w:ilvl w:val="0"/>
          <w:numId w:val="42"/>
        </w:numPr>
      </w:pPr>
      <w:r>
        <w:t>Order (buy and sell) execution</w:t>
      </w:r>
    </w:p>
    <w:p w14:paraId="1CCCB5DB" w14:textId="206F5AD8" w:rsidR="005636E0" w:rsidRDefault="005636E0" w:rsidP="005636E0">
      <w:pPr>
        <w:pStyle w:val="Currenttext"/>
      </w:pPr>
      <w:r>
        <w:t xml:space="preserve">Each event contains </w:t>
      </w:r>
      <w:r w:rsidR="0089469A">
        <w:t xml:space="preserve">the </w:t>
      </w:r>
      <w:r>
        <w:t>details on</w:t>
      </w:r>
      <w:r w:rsidR="00C632B4">
        <w:t xml:space="preserve"> (non-exhaustive list)</w:t>
      </w:r>
      <w:r>
        <w:t>:</w:t>
      </w:r>
    </w:p>
    <w:p w14:paraId="24CFF691" w14:textId="786ED0DC" w:rsidR="005636E0" w:rsidRDefault="005636E0" w:rsidP="00643D41">
      <w:pPr>
        <w:pStyle w:val="Currenttext"/>
        <w:numPr>
          <w:ilvl w:val="0"/>
          <w:numId w:val="43"/>
        </w:numPr>
      </w:pPr>
      <w:r>
        <w:t>The customer</w:t>
      </w:r>
    </w:p>
    <w:p w14:paraId="6541C7B8" w14:textId="7ADF85E4" w:rsidR="005636E0" w:rsidRDefault="005636E0" w:rsidP="00643D41">
      <w:pPr>
        <w:pStyle w:val="Currenttext"/>
        <w:numPr>
          <w:ilvl w:val="0"/>
          <w:numId w:val="43"/>
        </w:numPr>
      </w:pPr>
      <w:r>
        <w:t>The account</w:t>
      </w:r>
    </w:p>
    <w:p w14:paraId="751A0F03" w14:textId="0E258B01" w:rsidR="005636E0" w:rsidRDefault="005636E0" w:rsidP="00643D41">
      <w:pPr>
        <w:pStyle w:val="Currenttext"/>
        <w:numPr>
          <w:ilvl w:val="0"/>
          <w:numId w:val="43"/>
        </w:numPr>
      </w:pPr>
      <w:r>
        <w:t>The operation</w:t>
      </w:r>
    </w:p>
    <w:p w14:paraId="4DB7FD92" w14:textId="12891700" w:rsidR="005636E0" w:rsidRDefault="005636E0" w:rsidP="00643D41">
      <w:pPr>
        <w:pStyle w:val="Currenttext"/>
        <w:numPr>
          <w:ilvl w:val="0"/>
          <w:numId w:val="43"/>
        </w:numPr>
      </w:pPr>
      <w:r>
        <w:t>The fees</w:t>
      </w:r>
    </w:p>
    <w:p w14:paraId="3A8AD759" w14:textId="2D611929" w:rsidR="0082544B" w:rsidRDefault="0082544B" w:rsidP="0082544B">
      <w:pPr>
        <w:pStyle w:val="Currenttext"/>
      </w:pPr>
      <w:r>
        <w:t xml:space="preserve">While storing events, the </w:t>
      </w:r>
      <w:r w:rsidR="00E9681B">
        <w:t xml:space="preserve">related information is used to compute </w:t>
      </w:r>
      <w:r w:rsidR="00EC5F7C">
        <w:t>statistics</w:t>
      </w:r>
      <w:r w:rsidR="00032F2F">
        <w:t xml:space="preserve">.  </w:t>
      </w:r>
      <w:r w:rsidR="0088388B">
        <w:t>There are two sets of sta</w:t>
      </w:r>
      <w:r w:rsidR="00F365C8">
        <w:t xml:space="preserve">tistics: one related to accounts, one related to operations.  </w:t>
      </w:r>
    </w:p>
    <w:p w14:paraId="20088E49" w14:textId="616BF1D9" w:rsidR="00F42FA9" w:rsidRDefault="00F42FA9" w:rsidP="00F42FA9">
      <w:pPr>
        <w:pStyle w:val="Currenttext"/>
      </w:pPr>
      <w:r>
        <w:t xml:space="preserve">For account related </w:t>
      </w:r>
      <w:r w:rsidR="00DC6E90">
        <w:t>statistics</w:t>
      </w:r>
      <w:r>
        <w:t>, the following information is stored</w:t>
      </w:r>
      <w:r w:rsidR="00826CFE">
        <w:t xml:space="preserve"> for each day</w:t>
      </w:r>
      <w:r>
        <w:t>:</w:t>
      </w:r>
    </w:p>
    <w:p w14:paraId="3A0D7F0F" w14:textId="2ED74C0E" w:rsidR="00256957" w:rsidRDefault="00256957" w:rsidP="00643D41">
      <w:pPr>
        <w:pStyle w:val="Currenttext"/>
        <w:numPr>
          <w:ilvl w:val="0"/>
          <w:numId w:val="48"/>
        </w:numPr>
      </w:pPr>
      <w:r>
        <w:t>Number of active accounts</w:t>
      </w:r>
    </w:p>
    <w:p w14:paraId="49934B43" w14:textId="216BA7B5" w:rsidR="00F42FA9" w:rsidRDefault="00F42FA9" w:rsidP="00643D41">
      <w:pPr>
        <w:pStyle w:val="Currenttext"/>
        <w:numPr>
          <w:ilvl w:val="0"/>
          <w:numId w:val="48"/>
        </w:numPr>
      </w:pPr>
      <w:r>
        <w:t>Number of opened accounts</w:t>
      </w:r>
    </w:p>
    <w:p w14:paraId="3A6D152F" w14:textId="16EB2B09" w:rsidR="00F42FA9" w:rsidRDefault="00F42FA9" w:rsidP="00643D41">
      <w:pPr>
        <w:pStyle w:val="Currenttext"/>
        <w:numPr>
          <w:ilvl w:val="0"/>
          <w:numId w:val="48"/>
        </w:numPr>
      </w:pPr>
      <w:r>
        <w:t>Number of closed accounts</w:t>
      </w:r>
    </w:p>
    <w:p w14:paraId="0AFDF53F" w14:textId="7BEB7437" w:rsidR="00B302C7" w:rsidRDefault="00B302C7" w:rsidP="00643D41">
      <w:pPr>
        <w:pStyle w:val="Currenttext"/>
        <w:numPr>
          <w:ilvl w:val="0"/>
          <w:numId w:val="48"/>
        </w:numPr>
      </w:pPr>
      <w:r>
        <w:t>Sum of all customer assets, per digital asset</w:t>
      </w:r>
    </w:p>
    <w:p w14:paraId="1DF4108F" w14:textId="3AD2F949" w:rsidR="00E728D8" w:rsidRDefault="00E728D8" w:rsidP="00850393">
      <w:pPr>
        <w:pStyle w:val="Currenttext"/>
      </w:pPr>
      <w:r>
        <w:t>For operation related</w:t>
      </w:r>
      <w:r w:rsidR="00DC6E90">
        <w:t>, the following information is stored</w:t>
      </w:r>
      <w:r w:rsidR="00826CFE">
        <w:t xml:space="preserve"> for each day and for each digital asset</w:t>
      </w:r>
      <w:r w:rsidR="00DC6E90">
        <w:t>:</w:t>
      </w:r>
    </w:p>
    <w:p w14:paraId="3E268355" w14:textId="53983BDD" w:rsidR="00D65684" w:rsidRDefault="006A0B3E" w:rsidP="00643D41">
      <w:pPr>
        <w:pStyle w:val="Currenttext"/>
        <w:numPr>
          <w:ilvl w:val="0"/>
          <w:numId w:val="48"/>
        </w:numPr>
      </w:pPr>
      <w:r>
        <w:t>Number of deposit</w:t>
      </w:r>
      <w:r w:rsidR="00021FD9">
        <w:t xml:space="preserve"> transactions</w:t>
      </w:r>
    </w:p>
    <w:p w14:paraId="51A58CDD" w14:textId="0A9180C3" w:rsidR="00021FD9" w:rsidRDefault="00021FD9" w:rsidP="00643D41">
      <w:pPr>
        <w:pStyle w:val="Currenttext"/>
        <w:numPr>
          <w:ilvl w:val="0"/>
          <w:numId w:val="48"/>
        </w:numPr>
      </w:pPr>
      <w:r>
        <w:t>Number of withdrawal transactions</w:t>
      </w:r>
    </w:p>
    <w:p w14:paraId="587B0D41" w14:textId="1582FE71" w:rsidR="00021FD9" w:rsidRDefault="00021FD9" w:rsidP="00643D41">
      <w:pPr>
        <w:pStyle w:val="Currenttext"/>
        <w:numPr>
          <w:ilvl w:val="0"/>
          <w:numId w:val="48"/>
        </w:numPr>
      </w:pPr>
      <w:r>
        <w:t>Number of buy orders</w:t>
      </w:r>
    </w:p>
    <w:p w14:paraId="36D86365" w14:textId="11087F28" w:rsidR="00021FD9" w:rsidRDefault="00021FD9" w:rsidP="00643D41">
      <w:pPr>
        <w:pStyle w:val="Currenttext"/>
        <w:numPr>
          <w:ilvl w:val="0"/>
          <w:numId w:val="48"/>
        </w:numPr>
      </w:pPr>
      <w:r>
        <w:t>Number of sell orders</w:t>
      </w:r>
    </w:p>
    <w:p w14:paraId="6E53195C" w14:textId="4022BCC3" w:rsidR="00021FD9" w:rsidRDefault="004541AC" w:rsidP="00643D41">
      <w:pPr>
        <w:pStyle w:val="Currenttext"/>
        <w:numPr>
          <w:ilvl w:val="0"/>
          <w:numId w:val="48"/>
        </w:numPr>
      </w:pPr>
      <w:r>
        <w:t xml:space="preserve">Total of new </w:t>
      </w:r>
      <w:r w:rsidR="0023241F">
        <w:t>asset</w:t>
      </w:r>
      <w:r w:rsidR="00DC6E90">
        <w:t>s</w:t>
      </w:r>
      <w:r w:rsidR="0023241F">
        <w:t xml:space="preserve"> </w:t>
      </w:r>
      <w:r w:rsidR="00816D9F">
        <w:t xml:space="preserve">due to </w:t>
      </w:r>
      <w:r>
        <w:t>deposit</w:t>
      </w:r>
      <w:r w:rsidR="00816D9F">
        <w:t xml:space="preserve"> transactions</w:t>
      </w:r>
    </w:p>
    <w:p w14:paraId="1E937ABE" w14:textId="182144D8" w:rsidR="004541AC" w:rsidRDefault="004541AC" w:rsidP="00643D41">
      <w:pPr>
        <w:pStyle w:val="Currenttext"/>
        <w:numPr>
          <w:ilvl w:val="0"/>
          <w:numId w:val="48"/>
        </w:numPr>
      </w:pPr>
      <w:r>
        <w:t xml:space="preserve">Total of new </w:t>
      </w:r>
      <w:r w:rsidR="00816D9F">
        <w:t>asset</w:t>
      </w:r>
      <w:r w:rsidR="00DC6E90">
        <w:t>s</w:t>
      </w:r>
      <w:r w:rsidR="00816D9F">
        <w:t xml:space="preserve"> due to w</w:t>
      </w:r>
      <w:r>
        <w:t>ithdrawal</w:t>
      </w:r>
      <w:r w:rsidR="00816D9F">
        <w:t xml:space="preserve"> tra</w:t>
      </w:r>
      <w:r w:rsidR="005C277D">
        <w:t>nsactions</w:t>
      </w:r>
    </w:p>
    <w:p w14:paraId="72A1B374" w14:textId="7C98D724" w:rsidR="004541AC" w:rsidRDefault="004541AC" w:rsidP="00643D41">
      <w:pPr>
        <w:pStyle w:val="Currenttext"/>
        <w:numPr>
          <w:ilvl w:val="0"/>
          <w:numId w:val="48"/>
        </w:numPr>
      </w:pPr>
      <w:r>
        <w:t xml:space="preserve">Total of new </w:t>
      </w:r>
      <w:r w:rsidR="005C277D">
        <w:t>asset</w:t>
      </w:r>
      <w:r w:rsidR="00DC6E90">
        <w:t>s</w:t>
      </w:r>
      <w:r w:rsidR="005C277D">
        <w:t xml:space="preserve"> due to </w:t>
      </w:r>
      <w:r>
        <w:t>buy orders</w:t>
      </w:r>
    </w:p>
    <w:p w14:paraId="0E924F65" w14:textId="65B731FD" w:rsidR="005C277D" w:rsidRDefault="005C277D" w:rsidP="00643D41">
      <w:pPr>
        <w:pStyle w:val="Currenttext"/>
        <w:numPr>
          <w:ilvl w:val="0"/>
          <w:numId w:val="48"/>
        </w:numPr>
      </w:pPr>
      <w:r>
        <w:t>Total of new asset</w:t>
      </w:r>
      <w:r w:rsidR="00DC6E90">
        <w:t>s</w:t>
      </w:r>
      <w:r w:rsidR="00B36278">
        <w:t xml:space="preserve"> due to sell orders</w:t>
      </w:r>
    </w:p>
    <w:p w14:paraId="58163393" w14:textId="6C16AE62" w:rsidR="00B36278" w:rsidRDefault="0075128B" w:rsidP="00643D41">
      <w:pPr>
        <w:pStyle w:val="Currenttext"/>
        <w:numPr>
          <w:ilvl w:val="0"/>
          <w:numId w:val="48"/>
        </w:numPr>
      </w:pPr>
      <w:r>
        <w:t>Total of network fees (possibly in different currency / assets)</w:t>
      </w:r>
    </w:p>
    <w:p w14:paraId="436E1151" w14:textId="50686E73" w:rsidR="0075128B" w:rsidRDefault="0075128B" w:rsidP="00643D41">
      <w:pPr>
        <w:pStyle w:val="Currenttext"/>
        <w:numPr>
          <w:ilvl w:val="0"/>
          <w:numId w:val="48"/>
        </w:numPr>
      </w:pPr>
      <w:r>
        <w:t xml:space="preserve">Total of </w:t>
      </w:r>
      <w:r w:rsidR="00AC62EE">
        <w:t>exchange fees (possibly in different currency / assets)</w:t>
      </w:r>
    </w:p>
    <w:p w14:paraId="46DB5DFD" w14:textId="63F26826" w:rsidR="00AC62EE" w:rsidRDefault="00AC62EE" w:rsidP="00643D41">
      <w:pPr>
        <w:pStyle w:val="Currenttext"/>
        <w:numPr>
          <w:ilvl w:val="0"/>
          <w:numId w:val="48"/>
        </w:numPr>
      </w:pPr>
      <w:r>
        <w:t>Total of order margins (in asset)</w:t>
      </w:r>
    </w:p>
    <w:p w14:paraId="329744AE" w14:textId="0CC2E7AD" w:rsidR="00AC62EE" w:rsidRDefault="00AC62EE" w:rsidP="00643D41">
      <w:pPr>
        <w:pStyle w:val="Currenttext"/>
        <w:numPr>
          <w:ilvl w:val="0"/>
          <w:numId w:val="48"/>
        </w:numPr>
      </w:pPr>
      <w:r>
        <w:t xml:space="preserve">Total of </w:t>
      </w:r>
      <w:r w:rsidR="0019529D">
        <w:t>bank fees.</w:t>
      </w:r>
    </w:p>
    <w:p w14:paraId="240B2480" w14:textId="584AF0F1" w:rsidR="00FE2F14" w:rsidRDefault="00C742F5" w:rsidP="00643D41">
      <w:pPr>
        <w:pStyle w:val="Currenttext"/>
        <w:numPr>
          <w:ilvl w:val="0"/>
          <w:numId w:val="48"/>
        </w:numPr>
      </w:pPr>
      <w:r>
        <w:t>Number of rejected operations (</w:t>
      </w:r>
      <w:r w:rsidR="0078482D">
        <w:t>for technical reasons</w:t>
      </w:r>
      <w:r w:rsidR="007830CD">
        <w:t>)</w:t>
      </w:r>
    </w:p>
    <w:p w14:paraId="7B53EFA2" w14:textId="076DA3E3" w:rsidR="0078482D" w:rsidRDefault="0078482D" w:rsidP="0078482D">
      <w:pPr>
        <w:pStyle w:val="Currenttext"/>
        <w:numPr>
          <w:ilvl w:val="0"/>
          <w:numId w:val="48"/>
        </w:numPr>
      </w:pPr>
      <w:r>
        <w:t xml:space="preserve">Number of </w:t>
      </w:r>
      <w:r w:rsidR="00B60F91">
        <w:t xml:space="preserve">KYT </w:t>
      </w:r>
      <w:r>
        <w:t>refused operations</w:t>
      </w:r>
    </w:p>
    <w:p w14:paraId="3A2A639A" w14:textId="10F09ADA" w:rsidR="00B60F91" w:rsidRDefault="00B60F91" w:rsidP="00B60F91">
      <w:pPr>
        <w:pStyle w:val="Currenttext"/>
        <w:numPr>
          <w:ilvl w:val="0"/>
          <w:numId w:val="48"/>
        </w:numPr>
      </w:pPr>
      <w:r>
        <w:t xml:space="preserve">Number of </w:t>
      </w:r>
      <w:proofErr w:type="gramStart"/>
      <w:r>
        <w:t>eligibility</w:t>
      </w:r>
      <w:proofErr w:type="gramEnd"/>
      <w:r>
        <w:t xml:space="preserve"> refused operations (as limit, funds availability)</w:t>
      </w:r>
    </w:p>
    <w:p w14:paraId="2EE1939D" w14:textId="6DF3E467" w:rsidR="007830CD" w:rsidRDefault="00B60F91" w:rsidP="00643D41">
      <w:pPr>
        <w:pStyle w:val="Currenttext"/>
        <w:numPr>
          <w:ilvl w:val="0"/>
          <w:numId w:val="48"/>
        </w:numPr>
      </w:pPr>
      <w:r>
        <w:t>Number of resolved operations (i.e. operation that were pending, for KYT for example, and finally accepted).</w:t>
      </w:r>
    </w:p>
    <w:p w14:paraId="07FE635E" w14:textId="078E3793" w:rsidR="00A2375A" w:rsidRDefault="00A2375A" w:rsidP="00A2375A">
      <w:pPr>
        <w:pStyle w:val="Currenttext"/>
      </w:pPr>
      <w:r>
        <w:t xml:space="preserve">These statistics </w:t>
      </w:r>
      <w:r w:rsidR="0057724A">
        <w:t>can be used by the bank to build dashboards</w:t>
      </w:r>
      <w:r w:rsidR="006D4843">
        <w:t xml:space="preserve"> (cf. § </w:t>
      </w:r>
      <w:r w:rsidR="006D4843">
        <w:fldChar w:fldCharType="begin"/>
      </w:r>
      <w:r w:rsidR="006D4843">
        <w:instrText xml:space="preserve"> REF _Ref209685086 \r \h </w:instrText>
      </w:r>
      <w:r w:rsidR="006D4843">
        <w:fldChar w:fldCharType="separate"/>
      </w:r>
      <w:r w:rsidR="006D4843">
        <w:t>3.28</w:t>
      </w:r>
      <w:r w:rsidR="006D4843">
        <w:fldChar w:fldCharType="end"/>
      </w:r>
      <w:r w:rsidR="006D4843">
        <w:t>)</w:t>
      </w:r>
      <w:r w:rsidR="00290EBC">
        <w:t>.</w:t>
      </w:r>
    </w:p>
    <w:p w14:paraId="538E7FD7" w14:textId="77777777" w:rsidR="00D65684" w:rsidRPr="008437B0" w:rsidRDefault="00D65684" w:rsidP="0082544B">
      <w:pPr>
        <w:pStyle w:val="Currenttext"/>
      </w:pPr>
    </w:p>
    <w:p w14:paraId="487E0E5A" w14:textId="0BFC67FE" w:rsidR="009B3A58" w:rsidRDefault="0003668B" w:rsidP="0003668B">
      <w:pPr>
        <w:pStyle w:val="Title2"/>
      </w:pPr>
      <w:bookmarkStart w:id="115" w:name="_Ref195025046"/>
      <w:bookmarkStart w:id="116" w:name="_Toc226736236"/>
      <w:r>
        <w:t>FIX connection</w:t>
      </w:r>
      <w:bookmarkEnd w:id="115"/>
      <w:bookmarkEnd w:id="116"/>
    </w:p>
    <w:p w14:paraId="5A7C0F90" w14:textId="7B4D536C" w:rsidR="0003668B" w:rsidRDefault="0003668B" w:rsidP="0003668B">
      <w:pPr>
        <w:pStyle w:val="Currenttext"/>
      </w:pPr>
      <w:r>
        <w:t xml:space="preserve">The interaction with the OMS (Wyden) relies on the FIX protocol </w:t>
      </w:r>
      <w:r w:rsidR="00A012BD">
        <w:t xml:space="preserve">(cf. for example: </w:t>
      </w:r>
      <w:hyperlink r:id="rId96" w:history="1">
        <w:r w:rsidR="00A012BD" w:rsidRPr="0061781D">
          <w:rPr>
            <w:rStyle w:val="Hyperlink"/>
          </w:rPr>
          <w:t>https://www.fixtrading.org/what-is-fix/</w:t>
        </w:r>
      </w:hyperlink>
      <w:r w:rsidR="00A012BD">
        <w:t>) for the following actions:</w:t>
      </w:r>
    </w:p>
    <w:p w14:paraId="627014CF" w14:textId="0267BF95" w:rsidR="00A012BD" w:rsidRDefault="00A012BD" w:rsidP="00643D41">
      <w:pPr>
        <w:pStyle w:val="Currenttext"/>
        <w:numPr>
          <w:ilvl w:val="0"/>
          <w:numId w:val="44"/>
        </w:numPr>
      </w:pPr>
      <w:r>
        <w:lastRenderedPageBreak/>
        <w:t>Trade initiation, notification and cancellation</w:t>
      </w:r>
    </w:p>
    <w:p w14:paraId="28AD14D7" w14:textId="0D530290" w:rsidR="00A012BD" w:rsidRDefault="00A012BD" w:rsidP="00643D41">
      <w:pPr>
        <w:pStyle w:val="Currenttext"/>
        <w:numPr>
          <w:ilvl w:val="0"/>
          <w:numId w:val="44"/>
        </w:numPr>
      </w:pPr>
      <w:r>
        <w:t>Price management</w:t>
      </w:r>
    </w:p>
    <w:p w14:paraId="4C1C1FB9" w14:textId="68BA7861" w:rsidR="00BD3B6C" w:rsidRDefault="00BD3B6C" w:rsidP="00BD3B6C">
      <w:pPr>
        <w:pStyle w:val="Currenttext"/>
      </w:pPr>
      <w:r>
        <w:t xml:space="preserve">The list of FIX messages which is implemented is described in the integration guide.  The </w:t>
      </w:r>
      <w:r w:rsidR="00987D0E">
        <w:t xml:space="preserve">FIX connection relies on a FIX engine, which deployment is described in the </w:t>
      </w:r>
      <w:r w:rsidR="00F00691">
        <w:t>installation guide.</w:t>
      </w:r>
    </w:p>
    <w:p w14:paraId="69FF20F3" w14:textId="78F40506" w:rsidR="00426AF1" w:rsidRDefault="001F7688" w:rsidP="00BD3B6C">
      <w:pPr>
        <w:pStyle w:val="Currenttext"/>
      </w:pPr>
      <w:r>
        <w:t>The capture of message issued from</w:t>
      </w:r>
      <w:r w:rsidR="0064373F">
        <w:t xml:space="preserve"> Wyden on the FIX session is done through a background process that </w:t>
      </w:r>
      <w:r w:rsidR="00031DAB">
        <w:t>monitors the FIX session.</w:t>
      </w:r>
    </w:p>
    <w:p w14:paraId="3396749A" w14:textId="3DE5C5AF" w:rsidR="00031DAB" w:rsidRDefault="00031DAB" w:rsidP="00BD3B6C">
      <w:pPr>
        <w:pStyle w:val="Currenttext"/>
      </w:pPr>
      <w:r>
        <w:t>The responsibilities of this process are:</w:t>
      </w:r>
    </w:p>
    <w:p w14:paraId="737E6A26" w14:textId="76A45360" w:rsidR="00031DAB" w:rsidRDefault="00031DAB" w:rsidP="00643D41">
      <w:pPr>
        <w:pStyle w:val="Currenttext"/>
        <w:numPr>
          <w:ilvl w:val="0"/>
          <w:numId w:val="45"/>
        </w:numPr>
      </w:pPr>
      <w:r>
        <w:t xml:space="preserve">Ensure the FIX session is up and running.  Automatically </w:t>
      </w:r>
      <w:r w:rsidR="009F1BD4">
        <w:t xml:space="preserve">setting </w:t>
      </w:r>
      <w:r w:rsidR="009E4275">
        <w:t xml:space="preserve">it </w:t>
      </w:r>
      <w:r w:rsidR="009F1BD4">
        <w:t>up if it goes down</w:t>
      </w:r>
    </w:p>
    <w:p w14:paraId="22EA7EBF" w14:textId="71DCE7FB" w:rsidR="009F1BD4" w:rsidRDefault="009F1BD4" w:rsidP="00643D41">
      <w:pPr>
        <w:pStyle w:val="Currenttext"/>
        <w:numPr>
          <w:ilvl w:val="0"/>
          <w:numId w:val="45"/>
        </w:numPr>
      </w:pPr>
      <w:r>
        <w:t>Capture the received message and triggers the adequate SCS services, depending on the message type.</w:t>
      </w:r>
    </w:p>
    <w:p w14:paraId="618E8093" w14:textId="518891D6" w:rsidR="009F1BD4" w:rsidRDefault="001213D1" w:rsidP="00643D41">
      <w:pPr>
        <w:pStyle w:val="Currenttext"/>
        <w:numPr>
          <w:ilvl w:val="0"/>
          <w:numId w:val="45"/>
        </w:numPr>
      </w:pPr>
      <w:r>
        <w:t>Submit the message generated by SCS services</w:t>
      </w:r>
      <w:r w:rsidR="00B60B96">
        <w:t xml:space="preserve"> and manage </w:t>
      </w:r>
      <w:r w:rsidR="005A342C">
        <w:t>(a limited number of) retr</w:t>
      </w:r>
      <w:r w:rsidR="007A4252">
        <w:t>ies in case of issues.</w:t>
      </w:r>
    </w:p>
    <w:p w14:paraId="2B4DCF46" w14:textId="028F6A5C" w:rsidR="001213D1" w:rsidRDefault="001213D1" w:rsidP="00643D41">
      <w:pPr>
        <w:pStyle w:val="Currenttext"/>
        <w:numPr>
          <w:ilvl w:val="0"/>
          <w:numId w:val="45"/>
        </w:numPr>
      </w:pPr>
      <w:r>
        <w:t xml:space="preserve">Ensure message are all processed and only once.  This is realized by storing the message </w:t>
      </w:r>
      <w:r w:rsidR="002448D7">
        <w:t xml:space="preserve">in a cache </w:t>
      </w:r>
      <w:r>
        <w:t>with a status</w:t>
      </w:r>
      <w:r w:rsidR="00887D9F">
        <w:t>, updating the status once the SCS service has been executed.</w:t>
      </w:r>
    </w:p>
    <w:p w14:paraId="65693C62" w14:textId="7A0BD684" w:rsidR="00887D9F" w:rsidRDefault="004B6930" w:rsidP="004B6930">
      <w:pPr>
        <w:pStyle w:val="Title2"/>
      </w:pPr>
      <w:bookmarkStart w:id="117" w:name="_Ref198731114"/>
      <w:bookmarkStart w:id="118" w:name="_Ref198738540"/>
      <w:bookmarkStart w:id="119" w:name="_Ref198740026"/>
      <w:bookmarkStart w:id="120" w:name="_Ref198740552"/>
      <w:bookmarkStart w:id="121" w:name="_Ref199152861"/>
      <w:bookmarkStart w:id="122" w:name="_Toc226736237"/>
      <w:r>
        <w:t>Limit management</w:t>
      </w:r>
      <w:bookmarkEnd w:id="117"/>
      <w:bookmarkEnd w:id="118"/>
      <w:bookmarkEnd w:id="119"/>
      <w:bookmarkEnd w:id="120"/>
      <w:bookmarkEnd w:id="121"/>
      <w:bookmarkEnd w:id="122"/>
    </w:p>
    <w:p w14:paraId="5A0EB631" w14:textId="74B23A4B" w:rsidR="004B6930" w:rsidRDefault="00631B68" w:rsidP="004B6930">
      <w:pPr>
        <w:pStyle w:val="Currenttext"/>
      </w:pPr>
      <w:r>
        <w:t>The solution implements the management of limits on</w:t>
      </w:r>
      <w:r w:rsidR="005E7BF6">
        <w:t xml:space="preserve"> customer</w:t>
      </w:r>
      <w:r>
        <w:t xml:space="preserve"> operations and</w:t>
      </w:r>
      <w:r w:rsidR="009F21D6">
        <w:t xml:space="preserve"> positions</w:t>
      </w:r>
      <w:r w:rsidR="005E7BF6">
        <w:t xml:space="preserve">, and global limits on all </w:t>
      </w:r>
      <w:r w:rsidR="002B6DB0">
        <w:t xml:space="preserve">customer </w:t>
      </w:r>
      <w:r w:rsidR="005E7BF6">
        <w:t>positions</w:t>
      </w:r>
      <w:r w:rsidR="009F21D6">
        <w:t>.  The objective is to limit risk</w:t>
      </w:r>
      <w:r w:rsidR="00D22155">
        <w:t>s</w:t>
      </w:r>
      <w:r w:rsidR="009F21D6">
        <w:t>:</w:t>
      </w:r>
    </w:p>
    <w:p w14:paraId="7924CA0A" w14:textId="2125E346" w:rsidR="009F21D6" w:rsidRDefault="006629CA" w:rsidP="00643D41">
      <w:pPr>
        <w:pStyle w:val="Currenttext"/>
        <w:numPr>
          <w:ilvl w:val="0"/>
          <w:numId w:val="46"/>
        </w:numPr>
      </w:pPr>
      <w:r>
        <w:t>Operational risk</w:t>
      </w:r>
      <w:r w:rsidR="0019183E">
        <w:t>, by avoiding the creation of operation with too high amounts, in case the account would have been hacked or in case the user would make some errors</w:t>
      </w:r>
    </w:p>
    <w:p w14:paraId="2EA8A1E7" w14:textId="015E2841" w:rsidR="000C1DE4" w:rsidRDefault="000C1DE4" w:rsidP="00643D41">
      <w:pPr>
        <w:pStyle w:val="Currenttext"/>
        <w:numPr>
          <w:ilvl w:val="0"/>
          <w:numId w:val="46"/>
        </w:numPr>
      </w:pPr>
      <w:r>
        <w:t xml:space="preserve">Exposure risk, by avoiding a customer having a too high </w:t>
      </w:r>
      <w:r w:rsidR="00241B28">
        <w:t>amou</w:t>
      </w:r>
      <w:r w:rsidR="00AB5D04">
        <w:t>nt of digital assets in his/her account</w:t>
      </w:r>
      <w:r w:rsidR="005E7BF6">
        <w:t>, and by avoiding the bank having a too high amount of digital assets</w:t>
      </w:r>
      <w:r w:rsidR="002B6DB0">
        <w:t xml:space="preserve"> on all customer positions.</w:t>
      </w:r>
    </w:p>
    <w:p w14:paraId="6B261C78" w14:textId="2CD1624B" w:rsidR="00952278" w:rsidRDefault="00BB163E" w:rsidP="00952278">
      <w:pPr>
        <w:pStyle w:val="Currenttext"/>
      </w:pPr>
      <w:r>
        <w:t>The operation limit</w:t>
      </w:r>
      <w:r w:rsidR="00CB388C">
        <w:t>s</w:t>
      </w:r>
      <w:r>
        <w:t xml:space="preserve"> </w:t>
      </w:r>
      <w:r w:rsidR="00CB388C">
        <w:t>are</w:t>
      </w:r>
      <w:r>
        <w:t xml:space="preserve"> </w:t>
      </w:r>
      <w:r w:rsidR="008A2EBC">
        <w:t xml:space="preserve">managed at account level and </w:t>
      </w:r>
      <w:r w:rsidR="005472F5">
        <w:t xml:space="preserve">defined </w:t>
      </w:r>
      <w:r>
        <w:t xml:space="preserve">in base fiat currency.  </w:t>
      </w:r>
      <w:r w:rsidR="00B52CC3">
        <w:t>There are two set</w:t>
      </w:r>
      <w:r w:rsidR="00937976">
        <w:t>s</w:t>
      </w:r>
      <w:r w:rsidR="00B52CC3">
        <w:t xml:space="preserve"> of operation limits: one for trading activities (buy/sell/convert) and one for withdrawal.</w:t>
      </w:r>
      <w:r w:rsidR="00D03CB8">
        <w:t xml:space="preserve">  Each set of limit includes </w:t>
      </w:r>
      <w:r w:rsidR="009E6EC7">
        <w:t>three limits</w:t>
      </w:r>
      <w:r w:rsidR="00E96A68">
        <w:t xml:space="preserve">: daily, weekly and monthly.  The consumption of the daily one </w:t>
      </w:r>
      <w:r w:rsidR="000E7ACF">
        <w:t>is reset every</w:t>
      </w:r>
      <w:r w:rsidR="00D5305A">
        <w:t xml:space="preserve"> new day,</w:t>
      </w:r>
      <w:r w:rsidR="007377A5">
        <w:t xml:space="preserve"> the consumption of the weekly </w:t>
      </w:r>
      <w:r w:rsidR="00813A07">
        <w:t>one</w:t>
      </w:r>
      <w:r w:rsidR="007377A5">
        <w:t xml:space="preserve"> is res</w:t>
      </w:r>
      <w:r w:rsidR="00DD3140">
        <w:t>e</w:t>
      </w:r>
      <w:r w:rsidR="007377A5">
        <w:t>t every new</w:t>
      </w:r>
      <w:r w:rsidR="000E7ACF">
        <w:t xml:space="preserve"> week (</w:t>
      </w:r>
      <w:r w:rsidR="007377A5">
        <w:t>starting on Monday</w:t>
      </w:r>
      <w:r w:rsidR="000E7ACF">
        <w:t xml:space="preserve">), </w:t>
      </w:r>
      <w:r w:rsidR="007377A5">
        <w:t>the consumption of the month</w:t>
      </w:r>
      <w:r w:rsidR="00813A07">
        <w:t xml:space="preserve">ly </w:t>
      </w:r>
      <w:r w:rsidR="000E7ACF">
        <w:t xml:space="preserve">one is reset every </w:t>
      </w:r>
      <w:r w:rsidR="00813A07">
        <w:t xml:space="preserve">new </w:t>
      </w:r>
      <w:r w:rsidR="000E7ACF">
        <w:t>month (</w:t>
      </w:r>
      <w:r w:rsidR="00813A07">
        <w:t>on</w:t>
      </w:r>
      <w:r w:rsidR="000E7ACF">
        <w:t xml:space="preserve"> the 1</w:t>
      </w:r>
      <w:r w:rsidR="000E7ACF" w:rsidRPr="000E7ACF">
        <w:rPr>
          <w:vertAlign w:val="superscript"/>
        </w:rPr>
        <w:t>st</w:t>
      </w:r>
      <w:r w:rsidR="000E7ACF">
        <w:t xml:space="preserve"> day of the month).</w:t>
      </w:r>
      <w:r w:rsidR="0061675E">
        <w:t xml:space="preserve">  To control the operation limit, the amount of the operation must be converted in fiat currency (using </w:t>
      </w:r>
      <w:r w:rsidR="0000130B">
        <w:t xml:space="preserve">average </w:t>
      </w:r>
      <w:r w:rsidR="0061675E">
        <w:t>rate).</w:t>
      </w:r>
    </w:p>
    <w:p w14:paraId="2C94DFCA" w14:textId="4FD57464" w:rsidR="005472F5" w:rsidRDefault="003870F6" w:rsidP="00952278">
      <w:pPr>
        <w:pStyle w:val="Currenttext"/>
      </w:pPr>
      <w:r>
        <w:t xml:space="preserve">The </w:t>
      </w:r>
      <w:r w:rsidR="00583902">
        <w:t xml:space="preserve">customer </w:t>
      </w:r>
      <w:r>
        <w:t xml:space="preserve">position limits are </w:t>
      </w:r>
      <w:r w:rsidR="008A2EBC">
        <w:t>managed</w:t>
      </w:r>
      <w:r>
        <w:t xml:space="preserve"> </w:t>
      </w:r>
      <w:r w:rsidR="008A2EBC">
        <w:t xml:space="preserve">at </w:t>
      </w:r>
      <w:r w:rsidR="00583902">
        <w:t xml:space="preserve">customer </w:t>
      </w:r>
      <w:r w:rsidR="008A2EBC">
        <w:t>position level and defined in digital asset.  There is one limit per position</w:t>
      </w:r>
      <w:r w:rsidR="00E96A68">
        <w:t>.</w:t>
      </w:r>
      <w:r w:rsidR="00813A07">
        <w:t xml:space="preserve">  The consumption of the limit is </w:t>
      </w:r>
      <w:r w:rsidR="00C039AD">
        <w:t xml:space="preserve">managed </w:t>
      </w:r>
      <w:r w:rsidR="00007902">
        <w:t>independently</w:t>
      </w:r>
      <w:r w:rsidR="00C039AD">
        <w:t xml:space="preserve"> of the balance of the position, as </w:t>
      </w:r>
      <w:r w:rsidR="00007902">
        <w:t>it’s updated at the time of the acceptation of the request (while the balance is updated at the time of the execution of the operation)</w:t>
      </w:r>
      <w:r w:rsidR="00813A07">
        <w:t>.</w:t>
      </w:r>
    </w:p>
    <w:p w14:paraId="02D17001" w14:textId="28664B17" w:rsidR="00D872F1" w:rsidRDefault="00D872F1" w:rsidP="00952278">
      <w:pPr>
        <w:pStyle w:val="Currenttext"/>
        <w:rPr>
          <w:lang w:val="en-US"/>
        </w:rPr>
      </w:pPr>
      <w:r>
        <w:t xml:space="preserve">The global position limits are </w:t>
      </w:r>
      <w:r w:rsidR="00B4302C">
        <w:t>managed centrally and defined in each digital asset.  There is one limit</w:t>
      </w:r>
      <w:r w:rsidR="00E67A42">
        <w:t xml:space="preserve"> par digital asset.  The consumption of the global position limit is managed in parallel with the customer position</w:t>
      </w:r>
      <w:r w:rsidR="00F47996">
        <w:t xml:space="preserve"> limits</w:t>
      </w:r>
      <w:r w:rsidR="00C3765C">
        <w:t xml:space="preserve">: their control and consumption are </w:t>
      </w:r>
      <w:r w:rsidR="00706EEC">
        <w:t>managed the same manner and at the same time.</w:t>
      </w:r>
    </w:p>
    <w:p w14:paraId="40D7D583" w14:textId="4BA0F714" w:rsidR="006411EA" w:rsidRDefault="006411EA" w:rsidP="00952278">
      <w:pPr>
        <w:pStyle w:val="Currenttext"/>
        <w:rPr>
          <w:lang w:val="en-US"/>
        </w:rPr>
      </w:pPr>
      <w:r>
        <w:rPr>
          <w:lang w:val="en-US"/>
        </w:rPr>
        <w:t>Depending on the nature of the request, the limits are controlled differently:</w:t>
      </w:r>
    </w:p>
    <w:p w14:paraId="31A6C630" w14:textId="4C47A76E" w:rsidR="006411EA" w:rsidRDefault="006650D0" w:rsidP="00643D41">
      <w:pPr>
        <w:pStyle w:val="Currenttext"/>
        <w:numPr>
          <w:ilvl w:val="0"/>
          <w:numId w:val="47"/>
        </w:numPr>
        <w:rPr>
          <w:lang w:val="en-US"/>
        </w:rPr>
      </w:pPr>
      <w:r>
        <w:rPr>
          <w:lang w:val="en-US"/>
        </w:rPr>
        <w:t>Buy</w:t>
      </w:r>
      <w:r w:rsidR="002834B7">
        <w:rPr>
          <w:lang w:val="en-US"/>
        </w:rPr>
        <w:t>ing order</w:t>
      </w:r>
    </w:p>
    <w:p w14:paraId="58039DF7" w14:textId="15E52FFB" w:rsidR="002834B7" w:rsidRDefault="00785128" w:rsidP="002834B7">
      <w:pPr>
        <w:pStyle w:val="Currenttext"/>
        <w:ind w:left="1287"/>
        <w:rPr>
          <w:lang w:val="en-US"/>
        </w:rPr>
      </w:pPr>
      <w:r>
        <w:rPr>
          <w:lang w:val="en-US"/>
        </w:rPr>
        <w:t xml:space="preserve">The </w:t>
      </w:r>
      <w:r w:rsidR="00D03CB8">
        <w:rPr>
          <w:lang w:val="en-US"/>
        </w:rPr>
        <w:t xml:space="preserve">trading </w:t>
      </w:r>
      <w:r>
        <w:rPr>
          <w:lang w:val="en-US"/>
        </w:rPr>
        <w:t xml:space="preserve">operation limits and the position limit </w:t>
      </w:r>
      <w:r w:rsidR="00EE4CF2">
        <w:rPr>
          <w:lang w:val="en-US"/>
        </w:rPr>
        <w:t xml:space="preserve">(for the base </w:t>
      </w:r>
      <w:r w:rsidR="00A87397">
        <w:rPr>
          <w:lang w:val="en-US"/>
        </w:rPr>
        <w:t>asset</w:t>
      </w:r>
      <w:r w:rsidR="0024664B">
        <w:rPr>
          <w:lang w:val="en-US"/>
        </w:rPr>
        <w:t xml:space="preserve"> of the trading pair) </w:t>
      </w:r>
      <w:r>
        <w:rPr>
          <w:lang w:val="en-US"/>
        </w:rPr>
        <w:t xml:space="preserve">are checked.  </w:t>
      </w:r>
      <w:r w:rsidR="000B1F9C">
        <w:rPr>
          <w:lang w:val="en-US"/>
        </w:rPr>
        <w:t>If one limit is exceeded, the request is rejected.</w:t>
      </w:r>
      <w:r w:rsidR="00EF785E">
        <w:rPr>
          <w:lang w:val="en-US"/>
        </w:rPr>
        <w:t xml:space="preserve">  </w:t>
      </w:r>
      <w:proofErr w:type="gramStart"/>
      <w:r w:rsidR="00E1746A">
        <w:rPr>
          <w:lang w:val="en-US"/>
        </w:rPr>
        <w:t>Otherwise</w:t>
      </w:r>
      <w:proofErr w:type="gramEnd"/>
      <w:r w:rsidR="00E1746A">
        <w:rPr>
          <w:lang w:val="en-US"/>
        </w:rPr>
        <w:t xml:space="preserve"> the request is accepted and the limit consumptions are updated.  </w:t>
      </w:r>
      <w:r w:rsidR="00FF758E">
        <w:rPr>
          <w:lang w:val="en-US"/>
        </w:rPr>
        <w:t xml:space="preserve">If it’s an order with a target price </w:t>
      </w:r>
      <w:proofErr w:type="gramStart"/>
      <w:r w:rsidR="00FF758E">
        <w:rPr>
          <w:lang w:val="en-US"/>
        </w:rPr>
        <w:t>and that</w:t>
      </w:r>
      <w:proofErr w:type="gramEnd"/>
      <w:r w:rsidR="00FF758E">
        <w:rPr>
          <w:lang w:val="en-US"/>
        </w:rPr>
        <w:t xml:space="preserve"> the order is eventually cancelled or expired, the limit consumptions are </w:t>
      </w:r>
      <w:r w:rsidR="00485C4D">
        <w:rPr>
          <w:lang w:val="en-US"/>
        </w:rPr>
        <w:t>reversed (but</w:t>
      </w:r>
      <w:r w:rsidR="006D0954">
        <w:rPr>
          <w:lang w:val="en-US"/>
        </w:rPr>
        <w:t xml:space="preserve">, for </w:t>
      </w:r>
      <w:r w:rsidR="00D03CB8">
        <w:rPr>
          <w:lang w:val="en-US"/>
        </w:rPr>
        <w:t xml:space="preserve">trading </w:t>
      </w:r>
      <w:r w:rsidR="006D0954">
        <w:rPr>
          <w:lang w:val="en-US"/>
        </w:rPr>
        <w:t>operational limits,</w:t>
      </w:r>
      <w:r w:rsidR="00485C4D">
        <w:rPr>
          <w:lang w:val="en-US"/>
        </w:rPr>
        <w:t xml:space="preserve"> not if </w:t>
      </w:r>
      <w:r w:rsidR="00467156">
        <w:rPr>
          <w:lang w:val="en-US"/>
        </w:rPr>
        <w:t xml:space="preserve">the </w:t>
      </w:r>
      <w:r w:rsidR="008802FD">
        <w:rPr>
          <w:lang w:val="en-US"/>
        </w:rPr>
        <w:t xml:space="preserve">initial period of consumption is </w:t>
      </w:r>
      <w:r w:rsidR="00336FA6">
        <w:rPr>
          <w:lang w:val="en-US"/>
        </w:rPr>
        <w:t>outdated</w:t>
      </w:r>
      <w:r w:rsidR="00467156">
        <w:rPr>
          <w:lang w:val="en-US"/>
        </w:rPr>
        <w:t>).</w:t>
      </w:r>
    </w:p>
    <w:p w14:paraId="1EEBF9C5" w14:textId="0C8789B6" w:rsidR="005569AE" w:rsidRDefault="005569AE" w:rsidP="00643D41">
      <w:pPr>
        <w:pStyle w:val="Currenttext"/>
        <w:numPr>
          <w:ilvl w:val="0"/>
          <w:numId w:val="47"/>
        </w:numPr>
        <w:rPr>
          <w:lang w:val="en-US"/>
        </w:rPr>
      </w:pPr>
      <w:r>
        <w:rPr>
          <w:lang w:val="en-US"/>
        </w:rPr>
        <w:t>Withdrawal</w:t>
      </w:r>
    </w:p>
    <w:p w14:paraId="5DD9CD96" w14:textId="1D85245B" w:rsidR="005569AE" w:rsidRDefault="005569AE" w:rsidP="005569AE">
      <w:pPr>
        <w:pStyle w:val="Currenttext"/>
        <w:ind w:left="1287"/>
        <w:rPr>
          <w:lang w:val="en-US"/>
        </w:rPr>
      </w:pPr>
      <w:r>
        <w:rPr>
          <w:lang w:val="en-US"/>
        </w:rPr>
        <w:t xml:space="preserve">The </w:t>
      </w:r>
      <w:r w:rsidR="00D03CB8">
        <w:rPr>
          <w:lang w:val="en-US"/>
        </w:rPr>
        <w:t xml:space="preserve">withdrawal </w:t>
      </w:r>
      <w:r>
        <w:rPr>
          <w:lang w:val="en-US"/>
        </w:rPr>
        <w:t xml:space="preserve">operation limits are checked.  If one limit is exceeded, the request is rejected.  </w:t>
      </w:r>
      <w:proofErr w:type="gramStart"/>
      <w:r>
        <w:rPr>
          <w:lang w:val="en-US"/>
        </w:rPr>
        <w:t>Otherwise</w:t>
      </w:r>
      <w:proofErr w:type="gramEnd"/>
      <w:r>
        <w:rPr>
          <w:lang w:val="en-US"/>
        </w:rPr>
        <w:t xml:space="preserve"> the request is accepted and the limit</w:t>
      </w:r>
      <w:r w:rsidR="007743B6">
        <w:rPr>
          <w:lang w:val="en-US"/>
        </w:rPr>
        <w:t xml:space="preserve"> (at </w:t>
      </w:r>
      <w:r w:rsidR="00D03CB8">
        <w:rPr>
          <w:lang w:val="en-US"/>
        </w:rPr>
        <w:t xml:space="preserve">withdrawal </w:t>
      </w:r>
      <w:r w:rsidR="007743B6">
        <w:rPr>
          <w:lang w:val="en-US"/>
        </w:rPr>
        <w:t>operation and position level)</w:t>
      </w:r>
      <w:r>
        <w:rPr>
          <w:lang w:val="en-US"/>
        </w:rPr>
        <w:t xml:space="preserve"> consumptions are updated.  If </w:t>
      </w:r>
      <w:r w:rsidR="00D25A3C">
        <w:rPr>
          <w:lang w:val="en-US"/>
        </w:rPr>
        <w:t xml:space="preserve">the withdrawal is rejected </w:t>
      </w:r>
      <w:proofErr w:type="gramStart"/>
      <w:r w:rsidR="00D25A3C">
        <w:rPr>
          <w:lang w:val="en-US"/>
        </w:rPr>
        <w:t>later on</w:t>
      </w:r>
      <w:proofErr w:type="gramEnd"/>
      <w:r w:rsidR="00D25A3C">
        <w:rPr>
          <w:lang w:val="en-US"/>
        </w:rPr>
        <w:t xml:space="preserve"> (for example for AML reason)</w:t>
      </w:r>
      <w:r>
        <w:rPr>
          <w:lang w:val="en-US"/>
        </w:rPr>
        <w:t xml:space="preserve">, the limit consumptions are reversed (but, for </w:t>
      </w:r>
      <w:r w:rsidR="00D03CB8">
        <w:rPr>
          <w:lang w:val="en-US"/>
        </w:rPr>
        <w:t xml:space="preserve">withdrawal </w:t>
      </w:r>
      <w:r>
        <w:rPr>
          <w:lang w:val="en-US"/>
        </w:rPr>
        <w:t>operational limits, not if the initial period of consumption is outdated).</w:t>
      </w:r>
    </w:p>
    <w:p w14:paraId="2D3844D2" w14:textId="5C872BD0" w:rsidR="00197D20" w:rsidRDefault="008056A5" w:rsidP="00643D41">
      <w:pPr>
        <w:pStyle w:val="Currenttext"/>
        <w:numPr>
          <w:ilvl w:val="0"/>
          <w:numId w:val="47"/>
        </w:numPr>
        <w:rPr>
          <w:lang w:val="en-US"/>
        </w:rPr>
      </w:pPr>
      <w:r>
        <w:rPr>
          <w:lang w:val="en-US"/>
        </w:rPr>
        <w:t>Selling</w:t>
      </w:r>
      <w:r w:rsidR="00197D20">
        <w:rPr>
          <w:lang w:val="en-US"/>
        </w:rPr>
        <w:t xml:space="preserve"> order</w:t>
      </w:r>
    </w:p>
    <w:p w14:paraId="62B504ED" w14:textId="0F3C06ED" w:rsidR="00197D20" w:rsidRDefault="00197D20" w:rsidP="00197D20">
      <w:pPr>
        <w:pStyle w:val="Currenttext"/>
        <w:ind w:left="1287"/>
        <w:rPr>
          <w:lang w:val="en-US"/>
        </w:rPr>
      </w:pPr>
      <w:r>
        <w:rPr>
          <w:lang w:val="en-US"/>
        </w:rPr>
        <w:t xml:space="preserve">The </w:t>
      </w:r>
      <w:r w:rsidR="00D03CB8">
        <w:rPr>
          <w:lang w:val="en-US"/>
        </w:rPr>
        <w:t xml:space="preserve">trading </w:t>
      </w:r>
      <w:r>
        <w:rPr>
          <w:lang w:val="en-US"/>
        </w:rPr>
        <w:t>operation limits are checked</w:t>
      </w:r>
      <w:r w:rsidR="00E11966">
        <w:rPr>
          <w:lang w:val="en-US"/>
        </w:rPr>
        <w:t>.  If the</w:t>
      </w:r>
      <w:r w:rsidR="00826AFD">
        <w:rPr>
          <w:lang w:val="en-US"/>
        </w:rPr>
        <w:t xml:space="preserve"> quote asset of the trading set is not a fiat </w:t>
      </w:r>
      <w:r w:rsidR="0083104B">
        <w:rPr>
          <w:lang w:val="en-US"/>
        </w:rPr>
        <w:t xml:space="preserve">one, the </w:t>
      </w:r>
      <w:r w:rsidR="006175F7">
        <w:rPr>
          <w:lang w:val="en-US"/>
        </w:rPr>
        <w:t>position limit of the quote asset is also checked.</w:t>
      </w:r>
      <w:r>
        <w:rPr>
          <w:lang w:val="en-US"/>
        </w:rPr>
        <w:t xml:space="preserve">  If one limit is exceeded, </w:t>
      </w:r>
      <w:r w:rsidR="00C102D4">
        <w:rPr>
          <w:lang w:val="en-US"/>
        </w:rPr>
        <w:t xml:space="preserve">a warning is </w:t>
      </w:r>
      <w:r w:rsidR="007A7000">
        <w:rPr>
          <w:lang w:val="en-US"/>
        </w:rPr>
        <w:t xml:space="preserve">shown to the customer, but the </w:t>
      </w:r>
      <w:r w:rsidR="00FA0E85">
        <w:rPr>
          <w:lang w:val="en-US"/>
        </w:rPr>
        <w:t xml:space="preserve">request is not reject: we want to warn the customer in case he/she would have made a mistake, but we don’t want to reject the request if for example he/she decided to sell all </w:t>
      </w:r>
      <w:r w:rsidR="00EB64C2">
        <w:rPr>
          <w:lang w:val="en-US"/>
        </w:rPr>
        <w:t xml:space="preserve">his/her position in case the asset is </w:t>
      </w:r>
      <w:r w:rsidR="00503020">
        <w:rPr>
          <w:lang w:val="en-US"/>
        </w:rPr>
        <w:t>tumbling</w:t>
      </w:r>
      <w:r w:rsidR="008813EC">
        <w:rPr>
          <w:lang w:val="en-US"/>
        </w:rPr>
        <w:t xml:space="preserve"> and wants to limit his/her lost</w:t>
      </w:r>
      <w:r>
        <w:rPr>
          <w:lang w:val="en-US"/>
        </w:rPr>
        <w:t xml:space="preserve">.  </w:t>
      </w:r>
      <w:r w:rsidR="00D03CB8">
        <w:rPr>
          <w:lang w:val="en-US"/>
        </w:rPr>
        <w:t>Trading o</w:t>
      </w:r>
      <w:r w:rsidR="004D18C9">
        <w:rPr>
          <w:lang w:val="en-US"/>
        </w:rPr>
        <w:t>peration</w:t>
      </w:r>
      <w:r w:rsidR="0082361E">
        <w:rPr>
          <w:lang w:val="en-US"/>
        </w:rPr>
        <w:t xml:space="preserve"> limit consumptions are not updated, but </w:t>
      </w:r>
      <w:r w:rsidR="00364D2D">
        <w:rPr>
          <w:lang w:val="en-US"/>
        </w:rPr>
        <w:t xml:space="preserve">position </w:t>
      </w:r>
      <w:r w:rsidR="0082361E">
        <w:rPr>
          <w:lang w:val="en-US"/>
        </w:rPr>
        <w:t xml:space="preserve">limit </w:t>
      </w:r>
      <w:r w:rsidR="007D7FC8">
        <w:rPr>
          <w:lang w:val="en-US"/>
        </w:rPr>
        <w:t xml:space="preserve">(if the </w:t>
      </w:r>
      <w:r w:rsidR="008B2939">
        <w:rPr>
          <w:lang w:val="en-US"/>
        </w:rPr>
        <w:t xml:space="preserve">quote asset is not fiat) </w:t>
      </w:r>
      <w:r w:rsidR="0082361E">
        <w:rPr>
          <w:lang w:val="en-US"/>
        </w:rPr>
        <w:t>consumption</w:t>
      </w:r>
      <w:r w:rsidR="00364D2D">
        <w:rPr>
          <w:lang w:val="en-US"/>
        </w:rPr>
        <w:t xml:space="preserve"> is</w:t>
      </w:r>
      <w:r w:rsidR="008F0CAB">
        <w:rPr>
          <w:lang w:val="en-US"/>
        </w:rPr>
        <w:t>.</w:t>
      </w:r>
      <w:r w:rsidR="0082361E">
        <w:rPr>
          <w:lang w:val="en-US"/>
        </w:rPr>
        <w:t xml:space="preserve"> </w:t>
      </w:r>
      <w:r w:rsidR="00942291">
        <w:rPr>
          <w:lang w:val="en-US"/>
        </w:rPr>
        <w:t xml:space="preserve"> As for a buying order, the order could be rejected or expired, and in that case the </w:t>
      </w:r>
      <w:r w:rsidR="00364D2D">
        <w:rPr>
          <w:lang w:val="en-US"/>
        </w:rPr>
        <w:t>position limit consumption is reversed</w:t>
      </w:r>
      <w:r w:rsidR="00392FE1">
        <w:rPr>
          <w:lang w:val="en-US"/>
        </w:rPr>
        <w:t xml:space="preserve"> (if it has been updated).</w:t>
      </w:r>
    </w:p>
    <w:p w14:paraId="4F0F8015" w14:textId="4E114C84" w:rsidR="00392FE1" w:rsidRDefault="006431A9" w:rsidP="00643D41">
      <w:pPr>
        <w:pStyle w:val="Currenttext"/>
        <w:numPr>
          <w:ilvl w:val="0"/>
          <w:numId w:val="47"/>
        </w:numPr>
        <w:rPr>
          <w:lang w:val="en-US"/>
        </w:rPr>
      </w:pPr>
      <w:r>
        <w:rPr>
          <w:lang w:val="en-US"/>
        </w:rPr>
        <w:t>Deposit</w:t>
      </w:r>
    </w:p>
    <w:p w14:paraId="20B18D2F" w14:textId="14B5A365" w:rsidR="00392FE1" w:rsidRDefault="0CF4D3C0" w:rsidP="4580FFDF">
      <w:pPr>
        <w:pStyle w:val="Currenttext"/>
        <w:ind w:left="1287"/>
      </w:pPr>
      <w:r w:rsidRPr="4580FFDF">
        <w:lastRenderedPageBreak/>
        <w:t xml:space="preserve">The </w:t>
      </w:r>
      <w:r w:rsidR="7FA430AD" w:rsidRPr="4580FFDF">
        <w:t xml:space="preserve">position limit </w:t>
      </w:r>
      <w:r w:rsidR="00F950FA" w:rsidRPr="4580FFDF">
        <w:t xml:space="preserve">is </w:t>
      </w:r>
      <w:r w:rsidR="7FA430AD" w:rsidRPr="4580FFDF">
        <w:t>checked when SCS is notified of the deposit</w:t>
      </w:r>
      <w:r w:rsidR="00EA025E" w:rsidRPr="4580FFDF">
        <w:t>, but this is not blocking</w:t>
      </w:r>
      <w:r w:rsidR="7FA430AD" w:rsidRPr="4580FFDF">
        <w:t xml:space="preserve">.  </w:t>
      </w:r>
      <w:r w:rsidR="007C0430" w:rsidRPr="4580FFDF">
        <w:t xml:space="preserve">  We consider that the </w:t>
      </w:r>
      <w:r w:rsidR="00D675D6" w:rsidRPr="4580FFDF">
        <w:t xml:space="preserve">bank </w:t>
      </w:r>
      <w:r w:rsidR="007C0430" w:rsidRPr="4580FFDF">
        <w:t>would not</w:t>
      </w:r>
      <w:r w:rsidR="000B0D9C" w:rsidRPr="4580FFDF">
        <w:t xml:space="preserve"> refuse some deposit</w:t>
      </w:r>
      <w:r w:rsidR="00D675D6" w:rsidRPr="4580FFDF">
        <w:t>s</w:t>
      </w:r>
      <w:r w:rsidR="000B0D9C" w:rsidRPr="4580FFDF">
        <w:t>.</w:t>
      </w:r>
      <w:r w:rsidR="000A5A7A" w:rsidRPr="4580FFDF">
        <w:t xml:space="preserve">  Nevertheless, the position limit consumption is updated</w:t>
      </w:r>
      <w:r w:rsidR="006E16BC" w:rsidRPr="4580FFDF">
        <w:t>, to take the deposit into account</w:t>
      </w:r>
      <w:r w:rsidR="007C0430" w:rsidRPr="4580FFDF">
        <w:t>, and a notification is sent to bank users in case a limit is exceeded.</w:t>
      </w:r>
    </w:p>
    <w:p w14:paraId="5AA73AB1" w14:textId="639EE397" w:rsidR="0054698B" w:rsidRDefault="000D26F2" w:rsidP="0054698B">
      <w:pPr>
        <w:pStyle w:val="Currenttext"/>
        <w:numPr>
          <w:ilvl w:val="0"/>
          <w:numId w:val="47"/>
        </w:numPr>
      </w:pPr>
      <w:r>
        <w:t>Convert order</w:t>
      </w:r>
    </w:p>
    <w:p w14:paraId="5925AB97" w14:textId="2BFE81FB" w:rsidR="000D26F2" w:rsidRDefault="000D26F2" w:rsidP="000D26F2">
      <w:pPr>
        <w:pStyle w:val="Currenttext"/>
        <w:ind w:left="1287"/>
      </w:pPr>
      <w:r>
        <w:t xml:space="preserve">A convert order is managed as a selling order.  </w:t>
      </w:r>
      <w:r w:rsidR="008E1F31">
        <w:t>To compute the</w:t>
      </w:r>
      <w:r w:rsidR="000A70FE">
        <w:t xml:space="preserve"> impact on the operation limit </w:t>
      </w:r>
      <w:r w:rsidR="008E1F31">
        <w:t>there is a need to do</w:t>
      </w:r>
      <w:r w:rsidR="000A70FE">
        <w:t xml:space="preserve"> a conversion into the fiat reference currency.  If the convert order is a</w:t>
      </w:r>
      <w:r w:rsidR="008E1F31">
        <w:t>n</w:t>
      </w:r>
      <w:r w:rsidR="000A70FE">
        <w:t xml:space="preserve"> order at limit price, it’s not possible to have an estimation of the </w:t>
      </w:r>
      <w:r w:rsidR="00732ED0">
        <w:t xml:space="preserve">price in fiat reference currency, while in case of a selling order, the limit price can be used (as it’s expressed in fiat reference currency).  In that case, the current </w:t>
      </w:r>
      <w:r w:rsidR="008E1F31">
        <w:t>price is used.</w:t>
      </w:r>
    </w:p>
    <w:p w14:paraId="62417051" w14:textId="067F3A83" w:rsidR="009A7F0C" w:rsidRDefault="008728E5" w:rsidP="00A86E0A">
      <w:pPr>
        <w:pStyle w:val="Currenttext"/>
        <w:ind w:left="708"/>
        <w:rPr>
          <w:lang w:val="en-US"/>
        </w:rPr>
      </w:pPr>
      <w:r>
        <w:rPr>
          <w:lang w:val="en-US"/>
        </w:rPr>
        <w:t>The value</w:t>
      </w:r>
      <w:r w:rsidR="00D8075E">
        <w:rPr>
          <w:lang w:val="en-US"/>
        </w:rPr>
        <w:t>s</w:t>
      </w:r>
      <w:r>
        <w:rPr>
          <w:lang w:val="en-US"/>
        </w:rPr>
        <w:t xml:space="preserve"> of </w:t>
      </w:r>
      <w:r w:rsidR="00D8075E">
        <w:rPr>
          <w:lang w:val="en-US"/>
        </w:rPr>
        <w:t xml:space="preserve">the customer </w:t>
      </w:r>
      <w:r>
        <w:rPr>
          <w:lang w:val="en-US"/>
        </w:rPr>
        <w:t>limit</w:t>
      </w:r>
      <w:r w:rsidR="00D8075E">
        <w:rPr>
          <w:lang w:val="en-US"/>
        </w:rPr>
        <w:t>s</w:t>
      </w:r>
      <w:r>
        <w:rPr>
          <w:lang w:val="en-US"/>
        </w:rPr>
        <w:t xml:space="preserve"> </w:t>
      </w:r>
      <w:r w:rsidR="00D8075E">
        <w:rPr>
          <w:lang w:val="en-US"/>
        </w:rPr>
        <w:t>are</w:t>
      </w:r>
      <w:r>
        <w:rPr>
          <w:lang w:val="en-US"/>
        </w:rPr>
        <w:t xml:space="preserve"> set by default when opening the account.  </w:t>
      </w:r>
      <w:r w:rsidR="007A57D2">
        <w:rPr>
          <w:lang w:val="en-US"/>
        </w:rPr>
        <w:t>They</w:t>
      </w:r>
      <w:r>
        <w:rPr>
          <w:lang w:val="en-US"/>
        </w:rPr>
        <w:t xml:space="preserve"> can be changed</w:t>
      </w:r>
      <w:r w:rsidR="00C01BB8">
        <w:rPr>
          <w:lang w:val="en-US"/>
        </w:rPr>
        <w:t xml:space="preserve"> </w:t>
      </w:r>
      <w:proofErr w:type="gramStart"/>
      <w:r w:rsidR="00C01BB8">
        <w:rPr>
          <w:lang w:val="en-US"/>
        </w:rPr>
        <w:t>later on</w:t>
      </w:r>
      <w:proofErr w:type="gramEnd"/>
      <w:r w:rsidR="00C01BB8">
        <w:rPr>
          <w:lang w:val="en-US"/>
        </w:rPr>
        <w:t xml:space="preserve"> by a bank employee</w:t>
      </w:r>
      <w:r w:rsidR="00F950FA">
        <w:rPr>
          <w:lang w:val="en-US"/>
        </w:rPr>
        <w:t xml:space="preserve"> based on a request from the customer (cf. § </w:t>
      </w:r>
      <w:r w:rsidR="00F950FA">
        <w:rPr>
          <w:lang w:val="en-US"/>
        </w:rPr>
        <w:fldChar w:fldCharType="begin"/>
      </w:r>
      <w:r w:rsidR="00F950FA">
        <w:rPr>
          <w:lang w:val="en-US"/>
        </w:rPr>
        <w:instrText xml:space="preserve"> REF _Ref204607096 \r \h </w:instrText>
      </w:r>
      <w:r w:rsidR="00F950FA">
        <w:rPr>
          <w:lang w:val="en-US"/>
        </w:rPr>
      </w:r>
      <w:r w:rsidR="00F950FA">
        <w:rPr>
          <w:lang w:val="en-US"/>
        </w:rPr>
        <w:fldChar w:fldCharType="separate"/>
      </w:r>
      <w:r w:rsidR="00F950FA">
        <w:rPr>
          <w:lang w:val="en-US"/>
        </w:rPr>
        <w:t>3.15</w:t>
      </w:r>
      <w:r w:rsidR="00F950FA">
        <w:rPr>
          <w:lang w:val="en-US"/>
        </w:rPr>
        <w:fldChar w:fldCharType="end"/>
      </w:r>
      <w:r w:rsidR="00F950FA">
        <w:rPr>
          <w:lang w:val="en-US"/>
        </w:rPr>
        <w:t>)</w:t>
      </w:r>
      <w:r w:rsidR="00C01BB8">
        <w:rPr>
          <w:lang w:val="en-US"/>
        </w:rPr>
        <w:t>.</w:t>
      </w:r>
      <w:r w:rsidR="00FD08A1">
        <w:rPr>
          <w:lang w:val="en-US"/>
        </w:rPr>
        <w:t xml:space="preserve">  For </w:t>
      </w:r>
      <w:proofErr w:type="gramStart"/>
      <w:r w:rsidR="00FD08A1">
        <w:rPr>
          <w:lang w:val="en-US"/>
        </w:rPr>
        <w:t>now</w:t>
      </w:r>
      <w:proofErr w:type="gramEnd"/>
      <w:r w:rsidR="00FD08A1">
        <w:rPr>
          <w:lang w:val="en-US"/>
        </w:rPr>
        <w:t xml:space="preserve"> all accounts have the same limit</w:t>
      </w:r>
      <w:r w:rsidR="00C552B0">
        <w:rPr>
          <w:lang w:val="en-US"/>
        </w:rPr>
        <w:t>s</w:t>
      </w:r>
      <w:r w:rsidR="00FD08A1">
        <w:rPr>
          <w:lang w:val="en-US"/>
        </w:rPr>
        <w:t xml:space="preserve"> at opening time, but this could evolve if a concept of digital asset account product is implemented, with different default limit</w:t>
      </w:r>
      <w:r w:rsidR="00D744D1">
        <w:rPr>
          <w:lang w:val="en-US"/>
        </w:rPr>
        <w:t>s</w:t>
      </w:r>
      <w:r w:rsidR="00FD08A1">
        <w:rPr>
          <w:lang w:val="en-US"/>
        </w:rPr>
        <w:t xml:space="preserve"> by product.</w:t>
      </w:r>
    </w:p>
    <w:p w14:paraId="58C549F2" w14:textId="7CA2FFC3" w:rsidR="001A1769" w:rsidRDefault="001A1769" w:rsidP="00A86E0A">
      <w:pPr>
        <w:pStyle w:val="Currenttext"/>
        <w:ind w:left="708"/>
        <w:rPr>
          <w:lang w:val="en-US"/>
        </w:rPr>
      </w:pPr>
      <w:r>
        <w:rPr>
          <w:lang w:val="en-US"/>
        </w:rPr>
        <w:t xml:space="preserve">The values of the global limits are set </w:t>
      </w:r>
      <w:r w:rsidR="00BE1DF8">
        <w:rPr>
          <w:lang w:val="en-US"/>
        </w:rPr>
        <w:t xml:space="preserve">in the solution configuration. </w:t>
      </w:r>
    </w:p>
    <w:p w14:paraId="19520CFE" w14:textId="05C5E663" w:rsidR="00A11342" w:rsidRPr="00870799" w:rsidRDefault="00A11342" w:rsidP="00A86E0A">
      <w:pPr>
        <w:pStyle w:val="Currenttext"/>
        <w:ind w:left="708"/>
        <w:rPr>
          <w:i/>
          <w:iCs/>
          <w:lang w:val="en-US"/>
        </w:rPr>
      </w:pPr>
      <w:r w:rsidRPr="00870799">
        <w:rPr>
          <w:i/>
          <w:iCs/>
          <w:highlight w:val="yellow"/>
          <w:lang w:val="en-US"/>
        </w:rPr>
        <w:t>Rem</w:t>
      </w:r>
      <w:r w:rsidRPr="00870799">
        <w:rPr>
          <w:i/>
          <w:iCs/>
          <w:lang w:val="en-US"/>
        </w:rPr>
        <w:t xml:space="preserve">: to check if storing the </w:t>
      </w:r>
      <w:r w:rsidR="00187C44">
        <w:rPr>
          <w:i/>
          <w:iCs/>
          <w:lang w:val="en-US"/>
        </w:rPr>
        <w:t xml:space="preserve">customer </w:t>
      </w:r>
      <w:r w:rsidR="00EC3B6D" w:rsidRPr="00870799">
        <w:rPr>
          <w:i/>
          <w:iCs/>
          <w:lang w:val="en-US"/>
        </w:rPr>
        <w:t xml:space="preserve">limits in the account and position table is the right approach.  Alternative is to store them </w:t>
      </w:r>
      <w:proofErr w:type="gramStart"/>
      <w:r w:rsidR="00EC3B6D" w:rsidRPr="00870799">
        <w:rPr>
          <w:i/>
          <w:iCs/>
          <w:lang w:val="en-US"/>
        </w:rPr>
        <w:t>in</w:t>
      </w:r>
      <w:proofErr w:type="gramEnd"/>
      <w:r w:rsidR="00EC3B6D" w:rsidRPr="00870799">
        <w:rPr>
          <w:i/>
          <w:iCs/>
          <w:lang w:val="en-US"/>
        </w:rPr>
        <w:t xml:space="preserve"> a dedicated table.  Issue with having </w:t>
      </w:r>
      <w:r w:rsidR="001E1C54">
        <w:rPr>
          <w:i/>
          <w:iCs/>
          <w:lang w:val="en-US"/>
        </w:rPr>
        <w:t xml:space="preserve">position limit </w:t>
      </w:r>
      <w:r w:rsidR="00EC3B6D" w:rsidRPr="00870799">
        <w:rPr>
          <w:i/>
          <w:iCs/>
          <w:lang w:val="en-US"/>
        </w:rPr>
        <w:t xml:space="preserve">at position </w:t>
      </w:r>
      <w:proofErr w:type="gramStart"/>
      <w:r w:rsidR="00EC3B6D" w:rsidRPr="00870799">
        <w:rPr>
          <w:i/>
          <w:iCs/>
          <w:lang w:val="en-US"/>
        </w:rPr>
        <w:t>level,</w:t>
      </w:r>
      <w:proofErr w:type="gramEnd"/>
      <w:r w:rsidR="00EC3B6D" w:rsidRPr="00870799">
        <w:rPr>
          <w:i/>
          <w:iCs/>
          <w:lang w:val="en-US"/>
        </w:rPr>
        <w:t xml:space="preserve"> is that the limit consumption must be </w:t>
      </w:r>
      <w:proofErr w:type="gramStart"/>
      <w:r w:rsidR="00EC3B6D" w:rsidRPr="00870799">
        <w:rPr>
          <w:i/>
          <w:iCs/>
          <w:lang w:val="en-US"/>
        </w:rPr>
        <w:t>store</w:t>
      </w:r>
      <w:proofErr w:type="gramEnd"/>
      <w:r w:rsidR="00EC3B6D" w:rsidRPr="00870799">
        <w:rPr>
          <w:i/>
          <w:iCs/>
          <w:lang w:val="en-US"/>
        </w:rPr>
        <w:t xml:space="preserve"> while accepting the request, while position is usually updated (or created the first time) while execut</w:t>
      </w:r>
      <w:r w:rsidR="00870799" w:rsidRPr="00870799">
        <w:rPr>
          <w:i/>
          <w:iCs/>
          <w:lang w:val="en-US"/>
        </w:rPr>
        <w:t>ing the operation.</w:t>
      </w:r>
      <w:r w:rsidR="00DD6700">
        <w:rPr>
          <w:i/>
          <w:iCs/>
          <w:lang w:val="en-US"/>
        </w:rPr>
        <w:t xml:space="preserve">  </w:t>
      </w:r>
      <w:r w:rsidR="001E1C54">
        <w:rPr>
          <w:i/>
          <w:iCs/>
          <w:lang w:val="en-US"/>
        </w:rPr>
        <w:t>As f</w:t>
      </w:r>
      <w:r w:rsidR="00DD6700">
        <w:rPr>
          <w:i/>
          <w:iCs/>
          <w:lang w:val="en-US"/>
        </w:rPr>
        <w:t xml:space="preserve">or global </w:t>
      </w:r>
      <w:proofErr w:type="gramStart"/>
      <w:r w:rsidR="00DD6700">
        <w:rPr>
          <w:i/>
          <w:iCs/>
          <w:lang w:val="en-US"/>
        </w:rPr>
        <w:t>limit</w:t>
      </w:r>
      <w:proofErr w:type="gramEnd"/>
      <w:r w:rsidR="00DD6700">
        <w:rPr>
          <w:i/>
          <w:iCs/>
          <w:lang w:val="en-US"/>
        </w:rPr>
        <w:t>, we need a distinct table</w:t>
      </w:r>
      <w:r w:rsidR="001E1C54">
        <w:rPr>
          <w:i/>
          <w:iCs/>
          <w:lang w:val="en-US"/>
        </w:rPr>
        <w:t>, maybe this table can also be used for the customer position limit, that would be easier.</w:t>
      </w:r>
    </w:p>
    <w:p w14:paraId="63C96C0E" w14:textId="546DFDD5" w:rsidR="00392FE1" w:rsidRDefault="00F74F3E" w:rsidP="0047733A">
      <w:pPr>
        <w:pStyle w:val="Title2"/>
        <w:rPr>
          <w:lang w:val="en-US"/>
        </w:rPr>
      </w:pPr>
      <w:bookmarkStart w:id="123" w:name="_Toc226736238"/>
      <w:r>
        <w:rPr>
          <w:lang w:val="en-US"/>
        </w:rPr>
        <w:t>Order and Transaction statuses</w:t>
      </w:r>
      <w:bookmarkEnd w:id="123"/>
    </w:p>
    <w:p w14:paraId="21AD8B56" w14:textId="02ED0AD6" w:rsidR="00F74F3E" w:rsidRDefault="00F74F3E" w:rsidP="003D043E">
      <w:pPr>
        <w:pStyle w:val="Currenttext"/>
        <w:ind w:left="708"/>
        <w:rPr>
          <w:lang w:val="en-US"/>
        </w:rPr>
      </w:pPr>
      <w:r>
        <w:rPr>
          <w:lang w:val="en-US"/>
        </w:rPr>
        <w:t xml:space="preserve">This paragraph </w:t>
      </w:r>
      <w:proofErr w:type="gramStart"/>
      <w:r>
        <w:rPr>
          <w:lang w:val="en-US"/>
        </w:rPr>
        <w:t>makes a focus</w:t>
      </w:r>
      <w:proofErr w:type="gramEnd"/>
      <w:r>
        <w:rPr>
          <w:lang w:val="en-US"/>
        </w:rPr>
        <w:t xml:space="preserve"> on the statuses related to buying / selling order, </w:t>
      </w:r>
      <w:r w:rsidR="00CB0995">
        <w:rPr>
          <w:lang w:val="en-US"/>
        </w:rPr>
        <w:t xml:space="preserve">withdrawal and deposits.  There are 3 </w:t>
      </w:r>
      <w:proofErr w:type="gramStart"/>
      <w:r w:rsidR="00CB0995">
        <w:rPr>
          <w:lang w:val="en-US"/>
        </w:rPr>
        <w:t>statuses</w:t>
      </w:r>
      <w:proofErr w:type="gramEnd"/>
      <w:r w:rsidR="00805A4B">
        <w:rPr>
          <w:lang w:val="en-US"/>
        </w:rPr>
        <w:t>:</w:t>
      </w:r>
    </w:p>
    <w:p w14:paraId="03F1A81B" w14:textId="7F2A1316" w:rsidR="00805A4B" w:rsidRDefault="00805A4B" w:rsidP="00643D41">
      <w:pPr>
        <w:pStyle w:val="Currenttext"/>
        <w:numPr>
          <w:ilvl w:val="0"/>
          <w:numId w:val="47"/>
        </w:numPr>
        <w:rPr>
          <w:lang w:val="en-US"/>
        </w:rPr>
      </w:pPr>
      <w:r>
        <w:rPr>
          <w:lang w:val="en-US"/>
        </w:rPr>
        <w:t>Status of the request (i.e. the customer action)</w:t>
      </w:r>
    </w:p>
    <w:p w14:paraId="2DC1B0C7" w14:textId="5A8052D6" w:rsidR="00805A4B" w:rsidRDefault="00805A4B" w:rsidP="00643D41">
      <w:pPr>
        <w:pStyle w:val="Currenttext"/>
        <w:numPr>
          <w:ilvl w:val="0"/>
          <w:numId w:val="47"/>
        </w:numPr>
        <w:rPr>
          <w:lang w:val="en-US"/>
        </w:rPr>
      </w:pPr>
      <w:r>
        <w:rPr>
          <w:lang w:val="en-US"/>
        </w:rPr>
        <w:t>Status of the operation (i.e. the execution of the request), as managed by the back-end services.</w:t>
      </w:r>
    </w:p>
    <w:p w14:paraId="0E88A07D" w14:textId="10CA1887" w:rsidR="00805A4B" w:rsidRDefault="00805A4B" w:rsidP="00643D41">
      <w:pPr>
        <w:pStyle w:val="Currenttext"/>
        <w:numPr>
          <w:ilvl w:val="0"/>
          <w:numId w:val="47"/>
        </w:numPr>
        <w:rPr>
          <w:lang w:val="en-US"/>
        </w:rPr>
      </w:pPr>
      <w:r>
        <w:rPr>
          <w:lang w:val="en-US"/>
        </w:rPr>
        <w:t>Status of the</w:t>
      </w:r>
      <w:r w:rsidR="00FF3F0E">
        <w:rPr>
          <w:lang w:val="en-US"/>
        </w:rPr>
        <w:t xml:space="preserve"> operation as perceived by the customer in the UI.</w:t>
      </w:r>
    </w:p>
    <w:p w14:paraId="6524E208" w14:textId="3D73A67D" w:rsidR="00FF3F0E" w:rsidRDefault="00920DFA" w:rsidP="00920DFA">
      <w:pPr>
        <w:pStyle w:val="Currenttext"/>
        <w:ind w:left="708"/>
        <w:rPr>
          <w:lang w:val="en-US"/>
        </w:rPr>
      </w:pPr>
      <w:r>
        <w:rPr>
          <w:lang w:val="en-US"/>
        </w:rPr>
        <w:t>In the following diagrams there are three columns related to the evolution of these 3 statuses.  There is a co</w:t>
      </w:r>
      <w:r w:rsidR="002D7964">
        <w:rPr>
          <w:lang w:val="en-US"/>
        </w:rPr>
        <w:t xml:space="preserve">rrelation between the customer status (last column) and the </w:t>
      </w:r>
      <w:r w:rsidR="00E24725">
        <w:rPr>
          <w:lang w:val="en-US"/>
        </w:rPr>
        <w:t xml:space="preserve">request/operation status which is highlighted through the color code: the statuses in one color in the two first columns </w:t>
      </w:r>
      <w:proofErr w:type="gramStart"/>
      <w:r w:rsidR="00E24725">
        <w:rPr>
          <w:lang w:val="en-US"/>
        </w:rPr>
        <w:t>is</w:t>
      </w:r>
      <w:proofErr w:type="gramEnd"/>
      <w:r w:rsidR="00E24725">
        <w:rPr>
          <w:lang w:val="en-US"/>
        </w:rPr>
        <w:t xml:space="preserve"> equivalent to the status in that color in the last column.</w:t>
      </w:r>
      <w:r w:rsidR="00462F17">
        <w:rPr>
          <w:lang w:val="en-US"/>
        </w:rPr>
        <w:t xml:space="preserve">  </w:t>
      </w:r>
      <w:proofErr w:type="gramStart"/>
      <w:r w:rsidR="00462F17">
        <w:rPr>
          <w:lang w:val="en-US"/>
        </w:rPr>
        <w:t>Actually, it’s</w:t>
      </w:r>
      <w:proofErr w:type="gramEnd"/>
      <w:r w:rsidR="00462F17">
        <w:rPr>
          <w:lang w:val="en-US"/>
        </w:rPr>
        <w:t xml:space="preserve"> up to the UI layer to interpret the status provided by the </w:t>
      </w:r>
      <w:proofErr w:type="gramStart"/>
      <w:r w:rsidR="00462F17">
        <w:rPr>
          <w:lang w:val="en-US"/>
        </w:rPr>
        <w:t>back-end</w:t>
      </w:r>
      <w:proofErr w:type="gramEnd"/>
      <w:r w:rsidR="00462F17">
        <w:rPr>
          <w:lang w:val="en-US"/>
        </w:rPr>
        <w:t xml:space="preserve"> to display the adequate status to the customer.  The here under proposition could be reviewed in case of a specific implementation of the UI layer.</w:t>
      </w:r>
    </w:p>
    <w:p w14:paraId="1C3997FA" w14:textId="41334816" w:rsidR="00E24725" w:rsidRDefault="00E24725" w:rsidP="00E24725">
      <w:pPr>
        <w:pStyle w:val="Title3"/>
        <w:rPr>
          <w:lang w:val="en-US"/>
        </w:rPr>
      </w:pPr>
      <w:bookmarkStart w:id="124" w:name="_Toc226736239"/>
      <w:r>
        <w:rPr>
          <w:lang w:val="en-US"/>
        </w:rPr>
        <w:lastRenderedPageBreak/>
        <w:t>Buy/Sell order</w:t>
      </w:r>
      <w:bookmarkEnd w:id="124"/>
    </w:p>
    <w:p w14:paraId="7F5543CB" w14:textId="495D634C" w:rsidR="006F6271" w:rsidRDefault="004B1B18" w:rsidP="003D043E">
      <w:pPr>
        <w:keepNext/>
      </w:pPr>
      <w:r w:rsidRPr="004B1B18">
        <w:t xml:space="preserve"> </w:t>
      </w:r>
      <w:r>
        <w:rPr>
          <w:noProof/>
        </w:rPr>
        <w:drawing>
          <wp:inline distT="0" distB="0" distL="0" distR="0" wp14:anchorId="748E9DF7" wp14:editId="058563DC">
            <wp:extent cx="6120130" cy="5796915"/>
            <wp:effectExtent l="0" t="0" r="0" b="0"/>
            <wp:docPr id="79075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20130" cy="5796915"/>
                    </a:xfrm>
                    <a:prstGeom prst="rect">
                      <a:avLst/>
                    </a:prstGeom>
                    <a:noFill/>
                    <a:ln>
                      <a:noFill/>
                    </a:ln>
                  </pic:spPr>
                </pic:pic>
              </a:graphicData>
            </a:graphic>
          </wp:inline>
        </w:drawing>
      </w:r>
    </w:p>
    <w:p w14:paraId="534F88FD" w14:textId="1DA6A393" w:rsidR="001269FC" w:rsidRDefault="006F6271" w:rsidP="003D043E">
      <w:pPr>
        <w:pStyle w:val="Caption0"/>
        <w:jc w:val="center"/>
        <w:rPr>
          <w:lang w:val="en-US"/>
        </w:rPr>
      </w:pPr>
      <w:r>
        <w:t xml:space="preserve">Figure </w:t>
      </w:r>
      <w:r>
        <w:fldChar w:fldCharType="begin"/>
      </w:r>
      <w:r>
        <w:instrText xml:space="preserve"> SEQ Figure \* ARABIC </w:instrText>
      </w:r>
      <w:r>
        <w:fldChar w:fldCharType="separate"/>
      </w:r>
      <w:r w:rsidR="00EA4364">
        <w:rPr>
          <w:noProof/>
        </w:rPr>
        <w:t>33</w:t>
      </w:r>
      <w:r>
        <w:fldChar w:fldCharType="end"/>
      </w:r>
      <w:r>
        <w:t xml:space="preserve"> - Buy/Sell order statuses</w:t>
      </w:r>
    </w:p>
    <w:p w14:paraId="38D55EA1" w14:textId="7F2C630F" w:rsidR="00E24725" w:rsidRDefault="00E24725" w:rsidP="00E24725">
      <w:pPr>
        <w:pStyle w:val="Title3"/>
        <w:rPr>
          <w:lang w:val="en-US"/>
        </w:rPr>
      </w:pPr>
      <w:bookmarkStart w:id="125" w:name="_Toc226736240"/>
      <w:r>
        <w:rPr>
          <w:lang w:val="en-US"/>
        </w:rPr>
        <w:lastRenderedPageBreak/>
        <w:t>Withdrawal</w:t>
      </w:r>
      <w:bookmarkEnd w:id="125"/>
    </w:p>
    <w:p w14:paraId="731950BD" w14:textId="77777777" w:rsidR="00691D9E" w:rsidRDefault="00691D9E" w:rsidP="003D043E">
      <w:pPr>
        <w:pStyle w:val="ListParagraph"/>
        <w:keepNext/>
        <w:ind w:left="0"/>
      </w:pPr>
      <w:r>
        <w:rPr>
          <w:noProof/>
        </w:rPr>
        <w:drawing>
          <wp:inline distT="0" distB="0" distL="0" distR="0" wp14:anchorId="2D8C4294" wp14:editId="49BC42AD">
            <wp:extent cx="6120130" cy="4954270"/>
            <wp:effectExtent l="0" t="0" r="0" b="0"/>
            <wp:docPr id="186794363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3632" name="Picture 3" descr="A screenshot of a computer&#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120130" cy="4954270"/>
                    </a:xfrm>
                    <a:prstGeom prst="rect">
                      <a:avLst/>
                    </a:prstGeom>
                    <a:noFill/>
                    <a:ln>
                      <a:noFill/>
                    </a:ln>
                  </pic:spPr>
                </pic:pic>
              </a:graphicData>
            </a:graphic>
          </wp:inline>
        </w:drawing>
      </w:r>
    </w:p>
    <w:p w14:paraId="0C36A663" w14:textId="1CDE1060" w:rsidR="001269FC" w:rsidRDefault="00691D9E" w:rsidP="003D043E">
      <w:pPr>
        <w:pStyle w:val="Caption0"/>
        <w:jc w:val="center"/>
        <w:rPr>
          <w:lang w:val="en-US"/>
        </w:rPr>
      </w:pPr>
      <w:r>
        <w:t xml:space="preserve">Figure </w:t>
      </w:r>
      <w:r>
        <w:fldChar w:fldCharType="begin"/>
      </w:r>
      <w:r>
        <w:instrText xml:space="preserve"> SEQ Figure \* ARABIC </w:instrText>
      </w:r>
      <w:r>
        <w:fldChar w:fldCharType="separate"/>
      </w:r>
      <w:r w:rsidR="00EA4364">
        <w:rPr>
          <w:noProof/>
        </w:rPr>
        <w:t>34</w:t>
      </w:r>
      <w:r>
        <w:fldChar w:fldCharType="end"/>
      </w:r>
      <w:r>
        <w:t xml:space="preserve"> - Withdrawal statuses</w:t>
      </w:r>
    </w:p>
    <w:p w14:paraId="795EBFB4" w14:textId="62AC6B29" w:rsidR="00E24725" w:rsidRDefault="00E24725" w:rsidP="00E24725">
      <w:pPr>
        <w:pStyle w:val="Title3"/>
        <w:rPr>
          <w:lang w:val="en-US"/>
        </w:rPr>
      </w:pPr>
      <w:bookmarkStart w:id="126" w:name="_Toc226736241"/>
      <w:r>
        <w:rPr>
          <w:lang w:val="en-US"/>
        </w:rPr>
        <w:lastRenderedPageBreak/>
        <w:t>Deposit</w:t>
      </w:r>
      <w:bookmarkEnd w:id="126"/>
    </w:p>
    <w:p w14:paraId="74A8B8CC" w14:textId="3F277A02" w:rsidR="002F4C3D" w:rsidRDefault="002F4C3D" w:rsidP="003D043E">
      <w:pPr>
        <w:keepNext/>
      </w:pPr>
    </w:p>
    <w:p w14:paraId="16F25425" w14:textId="07483A47" w:rsidR="00CD352C" w:rsidRDefault="00CD352C" w:rsidP="003D043E">
      <w:pPr>
        <w:keepNext/>
      </w:pPr>
    </w:p>
    <w:p w14:paraId="1450C58A" w14:textId="1D8DD335" w:rsidR="00E7612B" w:rsidRDefault="00E7612B" w:rsidP="003D043E">
      <w:pPr>
        <w:keepNext/>
      </w:pPr>
      <w:r>
        <w:rPr>
          <w:noProof/>
        </w:rPr>
        <w:drawing>
          <wp:inline distT="0" distB="0" distL="0" distR="0" wp14:anchorId="32DACEAA" wp14:editId="7B298A07">
            <wp:extent cx="6120130" cy="3841750"/>
            <wp:effectExtent l="0" t="0" r="0" b="6350"/>
            <wp:docPr id="835367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67677" name="Picture 1" descr="A screenshot of a computer&#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6120130" cy="3841750"/>
                    </a:xfrm>
                    <a:prstGeom prst="rect">
                      <a:avLst/>
                    </a:prstGeom>
                    <a:noFill/>
                    <a:ln>
                      <a:noFill/>
                    </a:ln>
                  </pic:spPr>
                </pic:pic>
              </a:graphicData>
            </a:graphic>
          </wp:inline>
        </w:drawing>
      </w:r>
    </w:p>
    <w:p w14:paraId="13FD5D40" w14:textId="0E2701C7" w:rsidR="001269FC" w:rsidRDefault="002F4C3D" w:rsidP="003D043E">
      <w:pPr>
        <w:pStyle w:val="Caption0"/>
        <w:jc w:val="center"/>
        <w:rPr>
          <w:lang w:val="en-US"/>
        </w:rPr>
      </w:pPr>
      <w:r>
        <w:t xml:space="preserve">Figure </w:t>
      </w:r>
      <w:r>
        <w:fldChar w:fldCharType="begin"/>
      </w:r>
      <w:r>
        <w:instrText xml:space="preserve"> SEQ Figure \* ARABIC </w:instrText>
      </w:r>
      <w:r>
        <w:fldChar w:fldCharType="separate"/>
      </w:r>
      <w:r w:rsidR="00EA4364">
        <w:rPr>
          <w:noProof/>
        </w:rPr>
        <w:t>35</w:t>
      </w:r>
      <w:r>
        <w:fldChar w:fldCharType="end"/>
      </w:r>
      <w:r>
        <w:t xml:space="preserve"> - Deposit statuses</w:t>
      </w:r>
    </w:p>
    <w:p w14:paraId="38ED8C60" w14:textId="42EF84DC" w:rsidR="00364D2D" w:rsidRDefault="00204383" w:rsidP="00204383">
      <w:pPr>
        <w:pStyle w:val="Title2"/>
        <w:rPr>
          <w:lang w:val="en-US"/>
        </w:rPr>
      </w:pPr>
      <w:bookmarkStart w:id="127" w:name="_Ref200037672"/>
      <w:bookmarkStart w:id="128" w:name="_Toc226736242"/>
      <w:r>
        <w:rPr>
          <w:lang w:val="en-US"/>
        </w:rPr>
        <w:t>Task management</w:t>
      </w:r>
      <w:bookmarkEnd w:id="127"/>
      <w:bookmarkEnd w:id="128"/>
    </w:p>
    <w:p w14:paraId="7978B7BF" w14:textId="2E821E1A" w:rsidR="006432D8" w:rsidRDefault="006432D8" w:rsidP="00204383">
      <w:pPr>
        <w:pStyle w:val="Currenttext"/>
        <w:rPr>
          <w:lang w:val="en-US"/>
        </w:rPr>
      </w:pPr>
      <w:r>
        <w:rPr>
          <w:lang w:val="en-US"/>
        </w:rPr>
        <w:t xml:space="preserve">To manage manual action, for example when a customer must complete Travel Rule information on a deposit, the SCS </w:t>
      </w:r>
      <w:r w:rsidR="00722A05">
        <w:rPr>
          <w:lang w:val="en-US"/>
        </w:rPr>
        <w:t xml:space="preserve">manages </w:t>
      </w:r>
      <w:r w:rsidR="00353B10">
        <w:rPr>
          <w:lang w:val="en-US"/>
        </w:rPr>
        <w:t xml:space="preserve">a generic concept of </w:t>
      </w:r>
      <w:r w:rsidR="00722A05" w:rsidRPr="00ED7761">
        <w:rPr>
          <w:u w:val="single"/>
          <w:lang w:val="en-US"/>
        </w:rPr>
        <w:t>task</w:t>
      </w:r>
      <w:r w:rsidR="00722A05">
        <w:rPr>
          <w:lang w:val="en-US"/>
        </w:rPr>
        <w:t>, which identifies a manual action which is expected from a user.  The user can be a customer or a bank user.</w:t>
      </w:r>
      <w:r w:rsidR="00DD5E2E">
        <w:rPr>
          <w:lang w:val="en-US"/>
        </w:rPr>
        <w:t xml:space="preserve">  A task is automatically created by the SCS based on an event that occurs on </w:t>
      </w:r>
      <w:proofErr w:type="spellStart"/>
      <w:proofErr w:type="gramStart"/>
      <w:r w:rsidR="00DD5E2E">
        <w:rPr>
          <w:lang w:val="en-US"/>
        </w:rPr>
        <w:t>a</w:t>
      </w:r>
      <w:proofErr w:type="spellEnd"/>
      <w:proofErr w:type="gramEnd"/>
      <w:r w:rsidR="00DD5E2E">
        <w:rPr>
          <w:lang w:val="en-US"/>
        </w:rPr>
        <w:t xml:space="preserve"> object; the event being the trigger for </w:t>
      </w:r>
      <w:proofErr w:type="gramStart"/>
      <w:r w:rsidR="00DD5E2E">
        <w:rPr>
          <w:lang w:val="en-US"/>
        </w:rPr>
        <w:t>the manual</w:t>
      </w:r>
      <w:proofErr w:type="gramEnd"/>
      <w:r w:rsidR="00DD5E2E">
        <w:rPr>
          <w:lang w:val="en-US"/>
        </w:rPr>
        <w:t xml:space="preserve"> action.</w:t>
      </w:r>
    </w:p>
    <w:p w14:paraId="0FCE484A" w14:textId="75EEB5D2" w:rsidR="00204383" w:rsidRDefault="009D6221" w:rsidP="00204383">
      <w:pPr>
        <w:pStyle w:val="Currenttext"/>
        <w:rPr>
          <w:lang w:val="en-US"/>
        </w:rPr>
      </w:pPr>
      <w:r>
        <w:rPr>
          <w:lang w:val="en-US"/>
        </w:rPr>
        <w:t>For now, the</w:t>
      </w:r>
      <w:r w:rsidR="000E683C">
        <w:rPr>
          <w:lang w:val="en-US"/>
        </w:rPr>
        <w:t xml:space="preserve"> following events are triggering the creation of a task</w:t>
      </w:r>
      <w:r w:rsidR="006162F7">
        <w:rPr>
          <w:lang w:val="en-US"/>
        </w:rPr>
        <w:t>:</w:t>
      </w:r>
    </w:p>
    <w:p w14:paraId="1A3EAC0A" w14:textId="7238B31F" w:rsidR="006162F7" w:rsidRDefault="006162F7" w:rsidP="00643D41">
      <w:pPr>
        <w:pStyle w:val="Currenttext"/>
        <w:numPr>
          <w:ilvl w:val="0"/>
          <w:numId w:val="54"/>
        </w:numPr>
        <w:rPr>
          <w:lang w:val="en-US"/>
        </w:rPr>
      </w:pPr>
      <w:r>
        <w:rPr>
          <w:lang w:val="en-US"/>
        </w:rPr>
        <w:t>When a deposit or withdrawal is suspicious regarding KYT controls.</w:t>
      </w:r>
      <w:r w:rsidR="007905A7">
        <w:rPr>
          <w:lang w:val="en-US"/>
        </w:rPr>
        <w:t xml:space="preserve">  A task is created and assigned to a back-office user</w:t>
      </w:r>
      <w:r w:rsidR="000E683C">
        <w:rPr>
          <w:lang w:val="en-US"/>
        </w:rPr>
        <w:t xml:space="preserve"> (</w:t>
      </w:r>
      <w:r w:rsidR="007905A7">
        <w:rPr>
          <w:lang w:val="en-US"/>
        </w:rPr>
        <w:t>a compliance officer</w:t>
      </w:r>
      <w:r w:rsidR="000E683C">
        <w:rPr>
          <w:lang w:val="en-US"/>
        </w:rPr>
        <w:t>)</w:t>
      </w:r>
      <w:r w:rsidR="007905A7">
        <w:rPr>
          <w:lang w:val="en-US"/>
        </w:rPr>
        <w:t xml:space="preserve"> who </w:t>
      </w:r>
      <w:proofErr w:type="gramStart"/>
      <w:r w:rsidR="007905A7">
        <w:rPr>
          <w:lang w:val="en-US"/>
        </w:rPr>
        <w:t>has to</w:t>
      </w:r>
      <w:proofErr w:type="gramEnd"/>
      <w:r w:rsidR="007905A7">
        <w:rPr>
          <w:lang w:val="en-US"/>
        </w:rPr>
        <w:t xml:space="preserve"> take a decision.</w:t>
      </w:r>
    </w:p>
    <w:p w14:paraId="71C0B357" w14:textId="6F48C4A9" w:rsidR="000E683C" w:rsidRDefault="000E683C" w:rsidP="00643D41">
      <w:pPr>
        <w:pStyle w:val="Currenttext"/>
        <w:numPr>
          <w:ilvl w:val="0"/>
          <w:numId w:val="54"/>
        </w:numPr>
        <w:rPr>
          <w:lang w:val="en-US"/>
        </w:rPr>
      </w:pPr>
      <w:r>
        <w:rPr>
          <w:lang w:val="en-US"/>
        </w:rPr>
        <w:t xml:space="preserve">When a </w:t>
      </w:r>
      <w:r w:rsidR="00086319">
        <w:rPr>
          <w:lang w:val="en-US"/>
        </w:rPr>
        <w:t xml:space="preserve">compliance officer requests the customer to provide documents to justify a transaction pending KYT </w:t>
      </w:r>
      <w:proofErr w:type="gramStart"/>
      <w:r w:rsidR="00086319">
        <w:rPr>
          <w:lang w:val="en-US"/>
        </w:rPr>
        <w:t>controls</w:t>
      </w:r>
      <w:proofErr w:type="gramEnd"/>
      <w:r w:rsidR="00086319">
        <w:rPr>
          <w:lang w:val="en-US"/>
        </w:rPr>
        <w:t xml:space="preserve">.  A task is created and assigned to the customer who </w:t>
      </w:r>
      <w:proofErr w:type="gramStart"/>
      <w:r w:rsidR="00086319">
        <w:rPr>
          <w:lang w:val="en-US"/>
        </w:rPr>
        <w:t>has to</w:t>
      </w:r>
      <w:proofErr w:type="gramEnd"/>
      <w:r w:rsidR="00086319">
        <w:rPr>
          <w:lang w:val="en-US"/>
        </w:rPr>
        <w:t xml:space="preserve"> provide the document.</w:t>
      </w:r>
    </w:p>
    <w:p w14:paraId="75624FB1" w14:textId="0E93497A" w:rsidR="007905A7" w:rsidRDefault="007905A7" w:rsidP="00643D41">
      <w:pPr>
        <w:pStyle w:val="Currenttext"/>
        <w:numPr>
          <w:ilvl w:val="0"/>
          <w:numId w:val="54"/>
        </w:numPr>
        <w:rPr>
          <w:lang w:val="en-US"/>
        </w:rPr>
      </w:pPr>
      <w:r>
        <w:rPr>
          <w:lang w:val="en-US"/>
        </w:rPr>
        <w:t>When a deposit</w:t>
      </w:r>
      <w:r w:rsidR="00F615EB">
        <w:rPr>
          <w:lang w:val="en-US"/>
        </w:rPr>
        <w:t xml:space="preserve"> is received and lacks Travel Rule information.  A task is created and assigned to the customer who received the deposit</w:t>
      </w:r>
      <w:r w:rsidR="004B6664">
        <w:rPr>
          <w:lang w:val="en-US"/>
        </w:rPr>
        <w:t xml:space="preserve"> who </w:t>
      </w:r>
      <w:proofErr w:type="gramStart"/>
      <w:r w:rsidR="004B6664">
        <w:rPr>
          <w:lang w:val="en-US"/>
        </w:rPr>
        <w:t>has to</w:t>
      </w:r>
      <w:proofErr w:type="gramEnd"/>
      <w:r w:rsidR="004B6664">
        <w:rPr>
          <w:lang w:val="en-US"/>
        </w:rPr>
        <w:t xml:space="preserve"> complete the information.</w:t>
      </w:r>
    </w:p>
    <w:p w14:paraId="579BBE9E" w14:textId="4533B12B" w:rsidR="000E683C" w:rsidRDefault="000E683C" w:rsidP="00643D41">
      <w:pPr>
        <w:pStyle w:val="Currenttext"/>
        <w:numPr>
          <w:ilvl w:val="0"/>
          <w:numId w:val="54"/>
        </w:numPr>
        <w:rPr>
          <w:lang w:val="en-US"/>
        </w:rPr>
      </w:pPr>
      <w:r>
        <w:rPr>
          <w:lang w:val="en-US"/>
        </w:rPr>
        <w:t xml:space="preserve">When a deposit is received and we need to know its value </w:t>
      </w:r>
      <w:proofErr w:type="gramStart"/>
      <w:r>
        <w:rPr>
          <w:lang w:val="en-US"/>
        </w:rPr>
        <w:t>in order to</w:t>
      </w:r>
      <w:proofErr w:type="gramEnd"/>
      <w:r>
        <w:rPr>
          <w:lang w:val="en-US"/>
        </w:rPr>
        <w:t xml:space="preserve"> compute gain, for tax report.  A task is created and assigned to the customer who received the deposit who </w:t>
      </w:r>
      <w:proofErr w:type="gramStart"/>
      <w:r>
        <w:rPr>
          <w:lang w:val="en-US"/>
        </w:rPr>
        <w:t>has to</w:t>
      </w:r>
      <w:proofErr w:type="gramEnd"/>
      <w:r>
        <w:rPr>
          <w:lang w:val="en-US"/>
        </w:rPr>
        <w:t xml:space="preserve"> complete the information.</w:t>
      </w:r>
    </w:p>
    <w:p w14:paraId="6F53A1FF" w14:textId="6B001ED1" w:rsidR="00436E8D" w:rsidRDefault="00436E8D" w:rsidP="00643D41">
      <w:pPr>
        <w:pStyle w:val="Currenttext"/>
        <w:numPr>
          <w:ilvl w:val="0"/>
          <w:numId w:val="54"/>
        </w:numPr>
        <w:rPr>
          <w:lang w:val="en-US"/>
        </w:rPr>
      </w:pPr>
      <w:r>
        <w:rPr>
          <w:lang w:val="en-US"/>
        </w:rPr>
        <w:t xml:space="preserve">When the customer requests an update of his/her limits.  A task is created and assigned to a back-office user who </w:t>
      </w:r>
      <w:proofErr w:type="gramStart"/>
      <w:r>
        <w:rPr>
          <w:lang w:val="en-US"/>
        </w:rPr>
        <w:t>has to</w:t>
      </w:r>
      <w:proofErr w:type="gramEnd"/>
      <w:r>
        <w:rPr>
          <w:lang w:val="en-US"/>
        </w:rPr>
        <w:t xml:space="preserve"> validate the request.</w:t>
      </w:r>
    </w:p>
    <w:p w14:paraId="07D0DC82" w14:textId="362B5806" w:rsidR="003A35BA" w:rsidRDefault="003A35BA" w:rsidP="00643D41">
      <w:pPr>
        <w:pStyle w:val="Currenttext"/>
        <w:numPr>
          <w:ilvl w:val="0"/>
          <w:numId w:val="54"/>
        </w:numPr>
        <w:rPr>
          <w:lang w:val="en-US"/>
        </w:rPr>
      </w:pPr>
      <w:r>
        <w:rPr>
          <w:lang w:val="en-US"/>
        </w:rPr>
        <w:t xml:space="preserve">When a KYT alert is created based on continuous monitoring.  A task is created and assigned to a back-office user (a compliance officer) who </w:t>
      </w:r>
      <w:proofErr w:type="gramStart"/>
      <w:r>
        <w:rPr>
          <w:lang w:val="en-US"/>
        </w:rPr>
        <w:t>has to</w:t>
      </w:r>
      <w:proofErr w:type="gramEnd"/>
      <w:r>
        <w:rPr>
          <w:lang w:val="en-US"/>
        </w:rPr>
        <w:t xml:space="preserve"> analyze the situation.  This is not the same type of task </w:t>
      </w:r>
      <w:proofErr w:type="gramStart"/>
      <w:r>
        <w:rPr>
          <w:lang w:val="en-US"/>
        </w:rPr>
        <w:t>as for</w:t>
      </w:r>
      <w:proofErr w:type="gramEnd"/>
      <w:r>
        <w:rPr>
          <w:lang w:val="en-US"/>
        </w:rPr>
        <w:t xml:space="preserve"> KYT when a withdrawal or deposit is executed, as there is no more possibility </w:t>
      </w:r>
      <w:proofErr w:type="gramStart"/>
      <w:r>
        <w:rPr>
          <w:lang w:val="en-US"/>
        </w:rPr>
        <w:t>to refuse</w:t>
      </w:r>
      <w:proofErr w:type="gramEnd"/>
      <w:r>
        <w:rPr>
          <w:lang w:val="en-US"/>
        </w:rPr>
        <w:t xml:space="preserve"> the operation.</w:t>
      </w:r>
    </w:p>
    <w:p w14:paraId="3ED71BF0" w14:textId="34F9C27F" w:rsidR="004B6664" w:rsidRDefault="10F3DF78" w:rsidP="004B6664">
      <w:pPr>
        <w:pStyle w:val="Currenttext"/>
        <w:rPr>
          <w:lang w:val="en-US"/>
        </w:rPr>
      </w:pPr>
      <w:r w:rsidRPr="38B5D2BB">
        <w:rPr>
          <w:lang w:val="en-US"/>
        </w:rPr>
        <w:t>From an information</w:t>
      </w:r>
      <w:r w:rsidR="6A6E2E4E" w:rsidRPr="38B5D2BB">
        <w:rPr>
          <w:lang w:val="en-US"/>
        </w:rPr>
        <w:t xml:space="preserve"> modeling</w:t>
      </w:r>
      <w:r w:rsidRPr="38B5D2BB">
        <w:rPr>
          <w:lang w:val="en-US"/>
        </w:rPr>
        <w:t xml:space="preserve"> </w:t>
      </w:r>
      <w:r w:rsidR="64EB9A8F" w:rsidRPr="38B5D2BB">
        <w:rPr>
          <w:lang w:val="en-US"/>
        </w:rPr>
        <w:t xml:space="preserve">perspective, we </w:t>
      </w:r>
      <w:proofErr w:type="gramStart"/>
      <w:r w:rsidR="64EB9A8F" w:rsidRPr="38B5D2BB">
        <w:rPr>
          <w:lang w:val="en-US"/>
        </w:rPr>
        <w:t>distinct</w:t>
      </w:r>
      <w:proofErr w:type="gramEnd"/>
      <w:r w:rsidR="64EB9A8F" w:rsidRPr="38B5D2BB">
        <w:rPr>
          <w:lang w:val="en-US"/>
        </w:rPr>
        <w:t xml:space="preserve"> the </w:t>
      </w:r>
      <w:r w:rsidR="66B50148" w:rsidRPr="38B5D2BB">
        <w:rPr>
          <w:lang w:val="en-US"/>
        </w:rPr>
        <w:t xml:space="preserve">object, the event and the </w:t>
      </w:r>
      <w:r w:rsidR="64EB9A8F" w:rsidRPr="38B5D2BB">
        <w:rPr>
          <w:lang w:val="en-US"/>
        </w:rPr>
        <w:t>task</w:t>
      </w:r>
      <w:r w:rsidR="57227D78" w:rsidRPr="38B5D2BB">
        <w:rPr>
          <w:lang w:val="en-US"/>
        </w:rPr>
        <w:t xml:space="preserve">.  </w:t>
      </w:r>
      <w:r w:rsidR="7F595381" w:rsidRPr="38B5D2BB">
        <w:rPr>
          <w:lang w:val="en-US"/>
        </w:rPr>
        <w:t>T</w:t>
      </w:r>
      <w:r w:rsidR="57227D78" w:rsidRPr="38B5D2BB">
        <w:rPr>
          <w:lang w:val="en-US"/>
        </w:rPr>
        <w:t>he task</w:t>
      </w:r>
      <w:r w:rsidR="0A721407" w:rsidRPr="38B5D2BB">
        <w:rPr>
          <w:lang w:val="en-US"/>
        </w:rPr>
        <w:t xml:space="preserve"> </w:t>
      </w:r>
      <w:r w:rsidR="7F595381" w:rsidRPr="38B5D2BB">
        <w:rPr>
          <w:lang w:val="en-US"/>
        </w:rPr>
        <w:t xml:space="preserve">object </w:t>
      </w:r>
      <w:r w:rsidR="0A721407" w:rsidRPr="38B5D2BB">
        <w:rPr>
          <w:lang w:val="en-US"/>
        </w:rPr>
        <w:t xml:space="preserve">contains </w:t>
      </w:r>
      <w:r w:rsidR="7F595381" w:rsidRPr="38B5D2BB">
        <w:rPr>
          <w:lang w:val="en-US"/>
        </w:rPr>
        <w:t xml:space="preserve">generic </w:t>
      </w:r>
      <w:r w:rsidR="0A721407" w:rsidRPr="38B5D2BB">
        <w:rPr>
          <w:lang w:val="en-US"/>
        </w:rPr>
        <w:t>information like a type, a status, an assignee, etc</w:t>
      </w:r>
      <w:r w:rsidR="7F595381" w:rsidRPr="38B5D2BB">
        <w:rPr>
          <w:lang w:val="en-US"/>
        </w:rPr>
        <w:t>.  The object</w:t>
      </w:r>
      <w:r w:rsidR="520E9005" w:rsidRPr="38B5D2BB">
        <w:rPr>
          <w:lang w:val="en-US"/>
        </w:rPr>
        <w:t xml:space="preserve"> (on which the event occurred)</w:t>
      </w:r>
      <w:r w:rsidR="7F595381" w:rsidRPr="38B5D2BB">
        <w:rPr>
          <w:lang w:val="en-US"/>
        </w:rPr>
        <w:t xml:space="preserve"> and the event contain </w:t>
      </w:r>
      <w:proofErr w:type="gramStart"/>
      <w:r w:rsidR="7F595381" w:rsidRPr="38B5D2BB">
        <w:rPr>
          <w:lang w:val="en-US"/>
        </w:rPr>
        <w:t>the information</w:t>
      </w:r>
      <w:proofErr w:type="gramEnd"/>
      <w:r w:rsidR="7F595381" w:rsidRPr="38B5D2BB">
        <w:rPr>
          <w:lang w:val="en-US"/>
        </w:rPr>
        <w:t xml:space="preserve"> which </w:t>
      </w:r>
      <w:r w:rsidR="7A1AA993" w:rsidRPr="38B5D2BB">
        <w:rPr>
          <w:lang w:val="en-US"/>
        </w:rPr>
        <w:t xml:space="preserve">is </w:t>
      </w:r>
      <w:r w:rsidR="7F595381" w:rsidRPr="38B5D2BB">
        <w:rPr>
          <w:lang w:val="en-US"/>
        </w:rPr>
        <w:t>specific to the type of task.</w:t>
      </w:r>
      <w:r w:rsidR="4D4122A5" w:rsidRPr="38B5D2BB">
        <w:rPr>
          <w:lang w:val="en-US"/>
        </w:rPr>
        <w:t xml:space="preserve"> Depending on the </w:t>
      </w:r>
      <w:r w:rsidR="04138C96" w:rsidRPr="38B5D2BB">
        <w:rPr>
          <w:lang w:val="en-US"/>
        </w:rPr>
        <w:t>type of task, the event information can be stored within the related object.</w:t>
      </w:r>
    </w:p>
    <w:p w14:paraId="73B60C0C" w14:textId="68AFBBA3" w:rsidR="003B4DEE" w:rsidRDefault="003B4DEE" w:rsidP="004B6664">
      <w:pPr>
        <w:pStyle w:val="Currenttext"/>
        <w:rPr>
          <w:lang w:val="en-US"/>
        </w:rPr>
      </w:pPr>
      <w:r>
        <w:rPr>
          <w:lang w:val="en-US"/>
        </w:rPr>
        <w:lastRenderedPageBreak/>
        <w:t xml:space="preserve">On one object we can have several events and pending tasks.  </w:t>
      </w:r>
      <w:r w:rsidR="00E03C32">
        <w:rPr>
          <w:lang w:val="en-US"/>
        </w:rPr>
        <w:t>Some dependencies may exist between task</w:t>
      </w:r>
      <w:r w:rsidR="00DC3789">
        <w:rPr>
          <w:lang w:val="en-US"/>
        </w:rPr>
        <w:t>s (as for example between the KYT resolution and the document request). The service managing the status of the related object must deal with these dependencies.</w:t>
      </w:r>
    </w:p>
    <w:p w14:paraId="12BFAC6A" w14:textId="7A7428DA" w:rsidR="00DC3789" w:rsidRDefault="00DC3789" w:rsidP="004B6664">
      <w:pPr>
        <w:pStyle w:val="Currenttext"/>
        <w:rPr>
          <w:lang w:val="en-US"/>
        </w:rPr>
      </w:pPr>
      <w:r>
        <w:rPr>
          <w:lang w:val="en-US"/>
        </w:rPr>
        <w:t>The status of a task is simple: a task is open, then closed when realized (whatever the result of the task)</w:t>
      </w:r>
      <w:r w:rsidR="00323F25">
        <w:rPr>
          <w:lang w:val="en-US"/>
        </w:rPr>
        <w:t xml:space="preserve"> or cancelled if the task is not relevant anymore (e.g. </w:t>
      </w:r>
      <w:r w:rsidR="005E5DE4">
        <w:rPr>
          <w:lang w:val="en-US"/>
        </w:rPr>
        <w:t>a travel rule task could become not relevant if there is a KYT decision to refuse the operation).</w:t>
      </w:r>
    </w:p>
    <w:p w14:paraId="226EC9BD" w14:textId="34E136BC" w:rsidR="00057F44" w:rsidRDefault="00057F44" w:rsidP="004B6664">
      <w:pPr>
        <w:pStyle w:val="Currenttext"/>
        <w:rPr>
          <w:lang w:val="en-US"/>
        </w:rPr>
      </w:pPr>
      <w:proofErr w:type="gramStart"/>
      <w:r>
        <w:rPr>
          <w:lang w:val="en-US"/>
        </w:rPr>
        <w:t>Form</w:t>
      </w:r>
      <w:proofErr w:type="gramEnd"/>
      <w:r>
        <w:rPr>
          <w:lang w:val="en-US"/>
        </w:rPr>
        <w:t xml:space="preserve"> an API point of view</w:t>
      </w:r>
      <w:r w:rsidR="00592A09">
        <w:rPr>
          <w:lang w:val="en-US"/>
        </w:rPr>
        <w:t xml:space="preserve">, </w:t>
      </w:r>
      <w:r w:rsidR="00605FC1">
        <w:rPr>
          <w:lang w:val="en-US"/>
        </w:rPr>
        <w:t>we have the following behavior:</w:t>
      </w:r>
    </w:p>
    <w:p w14:paraId="4ACC1738" w14:textId="122BFDD8" w:rsidR="00605FC1" w:rsidRDefault="00605FC1" w:rsidP="00643D41">
      <w:pPr>
        <w:pStyle w:val="Currenttext"/>
        <w:numPr>
          <w:ilvl w:val="0"/>
          <w:numId w:val="55"/>
        </w:numPr>
        <w:rPr>
          <w:lang w:val="en-US"/>
        </w:rPr>
      </w:pPr>
      <w:r>
        <w:rPr>
          <w:lang w:val="en-US"/>
        </w:rPr>
        <w:t xml:space="preserve">The GET /tasks endpoint retrieves the information on </w:t>
      </w:r>
      <w:r w:rsidR="00E6230D">
        <w:rPr>
          <w:lang w:val="en-US"/>
        </w:rPr>
        <w:t xml:space="preserve">a (list of) </w:t>
      </w:r>
      <w:r>
        <w:rPr>
          <w:lang w:val="en-US"/>
        </w:rPr>
        <w:t xml:space="preserve">task </w:t>
      </w:r>
      <w:r w:rsidR="00E6230D">
        <w:rPr>
          <w:lang w:val="en-US"/>
        </w:rPr>
        <w:t>including</w:t>
      </w:r>
      <w:r>
        <w:rPr>
          <w:lang w:val="en-US"/>
        </w:rPr>
        <w:t xml:space="preserve"> </w:t>
      </w:r>
      <w:r w:rsidR="00823BDA">
        <w:rPr>
          <w:lang w:val="en-US"/>
        </w:rPr>
        <w:t>the event</w:t>
      </w:r>
      <w:r>
        <w:rPr>
          <w:lang w:val="en-US"/>
        </w:rPr>
        <w:t xml:space="preserve"> </w:t>
      </w:r>
      <w:r w:rsidR="00E6230D">
        <w:rPr>
          <w:lang w:val="en-US"/>
        </w:rPr>
        <w:t>data</w:t>
      </w:r>
      <w:r w:rsidR="00877679">
        <w:rPr>
          <w:lang w:val="en-US"/>
        </w:rPr>
        <w:t xml:space="preserve"> </w:t>
      </w:r>
      <w:r>
        <w:rPr>
          <w:lang w:val="en-US"/>
        </w:rPr>
        <w:t>(the specific part)</w:t>
      </w:r>
      <w:r w:rsidR="00777325">
        <w:rPr>
          <w:lang w:val="en-US"/>
        </w:rPr>
        <w:t>.  It’s a public endpoint (i.e. accessible by the UI)</w:t>
      </w:r>
    </w:p>
    <w:p w14:paraId="30A1C0D8" w14:textId="61FA46E0" w:rsidR="00605FC1" w:rsidRDefault="00605FC1" w:rsidP="00643D41">
      <w:pPr>
        <w:pStyle w:val="Currenttext"/>
        <w:numPr>
          <w:ilvl w:val="0"/>
          <w:numId w:val="55"/>
        </w:numPr>
        <w:rPr>
          <w:lang w:val="en-US"/>
        </w:rPr>
      </w:pPr>
      <w:r>
        <w:rPr>
          <w:lang w:val="en-US"/>
        </w:rPr>
        <w:t>The PATCH /</w:t>
      </w:r>
      <w:proofErr w:type="gramStart"/>
      <w:r>
        <w:rPr>
          <w:lang w:val="en-US"/>
        </w:rPr>
        <w:t>tasks</w:t>
      </w:r>
      <w:r w:rsidR="00777325">
        <w:rPr>
          <w:lang w:val="en-US"/>
        </w:rPr>
        <w:t>/{</w:t>
      </w:r>
      <w:proofErr w:type="spellStart"/>
      <w:proofErr w:type="gramEnd"/>
      <w:r w:rsidR="00777325">
        <w:rPr>
          <w:lang w:val="en-US"/>
        </w:rPr>
        <w:t>taskId</w:t>
      </w:r>
      <w:proofErr w:type="spellEnd"/>
      <w:r w:rsidR="00777325">
        <w:rPr>
          <w:lang w:val="en-US"/>
        </w:rPr>
        <w:t>}</w:t>
      </w:r>
      <w:r>
        <w:rPr>
          <w:lang w:val="en-US"/>
        </w:rPr>
        <w:t xml:space="preserve"> endpoint </w:t>
      </w:r>
      <w:r w:rsidR="00752545">
        <w:rPr>
          <w:lang w:val="en-US"/>
        </w:rPr>
        <w:t xml:space="preserve">updates the information on </w:t>
      </w:r>
      <w:r w:rsidR="00877679">
        <w:rPr>
          <w:lang w:val="en-US"/>
        </w:rPr>
        <w:t>a</w:t>
      </w:r>
      <w:r w:rsidR="00752545">
        <w:rPr>
          <w:lang w:val="en-US"/>
        </w:rPr>
        <w:t xml:space="preserve"> task </w:t>
      </w:r>
      <w:r w:rsidR="002740E8">
        <w:rPr>
          <w:lang w:val="en-US"/>
        </w:rPr>
        <w:t>and/or</w:t>
      </w:r>
      <w:r w:rsidR="00752545">
        <w:rPr>
          <w:lang w:val="en-US"/>
        </w:rPr>
        <w:t xml:space="preserve"> on </w:t>
      </w:r>
      <w:r w:rsidR="00823BDA">
        <w:rPr>
          <w:lang w:val="en-US"/>
        </w:rPr>
        <w:t>the event</w:t>
      </w:r>
      <w:r w:rsidR="00752545">
        <w:rPr>
          <w:lang w:val="en-US"/>
        </w:rPr>
        <w:t>.  It’s a public endpoint.</w:t>
      </w:r>
      <w:r w:rsidR="0031075C">
        <w:rPr>
          <w:lang w:val="en-US"/>
        </w:rPr>
        <w:t xml:space="preserve">  This one triggers the update of the event (or object) if needed.</w:t>
      </w:r>
    </w:p>
    <w:p w14:paraId="519974B8" w14:textId="7F361CC5" w:rsidR="00E012F3" w:rsidRDefault="00E012F3" w:rsidP="00643D41">
      <w:pPr>
        <w:pStyle w:val="Currenttext"/>
        <w:numPr>
          <w:ilvl w:val="0"/>
          <w:numId w:val="55"/>
        </w:numPr>
        <w:rPr>
          <w:lang w:val="en-US"/>
        </w:rPr>
      </w:pPr>
      <w:r>
        <w:rPr>
          <w:lang w:val="en-US"/>
        </w:rPr>
        <w:t>The DELETE/</w:t>
      </w:r>
      <w:proofErr w:type="gramStart"/>
      <w:r>
        <w:rPr>
          <w:lang w:val="en-US"/>
        </w:rPr>
        <w:t>tasks/</w:t>
      </w:r>
      <w:r w:rsidR="00877679">
        <w:rPr>
          <w:lang w:val="en-US"/>
        </w:rPr>
        <w:t>{</w:t>
      </w:r>
      <w:proofErr w:type="spellStart"/>
      <w:proofErr w:type="gramEnd"/>
      <w:r w:rsidR="00877679">
        <w:rPr>
          <w:lang w:val="en-US"/>
        </w:rPr>
        <w:t>taskId</w:t>
      </w:r>
      <w:proofErr w:type="spellEnd"/>
      <w:r w:rsidR="00877679">
        <w:rPr>
          <w:lang w:val="en-US"/>
        </w:rPr>
        <w:t xml:space="preserve">} endpoint </w:t>
      </w:r>
      <w:r w:rsidR="002740E8">
        <w:rPr>
          <w:lang w:val="en-US"/>
        </w:rPr>
        <w:t>cancels</w:t>
      </w:r>
      <w:r w:rsidR="00877679">
        <w:rPr>
          <w:lang w:val="en-US"/>
        </w:rPr>
        <w:t xml:space="preserve"> a task.</w:t>
      </w:r>
    </w:p>
    <w:p w14:paraId="60BA5D4D" w14:textId="2B303358" w:rsidR="0031075C" w:rsidRDefault="0031075C" w:rsidP="0031075C">
      <w:pPr>
        <w:pStyle w:val="Currenttext"/>
        <w:rPr>
          <w:lang w:val="en-US"/>
        </w:rPr>
      </w:pPr>
      <w:r>
        <w:rPr>
          <w:lang w:val="en-US"/>
        </w:rPr>
        <w:t xml:space="preserve">Next to these public endpoints, there are internal endpoints that allow updating the </w:t>
      </w:r>
      <w:r w:rsidR="00015DFE">
        <w:rPr>
          <w:lang w:val="en-US"/>
        </w:rPr>
        <w:t>event (or objects) which are triggered by the PATCH /tasks endpoint.  The next paragraph details</w:t>
      </w:r>
      <w:r w:rsidR="00A64A5B">
        <w:rPr>
          <w:lang w:val="en-US"/>
        </w:rPr>
        <w:t xml:space="preserve"> the behavior of the different types of </w:t>
      </w:r>
      <w:r w:rsidR="004E45D8">
        <w:rPr>
          <w:lang w:val="en-US"/>
        </w:rPr>
        <w:t>tasks</w:t>
      </w:r>
      <w:r w:rsidR="00C720AA">
        <w:rPr>
          <w:lang w:val="en-US"/>
        </w:rPr>
        <w:t>.</w:t>
      </w:r>
    </w:p>
    <w:p w14:paraId="5F431F5F" w14:textId="28F33CFF" w:rsidR="00A64A5B" w:rsidRDefault="00170D4B" w:rsidP="004E45D8">
      <w:pPr>
        <w:pStyle w:val="Title3"/>
        <w:rPr>
          <w:lang w:val="en-US"/>
        </w:rPr>
      </w:pPr>
      <w:bookmarkStart w:id="129" w:name="_Toc226736243"/>
      <w:r>
        <w:rPr>
          <w:lang w:val="en-US"/>
        </w:rPr>
        <w:t>Operation pending KYT</w:t>
      </w:r>
      <w:bookmarkEnd w:id="129"/>
    </w:p>
    <w:p w14:paraId="1AD298B8" w14:textId="77777777" w:rsidR="008574D6" w:rsidRPr="00ED7761" w:rsidRDefault="008574D6" w:rsidP="00ED7761">
      <w:pPr>
        <w:pStyle w:val="Currenttext"/>
        <w:rPr>
          <w:lang w:val="en-US"/>
        </w:rPr>
      </w:pPr>
      <w:r w:rsidRPr="008574D6">
        <w:rPr>
          <w:b/>
          <w:bCs/>
          <w:lang w:val="en-US"/>
        </w:rPr>
        <w:t>Process</w:t>
      </w:r>
      <w:r w:rsidRPr="008574D6">
        <w:rPr>
          <w:lang w:val="en-US"/>
        </w:rPr>
        <w:t>: a deposit or withdrawal is screened by Chainalysis and Chainalysis returns an alert.  A bank user must decide to accept or reject the operation.</w:t>
      </w:r>
    </w:p>
    <w:p w14:paraId="1C398EF5" w14:textId="77777777" w:rsidR="008574D6" w:rsidRPr="00ED7761" w:rsidRDefault="008574D6" w:rsidP="00ED7761">
      <w:pPr>
        <w:pStyle w:val="Currenttext"/>
        <w:rPr>
          <w:lang w:val="en-US"/>
        </w:rPr>
      </w:pPr>
      <w:r w:rsidRPr="008574D6">
        <w:rPr>
          <w:b/>
          <w:bCs/>
          <w:lang w:val="en-US"/>
        </w:rPr>
        <w:t>Object</w:t>
      </w:r>
      <w:r w:rsidRPr="008574D6">
        <w:rPr>
          <w:lang w:val="en-US"/>
        </w:rPr>
        <w:t>: the operation</w:t>
      </w:r>
    </w:p>
    <w:p w14:paraId="672E04C0" w14:textId="77777777" w:rsidR="008574D6" w:rsidRPr="00ED7761" w:rsidRDefault="008574D6" w:rsidP="00ED7761">
      <w:pPr>
        <w:pStyle w:val="Currenttext"/>
        <w:rPr>
          <w:lang w:val="en-US"/>
        </w:rPr>
      </w:pPr>
      <w:r w:rsidRPr="008574D6">
        <w:rPr>
          <w:b/>
          <w:bCs/>
          <w:lang w:val="en-US"/>
        </w:rPr>
        <w:t>Event</w:t>
      </w:r>
      <w:r w:rsidRPr="008574D6">
        <w:rPr>
          <w:lang w:val="en-US"/>
        </w:rPr>
        <w:t xml:space="preserve">: the Chainalysis screening, and its related data.  Data are the Chainalysis ones (e.g. severity, </w:t>
      </w:r>
      <w:proofErr w:type="spellStart"/>
      <w:r w:rsidRPr="008574D6">
        <w:rPr>
          <w:lang w:val="en-US"/>
        </w:rPr>
        <w:t>etc</w:t>
      </w:r>
      <w:proofErr w:type="spellEnd"/>
      <w:r w:rsidRPr="008574D6">
        <w:rPr>
          <w:lang w:val="en-US"/>
        </w:rPr>
        <w:t xml:space="preserve">) but also some SCS </w:t>
      </w:r>
      <w:proofErr w:type="gramStart"/>
      <w:r w:rsidRPr="008574D6">
        <w:rPr>
          <w:lang w:val="en-US"/>
        </w:rPr>
        <w:t>one</w:t>
      </w:r>
      <w:proofErr w:type="gramEnd"/>
      <w:r w:rsidRPr="008574D6">
        <w:rPr>
          <w:lang w:val="en-US"/>
        </w:rPr>
        <w:t xml:space="preserve"> (e.g. user decision, comments, </w:t>
      </w:r>
      <w:proofErr w:type="spellStart"/>
      <w:r w:rsidRPr="008574D6">
        <w:rPr>
          <w:lang w:val="en-US"/>
        </w:rPr>
        <w:t>etc</w:t>
      </w:r>
      <w:proofErr w:type="spellEnd"/>
      <w:r w:rsidRPr="008574D6">
        <w:rPr>
          <w:lang w:val="en-US"/>
        </w:rPr>
        <w:t>).</w:t>
      </w:r>
    </w:p>
    <w:p w14:paraId="6B7918FB" w14:textId="1A368596" w:rsidR="008574D6" w:rsidRPr="00ED7761" w:rsidRDefault="008574D6" w:rsidP="00ED7761">
      <w:pPr>
        <w:pStyle w:val="Currenttext"/>
        <w:rPr>
          <w:lang w:val="en-US"/>
        </w:rPr>
      </w:pPr>
      <w:r w:rsidRPr="008574D6">
        <w:rPr>
          <w:lang w:val="en-US"/>
        </w:rPr>
        <w:t>Practically the screening data (event) can be stored with the operation (object).</w:t>
      </w:r>
    </w:p>
    <w:p w14:paraId="1FC05038" w14:textId="450F1B7F" w:rsidR="008574D6" w:rsidRPr="00ED7761" w:rsidRDefault="008574D6" w:rsidP="00ED7761">
      <w:pPr>
        <w:pStyle w:val="Currenttext"/>
        <w:rPr>
          <w:lang w:val="en-US"/>
        </w:rPr>
      </w:pPr>
      <w:r w:rsidRPr="008574D6">
        <w:rPr>
          <w:lang w:val="en-US"/>
        </w:rPr>
        <w:t xml:space="preserve">The endpoint GET /tasks, with filter </w:t>
      </w:r>
      <w:proofErr w:type="spellStart"/>
      <w:r w:rsidRPr="008574D6">
        <w:rPr>
          <w:lang w:val="en-US"/>
        </w:rPr>
        <w:t>taskType</w:t>
      </w:r>
      <w:proofErr w:type="spellEnd"/>
      <w:r w:rsidRPr="008574D6">
        <w:rPr>
          <w:lang w:val="en-US"/>
        </w:rPr>
        <w:t xml:space="preserve"> and </w:t>
      </w:r>
      <w:proofErr w:type="spellStart"/>
      <w:r w:rsidRPr="008574D6">
        <w:rPr>
          <w:lang w:val="en-US"/>
        </w:rPr>
        <w:t>userId</w:t>
      </w:r>
      <w:proofErr w:type="spellEnd"/>
      <w:r w:rsidRPr="008574D6">
        <w:rPr>
          <w:lang w:val="en-US"/>
        </w:rPr>
        <w:t xml:space="preserve"> </w:t>
      </w:r>
      <w:proofErr w:type="gramStart"/>
      <w:r w:rsidRPr="008574D6">
        <w:rPr>
          <w:lang w:val="en-US"/>
        </w:rPr>
        <w:t>allows</w:t>
      </w:r>
      <w:proofErr w:type="gramEnd"/>
      <w:r w:rsidRPr="008574D6">
        <w:rPr>
          <w:lang w:val="en-US"/>
        </w:rPr>
        <w:t xml:space="preserve"> to list all the KYT action</w:t>
      </w:r>
      <w:r>
        <w:rPr>
          <w:lang w:val="en-US"/>
        </w:rPr>
        <w:t>s</w:t>
      </w:r>
      <w:r w:rsidRPr="008574D6">
        <w:rPr>
          <w:lang w:val="en-US"/>
        </w:rPr>
        <w:t xml:space="preserve"> a user must do.</w:t>
      </w:r>
    </w:p>
    <w:p w14:paraId="2FD231B6" w14:textId="77777777" w:rsidR="008574D6" w:rsidRPr="00ED7761" w:rsidRDefault="008574D6" w:rsidP="00ED7761">
      <w:pPr>
        <w:pStyle w:val="Currenttext"/>
        <w:rPr>
          <w:lang w:val="en-US"/>
        </w:rPr>
      </w:pPr>
      <w:r w:rsidRPr="008574D6">
        <w:rPr>
          <w:lang w:val="en-US"/>
        </w:rPr>
        <w:t>The endpoint PATCH /</w:t>
      </w:r>
      <w:proofErr w:type="gramStart"/>
      <w:r w:rsidRPr="008574D6">
        <w:rPr>
          <w:lang w:val="en-US"/>
        </w:rPr>
        <w:t>tasks/{</w:t>
      </w:r>
      <w:proofErr w:type="spellStart"/>
      <w:proofErr w:type="gramEnd"/>
      <w:r w:rsidRPr="008574D6">
        <w:rPr>
          <w:lang w:val="en-US"/>
        </w:rPr>
        <w:t>taskId</w:t>
      </w:r>
      <w:proofErr w:type="spellEnd"/>
      <w:r w:rsidRPr="008574D6">
        <w:rPr>
          <w:lang w:val="en-US"/>
        </w:rPr>
        <w:t>} allows to update the task, either to:</w:t>
      </w:r>
    </w:p>
    <w:p w14:paraId="2DC9E3E4" w14:textId="77777777" w:rsidR="008574D6" w:rsidRPr="00ED7761" w:rsidRDefault="008574D6" w:rsidP="00ED7761">
      <w:pPr>
        <w:pStyle w:val="Currenttext"/>
        <w:numPr>
          <w:ilvl w:val="0"/>
          <w:numId w:val="128"/>
        </w:numPr>
        <w:rPr>
          <w:lang w:val="en-US"/>
        </w:rPr>
      </w:pPr>
      <w:r w:rsidRPr="008574D6">
        <w:rPr>
          <w:lang w:val="en-US"/>
        </w:rPr>
        <w:t>Complete event information, as user comments, or customer messages.</w:t>
      </w:r>
    </w:p>
    <w:p w14:paraId="35387453" w14:textId="0B94FC27" w:rsidR="008574D6" w:rsidRPr="00ED7761" w:rsidRDefault="008574D6" w:rsidP="00ED7761">
      <w:pPr>
        <w:pStyle w:val="Currenttext"/>
        <w:ind w:left="1287"/>
        <w:rPr>
          <w:lang w:val="en-US"/>
        </w:rPr>
      </w:pPr>
      <w:r w:rsidRPr="008574D6">
        <w:rPr>
          <w:lang w:val="en-US"/>
        </w:rPr>
        <w:t>This simply update</w:t>
      </w:r>
      <w:r>
        <w:rPr>
          <w:lang w:val="en-US"/>
        </w:rPr>
        <w:t>s</w:t>
      </w:r>
      <w:r w:rsidRPr="008574D6">
        <w:rPr>
          <w:lang w:val="en-US"/>
        </w:rPr>
        <w:t xml:space="preserve"> the event information, through the internal API PATCH /</w:t>
      </w:r>
      <w:proofErr w:type="gramStart"/>
      <w:r w:rsidRPr="008574D6">
        <w:rPr>
          <w:lang w:val="en-US"/>
        </w:rPr>
        <w:t>operations/{</w:t>
      </w:r>
      <w:proofErr w:type="spellStart"/>
      <w:r w:rsidRPr="008574D6">
        <w:rPr>
          <w:lang w:val="en-US"/>
        </w:rPr>
        <w:t>operationId</w:t>
      </w:r>
      <w:proofErr w:type="spellEnd"/>
      <w:r w:rsidRPr="008574D6">
        <w:rPr>
          <w:lang w:val="en-US"/>
        </w:rPr>
        <w:t>}/</w:t>
      </w:r>
      <w:proofErr w:type="spellStart"/>
      <w:proofErr w:type="gramEnd"/>
      <w:r w:rsidRPr="008574D6">
        <w:rPr>
          <w:lang w:val="en-US"/>
        </w:rPr>
        <w:t>trx</w:t>
      </w:r>
      <w:proofErr w:type="spellEnd"/>
      <w:r w:rsidRPr="008574D6">
        <w:rPr>
          <w:lang w:val="en-US"/>
        </w:rPr>
        <w:t>-screenings</w:t>
      </w:r>
    </w:p>
    <w:p w14:paraId="51D36D77" w14:textId="77777777" w:rsidR="008574D6" w:rsidRPr="00ED7761" w:rsidRDefault="008574D6" w:rsidP="00ED7761">
      <w:pPr>
        <w:pStyle w:val="Currenttext"/>
        <w:numPr>
          <w:ilvl w:val="0"/>
          <w:numId w:val="128"/>
        </w:numPr>
        <w:rPr>
          <w:lang w:val="en-US"/>
        </w:rPr>
      </w:pPr>
      <w:r w:rsidRPr="008574D6">
        <w:rPr>
          <w:lang w:val="en-US"/>
        </w:rPr>
        <w:t>Request the customer to provide documents.</w:t>
      </w:r>
    </w:p>
    <w:p w14:paraId="371B5BDA" w14:textId="77777777" w:rsidR="008574D6" w:rsidRPr="00ED7761" w:rsidRDefault="008574D6" w:rsidP="00ED7761">
      <w:pPr>
        <w:pStyle w:val="Currenttext"/>
        <w:ind w:left="1287"/>
        <w:rPr>
          <w:lang w:val="en-US"/>
        </w:rPr>
      </w:pPr>
      <w:r w:rsidRPr="008574D6">
        <w:rPr>
          <w:lang w:val="en-US"/>
        </w:rPr>
        <w:t>This requests to capture the request (including document type) through the PATCH /tasks endpoint.</w:t>
      </w:r>
    </w:p>
    <w:p w14:paraId="2F9F8A12" w14:textId="2F97348F" w:rsidR="008574D6" w:rsidRPr="00ED7761" w:rsidRDefault="008574D6" w:rsidP="00ED7761">
      <w:pPr>
        <w:pStyle w:val="Currenttext"/>
        <w:ind w:left="1287"/>
        <w:rPr>
          <w:lang w:val="en-US"/>
        </w:rPr>
      </w:pPr>
      <w:r w:rsidRPr="008574D6">
        <w:rPr>
          <w:lang w:val="en-US"/>
        </w:rPr>
        <w:t xml:space="preserve">The task service </w:t>
      </w:r>
      <w:proofErr w:type="gramStart"/>
      <w:r w:rsidRPr="008574D6">
        <w:rPr>
          <w:lang w:val="en-US"/>
        </w:rPr>
        <w:t>has to</w:t>
      </w:r>
      <w:proofErr w:type="gramEnd"/>
      <w:r w:rsidRPr="008574D6">
        <w:rPr>
          <w:lang w:val="en-US"/>
        </w:rPr>
        <w:t xml:space="preserve"> create a new task, assigned to the customer, so it can provide the document</w:t>
      </w:r>
      <w:r w:rsidR="00C07D18">
        <w:rPr>
          <w:lang w:val="en-US"/>
        </w:rPr>
        <w:t>.</w:t>
      </w:r>
    </w:p>
    <w:p w14:paraId="1680A025" w14:textId="77777777" w:rsidR="008574D6" w:rsidRPr="00ED7761" w:rsidRDefault="008574D6" w:rsidP="00ED7761">
      <w:pPr>
        <w:pStyle w:val="Currenttext"/>
        <w:ind w:left="1287"/>
        <w:rPr>
          <w:lang w:val="en-US"/>
        </w:rPr>
      </w:pPr>
      <w:r w:rsidRPr="008574D6">
        <w:rPr>
          <w:lang w:val="en-US"/>
        </w:rPr>
        <w:t>The current task is kept open, so the bank user can continue to update it.</w:t>
      </w:r>
    </w:p>
    <w:p w14:paraId="5F8C697B" w14:textId="77777777" w:rsidR="008574D6" w:rsidRPr="00ED7761" w:rsidRDefault="008574D6" w:rsidP="00ED7761">
      <w:pPr>
        <w:pStyle w:val="Currenttext"/>
        <w:numPr>
          <w:ilvl w:val="0"/>
          <w:numId w:val="128"/>
        </w:numPr>
        <w:rPr>
          <w:lang w:val="en-US"/>
        </w:rPr>
      </w:pPr>
      <w:r w:rsidRPr="008574D6">
        <w:rPr>
          <w:lang w:val="en-US"/>
        </w:rPr>
        <w:t>Accept or refuse the operation.</w:t>
      </w:r>
    </w:p>
    <w:p w14:paraId="28B77CCF" w14:textId="0904969B" w:rsidR="008574D6" w:rsidRPr="00ED7761" w:rsidRDefault="008574D6" w:rsidP="00ED7761">
      <w:pPr>
        <w:pStyle w:val="Currenttext"/>
        <w:ind w:left="1287"/>
        <w:rPr>
          <w:lang w:val="en-US"/>
        </w:rPr>
      </w:pPr>
      <w:r w:rsidRPr="008574D6">
        <w:rPr>
          <w:lang w:val="en-US"/>
        </w:rPr>
        <w:t>This updates the operation status and trigger</w:t>
      </w:r>
      <w:r w:rsidR="00C07D18">
        <w:rPr>
          <w:lang w:val="en-US"/>
        </w:rPr>
        <w:t>s</w:t>
      </w:r>
      <w:r w:rsidRPr="008574D6">
        <w:rPr>
          <w:lang w:val="en-US"/>
        </w:rPr>
        <w:t xml:space="preserve"> its execution or cancellation.  The task is set to close.</w:t>
      </w:r>
    </w:p>
    <w:p w14:paraId="47C14171" w14:textId="41156986" w:rsidR="00314EB9" w:rsidRDefault="00314EB9" w:rsidP="0DC25601">
      <w:pPr>
        <w:pStyle w:val="Currenttext"/>
      </w:pPr>
      <w:r w:rsidRPr="0DC25601">
        <w:t>The endpoint DELETE /tasks/{</w:t>
      </w:r>
      <w:proofErr w:type="spellStart"/>
      <w:r w:rsidRPr="0DC25601">
        <w:t>taskId</w:t>
      </w:r>
      <w:proofErr w:type="spellEnd"/>
      <w:r w:rsidRPr="0DC25601">
        <w:t xml:space="preserve">} allows to cancel the task.  </w:t>
      </w:r>
      <w:r w:rsidR="00673420" w:rsidRPr="0DC25601">
        <w:t>For example, i</w:t>
      </w:r>
      <w:r w:rsidRPr="0DC25601">
        <w:t>f the operation is cancelled, the operation service should check if a task exists and cancel it.</w:t>
      </w:r>
    </w:p>
    <w:p w14:paraId="202A97C0" w14:textId="00E59516" w:rsidR="00911CD7" w:rsidRDefault="00911CD7" w:rsidP="00ED7761">
      <w:pPr>
        <w:pStyle w:val="Currenttext"/>
        <w:rPr>
          <w:lang w:val="en-US"/>
        </w:rPr>
      </w:pPr>
      <w:r>
        <w:rPr>
          <w:lang w:val="en-US"/>
        </w:rPr>
        <w:t xml:space="preserve">Cf. also § </w:t>
      </w:r>
      <w:r>
        <w:rPr>
          <w:lang w:val="en-US"/>
        </w:rPr>
        <w:fldChar w:fldCharType="begin"/>
      </w:r>
      <w:r>
        <w:rPr>
          <w:lang w:val="en-US"/>
        </w:rPr>
        <w:instrText xml:space="preserve"> REF _Ref203062889 \r \h </w:instrText>
      </w:r>
      <w:r>
        <w:rPr>
          <w:lang w:val="en-US"/>
        </w:rPr>
      </w:r>
      <w:r>
        <w:rPr>
          <w:lang w:val="en-US"/>
        </w:rPr>
        <w:fldChar w:fldCharType="separate"/>
      </w:r>
      <w:r>
        <w:rPr>
          <w:lang w:val="en-US"/>
        </w:rPr>
        <w:t>3.12</w:t>
      </w:r>
      <w:r>
        <w:rPr>
          <w:lang w:val="en-US"/>
        </w:rPr>
        <w:fldChar w:fldCharType="end"/>
      </w:r>
      <w:r>
        <w:rPr>
          <w:lang w:val="en-US"/>
        </w:rPr>
        <w:t xml:space="preserve"> for an illustration of this use case.</w:t>
      </w:r>
    </w:p>
    <w:p w14:paraId="2B86163C" w14:textId="38095E3C" w:rsidR="00170D4B" w:rsidRDefault="00170D4B" w:rsidP="004E45D8">
      <w:pPr>
        <w:pStyle w:val="Title3"/>
        <w:rPr>
          <w:lang w:val="en-US"/>
        </w:rPr>
      </w:pPr>
      <w:bookmarkStart w:id="130" w:name="_Toc226736244"/>
      <w:r>
        <w:rPr>
          <w:lang w:val="en-US"/>
        </w:rPr>
        <w:t>Document request</w:t>
      </w:r>
      <w:bookmarkEnd w:id="130"/>
    </w:p>
    <w:p w14:paraId="667D0DD2" w14:textId="77777777" w:rsidR="00C95355" w:rsidRPr="00ED7761" w:rsidRDefault="00C95355" w:rsidP="00ED7761">
      <w:pPr>
        <w:pStyle w:val="Currenttext"/>
        <w:rPr>
          <w:lang w:val="en-US"/>
        </w:rPr>
      </w:pPr>
      <w:r w:rsidRPr="00A16ACB">
        <w:rPr>
          <w:b/>
          <w:bCs/>
          <w:lang w:val="en-US"/>
        </w:rPr>
        <w:t>Process</w:t>
      </w:r>
      <w:r w:rsidRPr="00A16ACB">
        <w:rPr>
          <w:lang w:val="en-US"/>
        </w:rPr>
        <w:t xml:space="preserve">: A task on KYT </w:t>
      </w:r>
      <w:proofErr w:type="gramStart"/>
      <w:r w:rsidRPr="00A16ACB">
        <w:rPr>
          <w:lang w:val="en-US"/>
        </w:rPr>
        <w:t>exist</w:t>
      </w:r>
      <w:proofErr w:type="gramEnd"/>
      <w:r w:rsidRPr="00A16ACB">
        <w:rPr>
          <w:lang w:val="en-US"/>
        </w:rPr>
        <w:t>, the bank user requests the customer to provide proof.</w:t>
      </w:r>
    </w:p>
    <w:p w14:paraId="66882BCB" w14:textId="77777777" w:rsidR="00C95355" w:rsidRPr="00ED7761" w:rsidRDefault="00C95355" w:rsidP="00ED7761">
      <w:pPr>
        <w:pStyle w:val="Currenttext"/>
        <w:rPr>
          <w:lang w:val="en-US"/>
        </w:rPr>
      </w:pPr>
      <w:r w:rsidRPr="00A16ACB">
        <w:rPr>
          <w:b/>
          <w:bCs/>
          <w:lang w:val="en-US"/>
        </w:rPr>
        <w:t>Object</w:t>
      </w:r>
      <w:r w:rsidRPr="00A16ACB">
        <w:rPr>
          <w:lang w:val="en-US"/>
        </w:rPr>
        <w:t>: the operation</w:t>
      </w:r>
    </w:p>
    <w:p w14:paraId="11050A47" w14:textId="77777777" w:rsidR="00C95355" w:rsidRPr="00ED7761" w:rsidRDefault="00C95355" w:rsidP="00ED7761">
      <w:pPr>
        <w:pStyle w:val="Currenttext"/>
        <w:rPr>
          <w:lang w:val="en-US"/>
        </w:rPr>
      </w:pPr>
      <w:r w:rsidRPr="00A16ACB">
        <w:rPr>
          <w:b/>
          <w:bCs/>
          <w:lang w:val="en-US"/>
        </w:rPr>
        <w:t>Event</w:t>
      </w:r>
      <w:r w:rsidRPr="00A16ACB">
        <w:rPr>
          <w:lang w:val="en-US"/>
        </w:rPr>
        <w:t xml:space="preserve">: the document request, which </w:t>
      </w:r>
      <w:proofErr w:type="gramStart"/>
      <w:r w:rsidRPr="00A16ACB">
        <w:rPr>
          <w:lang w:val="en-US"/>
        </w:rPr>
        <w:t>complete</w:t>
      </w:r>
      <w:proofErr w:type="gramEnd"/>
      <w:r w:rsidRPr="00A16ACB">
        <w:rPr>
          <w:lang w:val="en-US"/>
        </w:rPr>
        <w:t xml:space="preserve"> the screening information (cf. previous case).</w:t>
      </w:r>
    </w:p>
    <w:p w14:paraId="0967FF1E" w14:textId="77777777" w:rsidR="00C95355" w:rsidRPr="00ED7761" w:rsidRDefault="00C95355" w:rsidP="00ED7761">
      <w:pPr>
        <w:pStyle w:val="Currenttext"/>
        <w:rPr>
          <w:lang w:val="en-US"/>
        </w:rPr>
      </w:pPr>
      <w:r w:rsidRPr="00A16ACB">
        <w:rPr>
          <w:lang w:val="en-US"/>
        </w:rPr>
        <w:t xml:space="preserve">Practically a document type and reference </w:t>
      </w:r>
      <w:proofErr w:type="gramStart"/>
      <w:r w:rsidRPr="00A16ACB">
        <w:rPr>
          <w:lang w:val="en-US"/>
        </w:rPr>
        <w:t>is</w:t>
      </w:r>
      <w:proofErr w:type="gramEnd"/>
      <w:r w:rsidRPr="00A16ACB">
        <w:rPr>
          <w:lang w:val="en-US"/>
        </w:rPr>
        <w:t xml:space="preserve"> stored in complement to the screening data.  The document itself should be stored in </w:t>
      </w:r>
      <w:proofErr w:type="gramStart"/>
      <w:r w:rsidRPr="00A16ACB">
        <w:rPr>
          <w:lang w:val="en-US"/>
        </w:rPr>
        <w:t>a</w:t>
      </w:r>
      <w:proofErr w:type="gramEnd"/>
      <w:r w:rsidRPr="00A16ACB">
        <w:rPr>
          <w:lang w:val="en-US"/>
        </w:rPr>
        <w:t xml:space="preserve"> ECM (Enterprise Content Management system), which provides </w:t>
      </w:r>
      <w:proofErr w:type="gramStart"/>
      <w:r w:rsidRPr="00A16ACB">
        <w:rPr>
          <w:lang w:val="en-US"/>
        </w:rPr>
        <w:t>the document</w:t>
      </w:r>
      <w:proofErr w:type="gramEnd"/>
      <w:r w:rsidRPr="00A16ACB">
        <w:rPr>
          <w:lang w:val="en-US"/>
        </w:rPr>
        <w:t xml:space="preserve"> reference.  This ECM should be provided by the bank IT system, accessible through a CBS endpoint.</w:t>
      </w:r>
    </w:p>
    <w:p w14:paraId="75B2D3A6" w14:textId="77777777" w:rsidR="00C95355" w:rsidRPr="00ED7761" w:rsidRDefault="00C95355" w:rsidP="00ED7761">
      <w:pPr>
        <w:pStyle w:val="Currenttext"/>
        <w:rPr>
          <w:lang w:val="en-US"/>
        </w:rPr>
      </w:pPr>
      <w:r w:rsidRPr="00A16ACB">
        <w:rPr>
          <w:lang w:val="en-US"/>
        </w:rPr>
        <w:t xml:space="preserve">The endpoint GET /tasks, with filter </w:t>
      </w:r>
      <w:proofErr w:type="spellStart"/>
      <w:r w:rsidRPr="00A16ACB">
        <w:rPr>
          <w:lang w:val="en-US"/>
        </w:rPr>
        <w:t>taskType</w:t>
      </w:r>
      <w:proofErr w:type="spellEnd"/>
      <w:r w:rsidRPr="00A16ACB">
        <w:rPr>
          <w:lang w:val="en-US"/>
        </w:rPr>
        <w:t xml:space="preserve"> and </w:t>
      </w:r>
      <w:proofErr w:type="spellStart"/>
      <w:r w:rsidRPr="00A16ACB">
        <w:rPr>
          <w:lang w:val="en-US"/>
        </w:rPr>
        <w:t>userId</w:t>
      </w:r>
      <w:proofErr w:type="spellEnd"/>
      <w:r w:rsidRPr="00A16ACB">
        <w:rPr>
          <w:lang w:val="en-US"/>
        </w:rPr>
        <w:t xml:space="preserve"> allows to list all the </w:t>
      </w:r>
      <w:proofErr w:type="gramStart"/>
      <w:r w:rsidRPr="00A16ACB">
        <w:rPr>
          <w:lang w:val="en-US"/>
        </w:rPr>
        <w:t>document</w:t>
      </w:r>
      <w:proofErr w:type="gramEnd"/>
      <w:r w:rsidRPr="00A16ACB">
        <w:rPr>
          <w:lang w:val="en-US"/>
        </w:rPr>
        <w:t xml:space="preserve"> a customer is expected to provide.</w:t>
      </w:r>
    </w:p>
    <w:p w14:paraId="686E7885" w14:textId="77777777" w:rsidR="00C95355" w:rsidRPr="00ED7761" w:rsidRDefault="00C95355" w:rsidP="00ED7761">
      <w:pPr>
        <w:pStyle w:val="Currenttext"/>
        <w:rPr>
          <w:lang w:val="en-US"/>
        </w:rPr>
      </w:pPr>
      <w:r w:rsidRPr="00A16ACB">
        <w:rPr>
          <w:lang w:val="en-US"/>
        </w:rPr>
        <w:t>The endpoint PATCH /</w:t>
      </w:r>
      <w:proofErr w:type="gramStart"/>
      <w:r w:rsidRPr="00A16ACB">
        <w:rPr>
          <w:lang w:val="en-US"/>
        </w:rPr>
        <w:t>tasks/{</w:t>
      </w:r>
      <w:proofErr w:type="spellStart"/>
      <w:proofErr w:type="gramEnd"/>
      <w:r w:rsidRPr="00A16ACB">
        <w:rPr>
          <w:lang w:val="en-US"/>
        </w:rPr>
        <w:t>taskId</w:t>
      </w:r>
      <w:proofErr w:type="spellEnd"/>
      <w:r w:rsidRPr="00A16ACB">
        <w:rPr>
          <w:lang w:val="en-US"/>
        </w:rPr>
        <w:t>} allows to update the task, either to:</w:t>
      </w:r>
    </w:p>
    <w:p w14:paraId="711271D6" w14:textId="77777777" w:rsidR="00C95355" w:rsidRPr="00ED7761" w:rsidRDefault="00C95355" w:rsidP="00ED7761">
      <w:pPr>
        <w:pStyle w:val="Currenttext"/>
        <w:numPr>
          <w:ilvl w:val="0"/>
          <w:numId w:val="128"/>
        </w:numPr>
        <w:rPr>
          <w:lang w:val="en-US"/>
        </w:rPr>
      </w:pPr>
      <w:r w:rsidRPr="00C95355">
        <w:rPr>
          <w:lang w:val="en-US"/>
        </w:rPr>
        <w:t>Provide the document.</w:t>
      </w:r>
    </w:p>
    <w:p w14:paraId="6BA611AE" w14:textId="77777777" w:rsidR="00C95355" w:rsidRPr="00ED7761" w:rsidRDefault="00C95355" w:rsidP="00ED7761">
      <w:pPr>
        <w:pStyle w:val="Currenttext"/>
        <w:ind w:left="1287"/>
        <w:rPr>
          <w:lang w:val="en-US"/>
        </w:rPr>
      </w:pPr>
      <w:r w:rsidRPr="00C95355">
        <w:rPr>
          <w:lang w:val="en-US"/>
        </w:rPr>
        <w:t xml:space="preserve">This </w:t>
      </w:r>
      <w:proofErr w:type="gramStart"/>
      <w:r w:rsidRPr="00C95355">
        <w:rPr>
          <w:lang w:val="en-US"/>
        </w:rPr>
        <w:t>update</w:t>
      </w:r>
      <w:proofErr w:type="gramEnd"/>
      <w:r w:rsidRPr="00C95355">
        <w:rPr>
          <w:lang w:val="en-US"/>
        </w:rPr>
        <w:t xml:space="preserve"> the event information, through the internal API PATCH /</w:t>
      </w:r>
      <w:proofErr w:type="gramStart"/>
      <w:r w:rsidRPr="00C95355">
        <w:rPr>
          <w:lang w:val="en-US"/>
        </w:rPr>
        <w:t>operations/{</w:t>
      </w:r>
      <w:proofErr w:type="spellStart"/>
      <w:r w:rsidRPr="00C95355">
        <w:rPr>
          <w:lang w:val="en-US"/>
        </w:rPr>
        <w:t>operationId</w:t>
      </w:r>
      <w:proofErr w:type="spellEnd"/>
      <w:r w:rsidRPr="00C95355">
        <w:rPr>
          <w:lang w:val="en-US"/>
        </w:rPr>
        <w:t>}/</w:t>
      </w:r>
      <w:proofErr w:type="gramEnd"/>
      <w:r w:rsidRPr="00C95355">
        <w:rPr>
          <w:lang w:val="en-US"/>
        </w:rPr>
        <w:t>documents.  And close the task.</w:t>
      </w:r>
    </w:p>
    <w:p w14:paraId="12000C0E" w14:textId="02C922A8" w:rsidR="00C95355" w:rsidRDefault="00C95355">
      <w:pPr>
        <w:pStyle w:val="Currenttext"/>
        <w:ind w:left="1287"/>
        <w:rPr>
          <w:lang w:val="en-US"/>
        </w:rPr>
      </w:pPr>
    </w:p>
    <w:p w14:paraId="49E01F40" w14:textId="77777777" w:rsidR="00673420" w:rsidRDefault="00673420" w:rsidP="00673420">
      <w:pPr>
        <w:pStyle w:val="Currenttext"/>
        <w:rPr>
          <w:lang w:val="en-US"/>
        </w:rPr>
      </w:pPr>
      <w:r w:rsidRPr="008574D6">
        <w:rPr>
          <w:lang w:val="en-US"/>
        </w:rPr>
        <w:t xml:space="preserve">The endpoint </w:t>
      </w:r>
      <w:r>
        <w:rPr>
          <w:lang w:val="en-US"/>
        </w:rPr>
        <w:t>DELETE</w:t>
      </w:r>
      <w:r w:rsidRPr="008574D6">
        <w:rPr>
          <w:lang w:val="en-US"/>
        </w:rPr>
        <w:t xml:space="preserve"> /</w:t>
      </w:r>
      <w:proofErr w:type="gramStart"/>
      <w:r w:rsidRPr="008574D6">
        <w:rPr>
          <w:lang w:val="en-US"/>
        </w:rPr>
        <w:t>tasks/{</w:t>
      </w:r>
      <w:proofErr w:type="spellStart"/>
      <w:proofErr w:type="gramEnd"/>
      <w:r w:rsidRPr="008574D6">
        <w:rPr>
          <w:lang w:val="en-US"/>
        </w:rPr>
        <w:t>taskId</w:t>
      </w:r>
      <w:proofErr w:type="spellEnd"/>
      <w:r w:rsidRPr="008574D6">
        <w:rPr>
          <w:lang w:val="en-US"/>
        </w:rPr>
        <w:t xml:space="preserve">} allows to </w:t>
      </w:r>
      <w:r>
        <w:rPr>
          <w:lang w:val="en-US"/>
        </w:rPr>
        <w:t>cancel</w:t>
      </w:r>
      <w:r w:rsidRPr="008574D6">
        <w:rPr>
          <w:lang w:val="en-US"/>
        </w:rPr>
        <w:t xml:space="preserve"> the task</w:t>
      </w:r>
      <w:r>
        <w:rPr>
          <w:lang w:val="en-US"/>
        </w:rPr>
        <w:t>.  For example, i</w:t>
      </w:r>
      <w:r w:rsidRPr="008574D6">
        <w:rPr>
          <w:lang w:val="en-US"/>
        </w:rPr>
        <w:t>f the operation is cancelled, the operation service should check if a task exists and cancel it.</w:t>
      </w:r>
    </w:p>
    <w:p w14:paraId="753FCE42" w14:textId="1CE331BF" w:rsidR="00727C8C" w:rsidRDefault="00727C8C" w:rsidP="00727C8C">
      <w:pPr>
        <w:pStyle w:val="Currenttext"/>
        <w:rPr>
          <w:lang w:val="en-US"/>
        </w:rPr>
      </w:pPr>
      <w:r>
        <w:rPr>
          <w:lang w:val="en-US"/>
        </w:rPr>
        <w:t xml:space="preserve">Cf. also § </w:t>
      </w:r>
      <w:r w:rsidR="00D77EC8">
        <w:rPr>
          <w:lang w:val="en-US"/>
        </w:rPr>
        <w:fldChar w:fldCharType="begin"/>
      </w:r>
      <w:r w:rsidR="00D77EC8">
        <w:rPr>
          <w:lang w:val="en-US"/>
        </w:rPr>
        <w:instrText xml:space="preserve"> REF _Ref214453123 \r \h </w:instrText>
      </w:r>
      <w:r w:rsidR="00D77EC8">
        <w:rPr>
          <w:lang w:val="en-US"/>
        </w:rPr>
      </w:r>
      <w:r w:rsidR="00D77EC8">
        <w:rPr>
          <w:lang w:val="en-US"/>
        </w:rPr>
        <w:fldChar w:fldCharType="separate"/>
      </w:r>
      <w:r w:rsidR="00D77EC8">
        <w:rPr>
          <w:lang w:val="en-US"/>
        </w:rPr>
        <w:t>3.19</w:t>
      </w:r>
      <w:r w:rsidR="00D77EC8">
        <w:rPr>
          <w:lang w:val="en-US"/>
        </w:rPr>
        <w:fldChar w:fldCharType="end"/>
      </w:r>
      <w:r>
        <w:rPr>
          <w:lang w:val="en-US"/>
        </w:rPr>
        <w:t xml:space="preserve"> for an illustration of this use case.</w:t>
      </w:r>
    </w:p>
    <w:p w14:paraId="6406E6F6" w14:textId="656D3C4F" w:rsidR="00170D4B" w:rsidRDefault="00170D4B" w:rsidP="004E45D8">
      <w:pPr>
        <w:pStyle w:val="Title3"/>
        <w:rPr>
          <w:lang w:val="en-US"/>
        </w:rPr>
      </w:pPr>
      <w:bookmarkStart w:id="131" w:name="_Toc226736245"/>
      <w:r>
        <w:rPr>
          <w:lang w:val="en-US"/>
        </w:rPr>
        <w:t>Travel Rule</w:t>
      </w:r>
      <w:bookmarkEnd w:id="131"/>
    </w:p>
    <w:p w14:paraId="1D36E8BA" w14:textId="77777777" w:rsidR="00574171" w:rsidRPr="00ED7761" w:rsidRDefault="00574171" w:rsidP="00ED7761">
      <w:pPr>
        <w:pStyle w:val="Currenttext"/>
        <w:rPr>
          <w:lang w:val="en-US"/>
        </w:rPr>
      </w:pPr>
      <w:r w:rsidRPr="00574171">
        <w:rPr>
          <w:b/>
          <w:bCs/>
          <w:lang w:val="en-US"/>
        </w:rPr>
        <w:t>Process</w:t>
      </w:r>
      <w:r w:rsidRPr="00574171">
        <w:rPr>
          <w:lang w:val="en-US"/>
        </w:rPr>
        <w:t>: a deposit or withdrawal is missing Travel Rule information.  A customer must complete it.</w:t>
      </w:r>
    </w:p>
    <w:p w14:paraId="5E8AD919" w14:textId="77777777" w:rsidR="00574171" w:rsidRPr="00ED7761" w:rsidRDefault="00574171" w:rsidP="00ED7761">
      <w:pPr>
        <w:pStyle w:val="Currenttext"/>
        <w:rPr>
          <w:lang w:val="en-US"/>
        </w:rPr>
      </w:pPr>
      <w:r w:rsidRPr="00574171">
        <w:rPr>
          <w:b/>
          <w:bCs/>
          <w:lang w:val="en-US"/>
        </w:rPr>
        <w:t>Object</w:t>
      </w:r>
      <w:r w:rsidRPr="00574171">
        <w:rPr>
          <w:lang w:val="en-US"/>
        </w:rPr>
        <w:t>: the operation</w:t>
      </w:r>
    </w:p>
    <w:p w14:paraId="0FB77066" w14:textId="77777777" w:rsidR="00574171" w:rsidRPr="00ED7761" w:rsidRDefault="00574171" w:rsidP="00ED7761">
      <w:pPr>
        <w:pStyle w:val="Currenttext"/>
        <w:rPr>
          <w:lang w:val="en-US"/>
        </w:rPr>
      </w:pPr>
      <w:r w:rsidRPr="00574171">
        <w:rPr>
          <w:b/>
          <w:bCs/>
          <w:lang w:val="en-US"/>
        </w:rPr>
        <w:t>Event</w:t>
      </w:r>
      <w:r w:rsidRPr="00574171">
        <w:rPr>
          <w:lang w:val="en-US"/>
        </w:rPr>
        <w:t xml:space="preserve">: the Travel Rule data, which can be empty or partially filled in at the time of the creation of task. </w:t>
      </w:r>
    </w:p>
    <w:p w14:paraId="0B5FA424" w14:textId="77777777" w:rsidR="00574171" w:rsidRPr="00ED7761" w:rsidRDefault="00574171" w:rsidP="00ED7761">
      <w:pPr>
        <w:pStyle w:val="Currenttext"/>
        <w:rPr>
          <w:lang w:val="en-US"/>
        </w:rPr>
      </w:pPr>
      <w:r w:rsidRPr="00574171">
        <w:rPr>
          <w:lang w:val="en-US"/>
        </w:rPr>
        <w:t>Practically the Travel Rule data (event) can be stored with the operation (object), or into an annex to the operation.</w:t>
      </w:r>
    </w:p>
    <w:p w14:paraId="6F28BD8F" w14:textId="77777777" w:rsidR="00574171" w:rsidRPr="00ED7761" w:rsidRDefault="00574171" w:rsidP="00ED7761">
      <w:pPr>
        <w:pStyle w:val="Currenttext"/>
        <w:rPr>
          <w:lang w:val="en-US"/>
        </w:rPr>
      </w:pPr>
      <w:r w:rsidRPr="00574171">
        <w:rPr>
          <w:lang w:val="en-US"/>
        </w:rPr>
        <w:t xml:space="preserve">The endpoint GET /tasks, with filter </w:t>
      </w:r>
      <w:proofErr w:type="spellStart"/>
      <w:r w:rsidRPr="00574171">
        <w:rPr>
          <w:lang w:val="en-US"/>
        </w:rPr>
        <w:t>taskType</w:t>
      </w:r>
      <w:proofErr w:type="spellEnd"/>
      <w:r w:rsidRPr="00574171">
        <w:rPr>
          <w:lang w:val="en-US"/>
        </w:rPr>
        <w:t xml:space="preserve"> and </w:t>
      </w:r>
      <w:proofErr w:type="spellStart"/>
      <w:r w:rsidRPr="00574171">
        <w:rPr>
          <w:lang w:val="en-US"/>
        </w:rPr>
        <w:t>userId</w:t>
      </w:r>
      <w:proofErr w:type="spellEnd"/>
      <w:r w:rsidRPr="00574171">
        <w:rPr>
          <w:lang w:val="en-US"/>
        </w:rPr>
        <w:t xml:space="preserve"> </w:t>
      </w:r>
      <w:proofErr w:type="gramStart"/>
      <w:r w:rsidRPr="00574171">
        <w:rPr>
          <w:lang w:val="en-US"/>
        </w:rPr>
        <w:t>allows</w:t>
      </w:r>
      <w:proofErr w:type="gramEnd"/>
      <w:r w:rsidRPr="00574171">
        <w:rPr>
          <w:lang w:val="en-US"/>
        </w:rPr>
        <w:t xml:space="preserve"> to list all the TR data a customer must complete.</w:t>
      </w:r>
    </w:p>
    <w:p w14:paraId="08FD17E8" w14:textId="77777777" w:rsidR="00574171" w:rsidRPr="00ED7761" w:rsidRDefault="00574171" w:rsidP="00ED7761">
      <w:pPr>
        <w:pStyle w:val="Currenttext"/>
        <w:rPr>
          <w:lang w:val="en-US"/>
        </w:rPr>
      </w:pPr>
      <w:r w:rsidRPr="00574171">
        <w:rPr>
          <w:lang w:val="en-US"/>
        </w:rPr>
        <w:t>The endpoint PATCH /</w:t>
      </w:r>
      <w:proofErr w:type="gramStart"/>
      <w:r w:rsidRPr="00574171">
        <w:rPr>
          <w:lang w:val="en-US"/>
        </w:rPr>
        <w:t>tasks/{</w:t>
      </w:r>
      <w:proofErr w:type="spellStart"/>
      <w:proofErr w:type="gramEnd"/>
      <w:r w:rsidRPr="00574171">
        <w:rPr>
          <w:lang w:val="en-US"/>
        </w:rPr>
        <w:t>taskId</w:t>
      </w:r>
      <w:proofErr w:type="spellEnd"/>
      <w:r w:rsidRPr="00574171">
        <w:rPr>
          <w:lang w:val="en-US"/>
        </w:rPr>
        <w:t>} allows to update the task, either to:</w:t>
      </w:r>
    </w:p>
    <w:p w14:paraId="708AC39E" w14:textId="77777777" w:rsidR="00574171" w:rsidRPr="00ED7761" w:rsidRDefault="00574171" w:rsidP="00ED7761">
      <w:pPr>
        <w:pStyle w:val="Currenttext"/>
        <w:numPr>
          <w:ilvl w:val="0"/>
          <w:numId w:val="128"/>
        </w:numPr>
        <w:rPr>
          <w:lang w:val="en-US"/>
        </w:rPr>
      </w:pPr>
      <w:r w:rsidRPr="00574171">
        <w:rPr>
          <w:lang w:val="en-US"/>
        </w:rPr>
        <w:t>Complete TR information.</w:t>
      </w:r>
    </w:p>
    <w:p w14:paraId="167F8846" w14:textId="77777777" w:rsidR="00574171" w:rsidRPr="00ED7761" w:rsidRDefault="00574171" w:rsidP="00ED7761">
      <w:pPr>
        <w:pStyle w:val="Currenttext"/>
        <w:ind w:left="1287"/>
        <w:rPr>
          <w:lang w:val="en-US"/>
        </w:rPr>
      </w:pPr>
      <w:r w:rsidRPr="00574171">
        <w:rPr>
          <w:lang w:val="en-US"/>
        </w:rPr>
        <w:t>This updates the event information, through the internal API PATCH /</w:t>
      </w:r>
      <w:proofErr w:type="gramStart"/>
      <w:r w:rsidRPr="00574171">
        <w:rPr>
          <w:lang w:val="en-US"/>
        </w:rPr>
        <w:t>operations/{</w:t>
      </w:r>
      <w:proofErr w:type="spellStart"/>
      <w:r w:rsidRPr="00574171">
        <w:rPr>
          <w:lang w:val="en-US"/>
        </w:rPr>
        <w:t>operationId</w:t>
      </w:r>
      <w:proofErr w:type="spellEnd"/>
      <w:r w:rsidRPr="00574171">
        <w:rPr>
          <w:lang w:val="en-US"/>
        </w:rPr>
        <w:t>}/</w:t>
      </w:r>
      <w:proofErr w:type="gramEnd"/>
      <w:r w:rsidRPr="00574171">
        <w:rPr>
          <w:lang w:val="en-US"/>
        </w:rPr>
        <w:t>travel-rules</w:t>
      </w:r>
    </w:p>
    <w:p w14:paraId="359BB348" w14:textId="77777777" w:rsidR="00574171" w:rsidRDefault="00574171">
      <w:pPr>
        <w:pStyle w:val="Currenttext"/>
        <w:ind w:left="1287"/>
        <w:rPr>
          <w:lang w:val="en-US"/>
        </w:rPr>
      </w:pPr>
      <w:r w:rsidRPr="00574171">
        <w:rPr>
          <w:lang w:val="en-US"/>
        </w:rPr>
        <w:t xml:space="preserve">The API should return a flag to inform if information is now complete.  If yes, the task can be closed.  </w:t>
      </w:r>
      <w:proofErr w:type="gramStart"/>
      <w:r w:rsidRPr="00574171">
        <w:rPr>
          <w:lang w:val="en-US"/>
        </w:rPr>
        <w:t>Otherwise</w:t>
      </w:r>
      <w:proofErr w:type="gramEnd"/>
      <w:r w:rsidRPr="00574171">
        <w:rPr>
          <w:lang w:val="en-US"/>
        </w:rPr>
        <w:t xml:space="preserve"> it stays open, and the user must be warned he needs to provide more information.</w:t>
      </w:r>
    </w:p>
    <w:p w14:paraId="281BD95D" w14:textId="77777777" w:rsidR="008944EA" w:rsidRDefault="008944EA" w:rsidP="0018307C">
      <w:pPr>
        <w:pStyle w:val="Currenttext"/>
        <w:rPr>
          <w:lang w:val="en-US"/>
        </w:rPr>
      </w:pPr>
    </w:p>
    <w:p w14:paraId="7A95151E" w14:textId="6263C224" w:rsidR="0018307C" w:rsidRDefault="0018307C" w:rsidP="0018307C">
      <w:pPr>
        <w:pStyle w:val="Currenttext"/>
        <w:rPr>
          <w:lang w:val="en-US"/>
        </w:rPr>
      </w:pPr>
      <w:r w:rsidRPr="008574D6">
        <w:rPr>
          <w:lang w:val="en-US"/>
        </w:rPr>
        <w:t xml:space="preserve">The endpoint </w:t>
      </w:r>
      <w:r>
        <w:rPr>
          <w:lang w:val="en-US"/>
        </w:rPr>
        <w:t>DELETE</w:t>
      </w:r>
      <w:r w:rsidRPr="008574D6">
        <w:rPr>
          <w:lang w:val="en-US"/>
        </w:rPr>
        <w:t xml:space="preserve"> /</w:t>
      </w:r>
      <w:proofErr w:type="gramStart"/>
      <w:r w:rsidRPr="008574D6">
        <w:rPr>
          <w:lang w:val="en-US"/>
        </w:rPr>
        <w:t>tasks/{</w:t>
      </w:r>
      <w:proofErr w:type="spellStart"/>
      <w:proofErr w:type="gramEnd"/>
      <w:r w:rsidRPr="008574D6">
        <w:rPr>
          <w:lang w:val="en-US"/>
        </w:rPr>
        <w:t>taskId</w:t>
      </w:r>
      <w:proofErr w:type="spellEnd"/>
      <w:r w:rsidRPr="008574D6">
        <w:rPr>
          <w:lang w:val="en-US"/>
        </w:rPr>
        <w:t xml:space="preserve">} allows to </w:t>
      </w:r>
      <w:r>
        <w:rPr>
          <w:lang w:val="en-US"/>
        </w:rPr>
        <w:t>cancel</w:t>
      </w:r>
      <w:r w:rsidRPr="008574D6">
        <w:rPr>
          <w:lang w:val="en-US"/>
        </w:rPr>
        <w:t xml:space="preserve"> the task</w:t>
      </w:r>
      <w:r>
        <w:rPr>
          <w:lang w:val="en-US"/>
        </w:rPr>
        <w:t>.  For example, i</w:t>
      </w:r>
      <w:r w:rsidRPr="008574D6">
        <w:rPr>
          <w:lang w:val="en-US"/>
        </w:rPr>
        <w:t>f the operation is cancelled, the operation service should check if a task exists and cancel it.</w:t>
      </w:r>
    </w:p>
    <w:p w14:paraId="72E9FC3D" w14:textId="59176D6E" w:rsidR="00B34642" w:rsidRDefault="00B34642" w:rsidP="00B34642">
      <w:pPr>
        <w:pStyle w:val="Currenttext"/>
        <w:rPr>
          <w:lang w:val="en-US"/>
        </w:rPr>
      </w:pPr>
      <w:r>
        <w:rPr>
          <w:lang w:val="en-US"/>
        </w:rPr>
        <w:t xml:space="preserve">Cf. also § </w:t>
      </w:r>
      <w:r>
        <w:rPr>
          <w:lang w:val="en-US"/>
        </w:rPr>
        <w:fldChar w:fldCharType="begin"/>
      </w:r>
      <w:r>
        <w:rPr>
          <w:lang w:val="en-US"/>
        </w:rPr>
        <w:instrText xml:space="preserve"> REF _Ref214014478 \r \h </w:instrText>
      </w:r>
      <w:r>
        <w:rPr>
          <w:lang w:val="en-US"/>
        </w:rPr>
      </w:r>
      <w:r>
        <w:rPr>
          <w:lang w:val="en-US"/>
        </w:rPr>
        <w:fldChar w:fldCharType="separate"/>
      </w:r>
      <w:r>
        <w:rPr>
          <w:lang w:val="en-US"/>
        </w:rPr>
        <w:t>3.11</w:t>
      </w:r>
      <w:r>
        <w:rPr>
          <w:lang w:val="en-US"/>
        </w:rPr>
        <w:fldChar w:fldCharType="end"/>
      </w:r>
      <w:r>
        <w:rPr>
          <w:lang w:val="en-US"/>
        </w:rPr>
        <w:t xml:space="preserve"> for an illustration of this use case.</w:t>
      </w:r>
    </w:p>
    <w:p w14:paraId="3DF62AF4" w14:textId="0ABBEDA9" w:rsidR="00170D4B" w:rsidRDefault="008574D6" w:rsidP="004E45D8">
      <w:pPr>
        <w:pStyle w:val="Title3"/>
        <w:rPr>
          <w:lang w:val="en-US"/>
        </w:rPr>
      </w:pPr>
      <w:bookmarkStart w:id="132" w:name="_Toc226736246"/>
      <w:r>
        <w:rPr>
          <w:lang w:val="en-US"/>
        </w:rPr>
        <w:t>Limit update</w:t>
      </w:r>
      <w:bookmarkEnd w:id="132"/>
    </w:p>
    <w:p w14:paraId="44581C53" w14:textId="2E2EADB0" w:rsidR="00646945" w:rsidRPr="00ED7761" w:rsidRDefault="00646945" w:rsidP="00ED7761">
      <w:pPr>
        <w:pStyle w:val="Currenttext"/>
        <w:rPr>
          <w:lang w:val="en-US"/>
        </w:rPr>
      </w:pPr>
      <w:r w:rsidRPr="00646945">
        <w:rPr>
          <w:b/>
          <w:bCs/>
          <w:lang w:val="en-US"/>
        </w:rPr>
        <w:t>Process</w:t>
      </w:r>
      <w:r w:rsidRPr="00646945">
        <w:rPr>
          <w:lang w:val="en-US"/>
        </w:rPr>
        <w:t>: a customer request</w:t>
      </w:r>
      <w:r w:rsidR="002F5D0C">
        <w:rPr>
          <w:lang w:val="en-US"/>
        </w:rPr>
        <w:t>s</w:t>
      </w:r>
      <w:r w:rsidRPr="00646945">
        <w:rPr>
          <w:lang w:val="en-US"/>
        </w:rPr>
        <w:t xml:space="preserve"> a limit update.  A bank user must accept it.</w:t>
      </w:r>
    </w:p>
    <w:p w14:paraId="03437E2A" w14:textId="77777777" w:rsidR="00646945" w:rsidRPr="00ED7761" w:rsidRDefault="00646945" w:rsidP="00ED7761">
      <w:pPr>
        <w:pStyle w:val="Currenttext"/>
        <w:rPr>
          <w:lang w:val="en-US"/>
        </w:rPr>
      </w:pPr>
      <w:r w:rsidRPr="00646945">
        <w:rPr>
          <w:b/>
          <w:bCs/>
          <w:lang w:val="en-US"/>
        </w:rPr>
        <w:t>Object</w:t>
      </w:r>
      <w:r w:rsidRPr="00646945">
        <w:rPr>
          <w:lang w:val="en-US"/>
        </w:rPr>
        <w:t>: the account limits</w:t>
      </w:r>
    </w:p>
    <w:p w14:paraId="4F4BB4D9" w14:textId="77777777" w:rsidR="00646945" w:rsidRPr="00ED7761" w:rsidRDefault="00646945" w:rsidP="00ED7761">
      <w:pPr>
        <w:pStyle w:val="Currenttext"/>
        <w:rPr>
          <w:lang w:val="en-US"/>
        </w:rPr>
      </w:pPr>
      <w:r w:rsidRPr="00646945">
        <w:rPr>
          <w:b/>
          <w:bCs/>
          <w:lang w:val="en-US"/>
        </w:rPr>
        <w:t>Event</w:t>
      </w:r>
      <w:r w:rsidRPr="00646945">
        <w:rPr>
          <w:lang w:val="en-US"/>
        </w:rPr>
        <w:t xml:space="preserve">: the request to update the limits, with new values. </w:t>
      </w:r>
    </w:p>
    <w:p w14:paraId="2665CD64" w14:textId="77777777" w:rsidR="00646945" w:rsidRPr="00ED7761" w:rsidRDefault="00646945" w:rsidP="00ED7761">
      <w:pPr>
        <w:pStyle w:val="Currenttext"/>
        <w:rPr>
          <w:lang w:val="en-US"/>
        </w:rPr>
      </w:pPr>
      <w:r w:rsidRPr="00646945">
        <w:rPr>
          <w:lang w:val="en-US"/>
        </w:rPr>
        <w:t xml:space="preserve">Practically limit update request (event) should be stored next to the account, </w:t>
      </w:r>
      <w:proofErr w:type="gramStart"/>
      <w:r w:rsidRPr="00646945">
        <w:rPr>
          <w:lang w:val="en-US"/>
        </w:rPr>
        <w:t>in order to</w:t>
      </w:r>
      <w:proofErr w:type="gramEnd"/>
      <w:r w:rsidRPr="00646945">
        <w:rPr>
          <w:lang w:val="en-US"/>
        </w:rPr>
        <w:t xml:space="preserve"> trace the history of request.</w:t>
      </w:r>
    </w:p>
    <w:p w14:paraId="2A8536AB" w14:textId="77777777" w:rsidR="00646945" w:rsidRPr="00ED7761" w:rsidRDefault="00646945" w:rsidP="00ED7761">
      <w:pPr>
        <w:pStyle w:val="Currenttext"/>
        <w:rPr>
          <w:lang w:val="en-US"/>
        </w:rPr>
      </w:pPr>
      <w:r w:rsidRPr="00646945">
        <w:rPr>
          <w:lang w:val="en-US"/>
        </w:rPr>
        <w:t xml:space="preserve">The endpoint GET /tasks, with filter </w:t>
      </w:r>
      <w:proofErr w:type="spellStart"/>
      <w:r w:rsidRPr="00646945">
        <w:rPr>
          <w:lang w:val="en-US"/>
        </w:rPr>
        <w:t>taskType</w:t>
      </w:r>
      <w:proofErr w:type="spellEnd"/>
      <w:r w:rsidRPr="00646945">
        <w:rPr>
          <w:lang w:val="en-US"/>
        </w:rPr>
        <w:t xml:space="preserve"> and </w:t>
      </w:r>
      <w:proofErr w:type="spellStart"/>
      <w:r w:rsidRPr="00646945">
        <w:rPr>
          <w:lang w:val="en-US"/>
        </w:rPr>
        <w:t>userId</w:t>
      </w:r>
      <w:proofErr w:type="spellEnd"/>
      <w:r w:rsidRPr="00646945">
        <w:rPr>
          <w:lang w:val="en-US"/>
        </w:rPr>
        <w:t xml:space="preserve"> allows to list all the limit update request a bank user must complete.</w:t>
      </w:r>
    </w:p>
    <w:p w14:paraId="538F0095" w14:textId="77777777" w:rsidR="00646945" w:rsidRPr="00ED7761" w:rsidRDefault="00646945" w:rsidP="00ED7761">
      <w:pPr>
        <w:pStyle w:val="Currenttext"/>
        <w:rPr>
          <w:lang w:val="en-US"/>
        </w:rPr>
      </w:pPr>
      <w:r w:rsidRPr="00646945">
        <w:rPr>
          <w:lang w:val="en-US"/>
        </w:rPr>
        <w:t>The endpoint PATCH /</w:t>
      </w:r>
      <w:proofErr w:type="gramStart"/>
      <w:r w:rsidRPr="00646945">
        <w:rPr>
          <w:lang w:val="en-US"/>
        </w:rPr>
        <w:t>tasks/{</w:t>
      </w:r>
      <w:proofErr w:type="spellStart"/>
      <w:proofErr w:type="gramEnd"/>
      <w:r w:rsidRPr="00646945">
        <w:rPr>
          <w:lang w:val="en-US"/>
        </w:rPr>
        <w:t>taskId</w:t>
      </w:r>
      <w:proofErr w:type="spellEnd"/>
      <w:r w:rsidRPr="00646945">
        <w:rPr>
          <w:lang w:val="en-US"/>
        </w:rPr>
        <w:t>} allows to update the task, either to:</w:t>
      </w:r>
    </w:p>
    <w:p w14:paraId="30163264" w14:textId="77777777" w:rsidR="00646945" w:rsidRPr="00ED7761" w:rsidRDefault="00646945" w:rsidP="00ED7761">
      <w:pPr>
        <w:pStyle w:val="Currenttext"/>
        <w:numPr>
          <w:ilvl w:val="0"/>
          <w:numId w:val="128"/>
        </w:numPr>
        <w:rPr>
          <w:lang w:val="en-US"/>
        </w:rPr>
      </w:pPr>
      <w:r w:rsidRPr="00646945">
        <w:rPr>
          <w:lang w:val="en-US"/>
        </w:rPr>
        <w:t>Update event information, as modify the limit request to give them an acceptable value.</w:t>
      </w:r>
    </w:p>
    <w:p w14:paraId="5E97ED22" w14:textId="77777777" w:rsidR="00646945" w:rsidRPr="00ED7761" w:rsidRDefault="00646945" w:rsidP="00ED7761">
      <w:pPr>
        <w:pStyle w:val="Currenttext"/>
        <w:ind w:left="1287"/>
        <w:rPr>
          <w:lang w:val="en-US"/>
        </w:rPr>
      </w:pPr>
      <w:r w:rsidRPr="00646945">
        <w:rPr>
          <w:lang w:val="en-US"/>
        </w:rPr>
        <w:t xml:space="preserve">This simply </w:t>
      </w:r>
      <w:proofErr w:type="gramStart"/>
      <w:r w:rsidRPr="00646945">
        <w:rPr>
          <w:lang w:val="en-US"/>
        </w:rPr>
        <w:t>update</w:t>
      </w:r>
      <w:proofErr w:type="gramEnd"/>
      <w:r w:rsidRPr="00646945">
        <w:rPr>
          <w:lang w:val="en-US"/>
        </w:rPr>
        <w:t xml:space="preserve"> the event information, through the internal API PATCH /subledger/</w:t>
      </w:r>
      <w:proofErr w:type="gramStart"/>
      <w:r w:rsidRPr="00646945">
        <w:rPr>
          <w:lang w:val="en-US"/>
        </w:rPr>
        <w:t>accounts/{</w:t>
      </w:r>
      <w:proofErr w:type="spellStart"/>
      <w:r w:rsidRPr="00646945">
        <w:rPr>
          <w:lang w:val="en-US"/>
        </w:rPr>
        <w:t>accountId</w:t>
      </w:r>
      <w:proofErr w:type="spellEnd"/>
      <w:r w:rsidRPr="00646945">
        <w:rPr>
          <w:lang w:val="en-US"/>
        </w:rPr>
        <w:t>}/</w:t>
      </w:r>
      <w:proofErr w:type="gramEnd"/>
      <w:r w:rsidRPr="00646945">
        <w:rPr>
          <w:lang w:val="en-US"/>
        </w:rPr>
        <w:t>limit-updates</w:t>
      </w:r>
    </w:p>
    <w:p w14:paraId="05712425" w14:textId="77777777" w:rsidR="00646945" w:rsidRPr="00ED7761" w:rsidRDefault="00646945" w:rsidP="00ED7761">
      <w:pPr>
        <w:pStyle w:val="Currenttext"/>
        <w:numPr>
          <w:ilvl w:val="0"/>
          <w:numId w:val="128"/>
        </w:numPr>
        <w:rPr>
          <w:lang w:val="en-US"/>
        </w:rPr>
      </w:pPr>
      <w:r w:rsidRPr="00646945">
        <w:rPr>
          <w:lang w:val="en-US"/>
        </w:rPr>
        <w:t>Accept or refuse the operation.</w:t>
      </w:r>
    </w:p>
    <w:p w14:paraId="60845D68" w14:textId="77777777" w:rsidR="00646945" w:rsidRDefault="00646945">
      <w:pPr>
        <w:pStyle w:val="Currenttext"/>
        <w:ind w:left="1287"/>
        <w:rPr>
          <w:lang w:val="en-US"/>
        </w:rPr>
      </w:pPr>
      <w:r w:rsidRPr="00646945">
        <w:rPr>
          <w:lang w:val="en-US"/>
        </w:rPr>
        <w:t>This updates the account limits (via API PATCH /subledger/</w:t>
      </w:r>
      <w:proofErr w:type="gramStart"/>
      <w:r w:rsidRPr="00646945">
        <w:rPr>
          <w:lang w:val="en-US"/>
        </w:rPr>
        <w:t>accounts/{</w:t>
      </w:r>
      <w:proofErr w:type="spellStart"/>
      <w:r w:rsidRPr="00646945">
        <w:rPr>
          <w:lang w:val="en-US"/>
        </w:rPr>
        <w:t>accountId</w:t>
      </w:r>
      <w:proofErr w:type="spellEnd"/>
      <w:r w:rsidRPr="00646945">
        <w:rPr>
          <w:lang w:val="en-US"/>
        </w:rPr>
        <w:t>}/</w:t>
      </w:r>
      <w:proofErr w:type="gramEnd"/>
      <w:r w:rsidRPr="00646945">
        <w:rPr>
          <w:lang w:val="en-US"/>
        </w:rPr>
        <w:t>limits.  The task is set to close.</w:t>
      </w:r>
    </w:p>
    <w:p w14:paraId="112169BF" w14:textId="77777777" w:rsidR="008944EA" w:rsidRDefault="008944EA" w:rsidP="008944EA">
      <w:pPr>
        <w:pStyle w:val="Currenttext"/>
        <w:rPr>
          <w:lang w:val="en-US"/>
        </w:rPr>
      </w:pPr>
      <w:r w:rsidRPr="008574D6">
        <w:rPr>
          <w:lang w:val="en-US"/>
        </w:rPr>
        <w:t xml:space="preserve">The endpoint </w:t>
      </w:r>
      <w:r>
        <w:rPr>
          <w:lang w:val="en-US"/>
        </w:rPr>
        <w:t>DELETE</w:t>
      </w:r>
      <w:r w:rsidRPr="008574D6">
        <w:rPr>
          <w:lang w:val="en-US"/>
        </w:rPr>
        <w:t xml:space="preserve"> /</w:t>
      </w:r>
      <w:proofErr w:type="gramStart"/>
      <w:r w:rsidRPr="008574D6">
        <w:rPr>
          <w:lang w:val="en-US"/>
        </w:rPr>
        <w:t>tasks/{</w:t>
      </w:r>
      <w:proofErr w:type="spellStart"/>
      <w:proofErr w:type="gramEnd"/>
      <w:r w:rsidRPr="008574D6">
        <w:rPr>
          <w:lang w:val="en-US"/>
        </w:rPr>
        <w:t>taskId</w:t>
      </w:r>
      <w:proofErr w:type="spellEnd"/>
      <w:r w:rsidRPr="008574D6">
        <w:rPr>
          <w:lang w:val="en-US"/>
        </w:rPr>
        <w:t xml:space="preserve">} allows to </w:t>
      </w:r>
      <w:r>
        <w:rPr>
          <w:lang w:val="en-US"/>
        </w:rPr>
        <w:t>cancel</w:t>
      </w:r>
      <w:r w:rsidRPr="008574D6">
        <w:rPr>
          <w:lang w:val="en-US"/>
        </w:rPr>
        <w:t xml:space="preserve"> the task</w:t>
      </w:r>
      <w:r>
        <w:rPr>
          <w:lang w:val="en-US"/>
        </w:rPr>
        <w:t>.  For example, i</w:t>
      </w:r>
      <w:r w:rsidRPr="008574D6">
        <w:rPr>
          <w:lang w:val="en-US"/>
        </w:rPr>
        <w:t xml:space="preserve">f </w:t>
      </w:r>
      <w:r w:rsidRPr="00646945">
        <w:rPr>
          <w:lang w:val="en-US"/>
        </w:rPr>
        <w:t>the account is closed, the subledger service should check if a task exists and cancel it.</w:t>
      </w:r>
    </w:p>
    <w:p w14:paraId="2E61B467" w14:textId="06DAAC24" w:rsidR="00727C8C" w:rsidRDefault="00727C8C" w:rsidP="00727C8C">
      <w:pPr>
        <w:pStyle w:val="Currenttext"/>
        <w:rPr>
          <w:lang w:val="en-US"/>
        </w:rPr>
      </w:pPr>
      <w:r>
        <w:rPr>
          <w:lang w:val="en-US"/>
        </w:rPr>
        <w:t xml:space="preserve">Cf. also § </w:t>
      </w:r>
      <w:r>
        <w:rPr>
          <w:lang w:val="en-US"/>
        </w:rPr>
        <w:fldChar w:fldCharType="begin"/>
      </w:r>
      <w:r>
        <w:rPr>
          <w:lang w:val="en-US"/>
        </w:rPr>
        <w:instrText xml:space="preserve"> REF _Ref204607096 \r \h </w:instrText>
      </w:r>
      <w:r>
        <w:rPr>
          <w:lang w:val="en-US"/>
        </w:rPr>
      </w:r>
      <w:r>
        <w:rPr>
          <w:lang w:val="en-US"/>
        </w:rPr>
        <w:fldChar w:fldCharType="separate"/>
      </w:r>
      <w:r>
        <w:rPr>
          <w:lang w:val="en-US"/>
        </w:rPr>
        <w:t>3.15</w:t>
      </w:r>
      <w:r>
        <w:rPr>
          <w:lang w:val="en-US"/>
        </w:rPr>
        <w:fldChar w:fldCharType="end"/>
      </w:r>
      <w:r>
        <w:rPr>
          <w:lang w:val="en-US"/>
        </w:rPr>
        <w:t xml:space="preserve"> for an illustration of this use case.</w:t>
      </w:r>
    </w:p>
    <w:p w14:paraId="76508A19" w14:textId="35DB5C7D" w:rsidR="008574D6" w:rsidRDefault="008574D6" w:rsidP="004E45D8">
      <w:pPr>
        <w:pStyle w:val="Title3"/>
        <w:rPr>
          <w:lang w:val="en-US"/>
        </w:rPr>
      </w:pPr>
      <w:bookmarkStart w:id="133" w:name="_Toc226736247"/>
      <w:r>
        <w:rPr>
          <w:lang w:val="en-US"/>
        </w:rPr>
        <w:t>Deposit value</w:t>
      </w:r>
      <w:bookmarkEnd w:id="133"/>
    </w:p>
    <w:p w14:paraId="673810E6" w14:textId="77777777" w:rsidR="00D05F6A" w:rsidRPr="00ED7761" w:rsidRDefault="00D05F6A" w:rsidP="00ED7761">
      <w:pPr>
        <w:pStyle w:val="Currenttext"/>
        <w:rPr>
          <w:lang w:val="en-US"/>
        </w:rPr>
      </w:pPr>
      <w:r w:rsidRPr="00D05F6A">
        <w:rPr>
          <w:b/>
          <w:bCs/>
          <w:lang w:val="en-US"/>
        </w:rPr>
        <w:t>Process</w:t>
      </w:r>
      <w:r w:rsidRPr="00D05F6A">
        <w:rPr>
          <w:lang w:val="en-US"/>
        </w:rPr>
        <w:t xml:space="preserve">: a deposit is missing deposit value.  A customer must complete it </w:t>
      </w:r>
      <w:proofErr w:type="gramStart"/>
      <w:r w:rsidRPr="00D05F6A">
        <w:rPr>
          <w:lang w:val="en-US"/>
        </w:rPr>
        <w:t>in order to</w:t>
      </w:r>
      <w:proofErr w:type="gramEnd"/>
      <w:r w:rsidRPr="00D05F6A">
        <w:rPr>
          <w:lang w:val="en-US"/>
        </w:rPr>
        <w:t xml:space="preserve"> allow gain computation (for tax report)</w:t>
      </w:r>
    </w:p>
    <w:p w14:paraId="6CED42BC" w14:textId="77777777" w:rsidR="00D05F6A" w:rsidRPr="00ED7761" w:rsidRDefault="00D05F6A" w:rsidP="00ED7761">
      <w:pPr>
        <w:pStyle w:val="Currenttext"/>
        <w:rPr>
          <w:lang w:val="en-US"/>
        </w:rPr>
      </w:pPr>
      <w:r w:rsidRPr="00D05F6A">
        <w:rPr>
          <w:b/>
          <w:bCs/>
          <w:lang w:val="en-US"/>
        </w:rPr>
        <w:t>Object</w:t>
      </w:r>
      <w:r w:rsidRPr="00D05F6A">
        <w:rPr>
          <w:lang w:val="en-US"/>
        </w:rPr>
        <w:t>: the operation</w:t>
      </w:r>
    </w:p>
    <w:p w14:paraId="652617D0" w14:textId="77777777" w:rsidR="00D05F6A" w:rsidRPr="00ED7761" w:rsidRDefault="00D05F6A" w:rsidP="00ED7761">
      <w:pPr>
        <w:pStyle w:val="Currenttext"/>
        <w:rPr>
          <w:lang w:val="en-US"/>
        </w:rPr>
      </w:pPr>
      <w:r w:rsidRPr="00D05F6A">
        <w:rPr>
          <w:b/>
          <w:bCs/>
          <w:lang w:val="en-US"/>
        </w:rPr>
        <w:t>Event</w:t>
      </w:r>
      <w:r w:rsidRPr="00D05F6A">
        <w:rPr>
          <w:lang w:val="en-US"/>
        </w:rPr>
        <w:t xml:space="preserve">: the deposit value (which can be 0 in case of gift). </w:t>
      </w:r>
    </w:p>
    <w:p w14:paraId="016C6799" w14:textId="77777777" w:rsidR="00D05F6A" w:rsidRPr="00ED7761" w:rsidRDefault="00D05F6A" w:rsidP="00ED7761">
      <w:pPr>
        <w:pStyle w:val="Currenttext"/>
        <w:rPr>
          <w:lang w:val="en-US"/>
        </w:rPr>
      </w:pPr>
      <w:r w:rsidRPr="00D05F6A">
        <w:rPr>
          <w:lang w:val="en-US"/>
        </w:rPr>
        <w:t>Practically the deposit value data (event) can be stored with the operation (object).</w:t>
      </w:r>
    </w:p>
    <w:p w14:paraId="36CF14AD" w14:textId="77777777" w:rsidR="00D05F6A" w:rsidRPr="00ED7761" w:rsidRDefault="00D05F6A" w:rsidP="00ED7761">
      <w:pPr>
        <w:pStyle w:val="Currenttext"/>
        <w:rPr>
          <w:lang w:val="en-US"/>
        </w:rPr>
      </w:pPr>
      <w:r w:rsidRPr="00D05F6A">
        <w:rPr>
          <w:lang w:val="en-US"/>
        </w:rPr>
        <w:t xml:space="preserve">The endpoint GET /tasks, with filter </w:t>
      </w:r>
      <w:proofErr w:type="spellStart"/>
      <w:r w:rsidRPr="00D05F6A">
        <w:rPr>
          <w:lang w:val="en-US"/>
        </w:rPr>
        <w:t>taskType</w:t>
      </w:r>
      <w:proofErr w:type="spellEnd"/>
      <w:r w:rsidRPr="00D05F6A">
        <w:rPr>
          <w:lang w:val="en-US"/>
        </w:rPr>
        <w:t xml:space="preserve"> and </w:t>
      </w:r>
      <w:proofErr w:type="spellStart"/>
      <w:r w:rsidRPr="00D05F6A">
        <w:rPr>
          <w:lang w:val="en-US"/>
        </w:rPr>
        <w:t>userId</w:t>
      </w:r>
      <w:proofErr w:type="spellEnd"/>
      <w:r w:rsidRPr="00D05F6A">
        <w:rPr>
          <w:lang w:val="en-US"/>
        </w:rPr>
        <w:t xml:space="preserve"> allows to list all the deposits a customer must complete.</w:t>
      </w:r>
    </w:p>
    <w:p w14:paraId="4158FE40" w14:textId="77777777" w:rsidR="00D05F6A" w:rsidRPr="00ED7761" w:rsidRDefault="00D05F6A" w:rsidP="00ED7761">
      <w:pPr>
        <w:pStyle w:val="Currenttext"/>
        <w:rPr>
          <w:lang w:val="en-US"/>
        </w:rPr>
      </w:pPr>
      <w:r w:rsidRPr="00D05F6A">
        <w:rPr>
          <w:lang w:val="en-US"/>
        </w:rPr>
        <w:t>The endpoint PATCH /</w:t>
      </w:r>
      <w:proofErr w:type="gramStart"/>
      <w:r w:rsidRPr="00D05F6A">
        <w:rPr>
          <w:lang w:val="en-US"/>
        </w:rPr>
        <w:t>tasks/{</w:t>
      </w:r>
      <w:proofErr w:type="spellStart"/>
      <w:proofErr w:type="gramEnd"/>
      <w:r w:rsidRPr="00D05F6A">
        <w:rPr>
          <w:lang w:val="en-US"/>
        </w:rPr>
        <w:t>taskId</w:t>
      </w:r>
      <w:proofErr w:type="spellEnd"/>
      <w:r w:rsidRPr="00D05F6A">
        <w:rPr>
          <w:lang w:val="en-US"/>
        </w:rPr>
        <w:t>} allows to update the task, either to:</w:t>
      </w:r>
    </w:p>
    <w:p w14:paraId="0E1EB48B" w14:textId="77777777" w:rsidR="00D05F6A" w:rsidRPr="00ED7761" w:rsidRDefault="00D05F6A" w:rsidP="00ED7761">
      <w:pPr>
        <w:pStyle w:val="Currenttext"/>
        <w:numPr>
          <w:ilvl w:val="0"/>
          <w:numId w:val="128"/>
        </w:numPr>
        <w:rPr>
          <w:lang w:val="en-US"/>
        </w:rPr>
      </w:pPr>
      <w:r w:rsidRPr="00D05F6A">
        <w:rPr>
          <w:lang w:val="en-US"/>
        </w:rPr>
        <w:t>Complete deposit value information.</w:t>
      </w:r>
    </w:p>
    <w:p w14:paraId="4B01036D" w14:textId="06D9DECE" w:rsidR="00D05F6A" w:rsidRPr="00ED7761" w:rsidRDefault="00D05F6A" w:rsidP="00ED7761">
      <w:pPr>
        <w:pStyle w:val="Currenttext"/>
        <w:ind w:left="1287"/>
        <w:rPr>
          <w:lang w:val="en-US"/>
        </w:rPr>
      </w:pPr>
      <w:r w:rsidRPr="00D05F6A">
        <w:rPr>
          <w:lang w:val="en-US"/>
        </w:rPr>
        <w:lastRenderedPageBreak/>
        <w:t>This updates the event information, through the internal API PATCH /operations/{</w:t>
      </w:r>
      <w:proofErr w:type="spellStart"/>
      <w:r w:rsidRPr="00D05F6A">
        <w:rPr>
          <w:lang w:val="en-US"/>
        </w:rPr>
        <w:t>operationId</w:t>
      </w:r>
      <w:proofErr w:type="spellEnd"/>
      <w:r w:rsidRPr="00D05F6A">
        <w:rPr>
          <w:lang w:val="en-US"/>
        </w:rPr>
        <w:t>} – no sub-resource in this case, as it’s just an amount.</w:t>
      </w:r>
    </w:p>
    <w:p w14:paraId="0F72993C" w14:textId="77777777" w:rsidR="008944EA" w:rsidRDefault="008944EA" w:rsidP="008944EA">
      <w:pPr>
        <w:pStyle w:val="Currenttext"/>
        <w:rPr>
          <w:lang w:val="en-US"/>
        </w:rPr>
      </w:pPr>
      <w:r w:rsidRPr="008574D6">
        <w:rPr>
          <w:lang w:val="en-US"/>
        </w:rPr>
        <w:t xml:space="preserve">The endpoint </w:t>
      </w:r>
      <w:r>
        <w:rPr>
          <w:lang w:val="en-US"/>
        </w:rPr>
        <w:t>DELETE</w:t>
      </w:r>
      <w:r w:rsidRPr="008574D6">
        <w:rPr>
          <w:lang w:val="en-US"/>
        </w:rPr>
        <w:t xml:space="preserve"> /</w:t>
      </w:r>
      <w:proofErr w:type="gramStart"/>
      <w:r w:rsidRPr="008574D6">
        <w:rPr>
          <w:lang w:val="en-US"/>
        </w:rPr>
        <w:t>tasks/{</w:t>
      </w:r>
      <w:proofErr w:type="spellStart"/>
      <w:proofErr w:type="gramEnd"/>
      <w:r w:rsidRPr="008574D6">
        <w:rPr>
          <w:lang w:val="en-US"/>
        </w:rPr>
        <w:t>taskId</w:t>
      </w:r>
      <w:proofErr w:type="spellEnd"/>
      <w:r w:rsidRPr="008574D6">
        <w:rPr>
          <w:lang w:val="en-US"/>
        </w:rPr>
        <w:t xml:space="preserve">} allows to </w:t>
      </w:r>
      <w:r>
        <w:rPr>
          <w:lang w:val="en-US"/>
        </w:rPr>
        <w:t>cancel</w:t>
      </w:r>
      <w:r w:rsidRPr="008574D6">
        <w:rPr>
          <w:lang w:val="en-US"/>
        </w:rPr>
        <w:t xml:space="preserve"> the task</w:t>
      </w:r>
      <w:r>
        <w:rPr>
          <w:lang w:val="en-US"/>
        </w:rPr>
        <w:t>.  For example, i</w:t>
      </w:r>
      <w:r w:rsidRPr="008574D6">
        <w:rPr>
          <w:lang w:val="en-US"/>
        </w:rPr>
        <w:t>f the operation is cancelled, the operation service should check if a task exists and cancel it.</w:t>
      </w:r>
    </w:p>
    <w:p w14:paraId="75342C51" w14:textId="5B6FA5E2" w:rsidR="00805055" w:rsidRDefault="00805055" w:rsidP="00805055">
      <w:pPr>
        <w:pStyle w:val="Title3"/>
        <w:rPr>
          <w:lang w:val="en-US"/>
        </w:rPr>
      </w:pPr>
      <w:bookmarkStart w:id="134" w:name="_Toc226736248"/>
      <w:r>
        <w:rPr>
          <w:lang w:val="en-US"/>
        </w:rPr>
        <w:t>KYT – Continuous monitoring</w:t>
      </w:r>
      <w:bookmarkEnd w:id="134"/>
    </w:p>
    <w:p w14:paraId="6D951715" w14:textId="52CD00A4" w:rsidR="00805055" w:rsidRPr="00692A27" w:rsidRDefault="00805055" w:rsidP="00805055">
      <w:pPr>
        <w:pStyle w:val="Currenttext"/>
        <w:rPr>
          <w:lang w:val="en-US"/>
        </w:rPr>
      </w:pPr>
      <w:r w:rsidRPr="00D05F6A">
        <w:rPr>
          <w:b/>
          <w:bCs/>
          <w:lang w:val="en-US"/>
        </w:rPr>
        <w:t>Process</w:t>
      </w:r>
      <w:r w:rsidRPr="00D05F6A">
        <w:rPr>
          <w:lang w:val="en-US"/>
        </w:rPr>
        <w:t xml:space="preserve">: </w:t>
      </w:r>
      <w:r w:rsidR="00AA16B0">
        <w:rPr>
          <w:lang w:val="en-US"/>
        </w:rPr>
        <w:t>An alert is raised by the KYT tool (e.g. Chainalysis) about a past transaction, in the context of continuous monitoring</w:t>
      </w:r>
      <w:r w:rsidRPr="00D05F6A">
        <w:rPr>
          <w:lang w:val="en-US"/>
        </w:rPr>
        <w:t xml:space="preserve">.  A </w:t>
      </w:r>
      <w:r w:rsidR="00AA16B0">
        <w:rPr>
          <w:lang w:val="en-US"/>
        </w:rPr>
        <w:t xml:space="preserve">compliance offer should analyze the alert and </w:t>
      </w:r>
      <w:r w:rsidR="00415A16">
        <w:rPr>
          <w:lang w:val="en-US"/>
        </w:rPr>
        <w:t xml:space="preserve">decide if </w:t>
      </w:r>
      <w:proofErr w:type="gramStart"/>
      <w:r w:rsidR="00415A16">
        <w:rPr>
          <w:lang w:val="en-US"/>
        </w:rPr>
        <w:t>a manual</w:t>
      </w:r>
      <w:proofErr w:type="gramEnd"/>
      <w:r w:rsidR="00415A16">
        <w:rPr>
          <w:lang w:val="en-US"/>
        </w:rPr>
        <w:t xml:space="preserve"> action (e.g. close the account) is required.</w:t>
      </w:r>
    </w:p>
    <w:p w14:paraId="0BA383FB" w14:textId="77777777" w:rsidR="00805055" w:rsidRPr="00692A27" w:rsidRDefault="00805055" w:rsidP="00805055">
      <w:pPr>
        <w:pStyle w:val="Currenttext"/>
        <w:rPr>
          <w:lang w:val="en-US"/>
        </w:rPr>
      </w:pPr>
      <w:r w:rsidRPr="00D05F6A">
        <w:rPr>
          <w:b/>
          <w:bCs/>
          <w:lang w:val="en-US"/>
        </w:rPr>
        <w:t>Object</w:t>
      </w:r>
      <w:r w:rsidRPr="00D05F6A">
        <w:rPr>
          <w:lang w:val="en-US"/>
        </w:rPr>
        <w:t>: the operation</w:t>
      </w:r>
    </w:p>
    <w:p w14:paraId="1B0AF7B2" w14:textId="10A99DEF" w:rsidR="00805055" w:rsidRPr="00692A27" w:rsidRDefault="00805055" w:rsidP="00805055">
      <w:pPr>
        <w:pStyle w:val="Currenttext"/>
        <w:rPr>
          <w:lang w:val="en-US"/>
        </w:rPr>
      </w:pPr>
      <w:r w:rsidRPr="00D05F6A">
        <w:rPr>
          <w:b/>
          <w:bCs/>
          <w:lang w:val="en-US"/>
        </w:rPr>
        <w:t>Event</w:t>
      </w:r>
      <w:r w:rsidRPr="00D05F6A">
        <w:rPr>
          <w:lang w:val="en-US"/>
        </w:rPr>
        <w:t xml:space="preserve">: the </w:t>
      </w:r>
      <w:r w:rsidR="00415A16">
        <w:rPr>
          <w:lang w:val="en-US"/>
        </w:rPr>
        <w:t>alert raised by the KYT tool</w:t>
      </w:r>
      <w:r w:rsidRPr="00D05F6A">
        <w:rPr>
          <w:lang w:val="en-US"/>
        </w:rPr>
        <w:t xml:space="preserve">. </w:t>
      </w:r>
    </w:p>
    <w:p w14:paraId="0ECD3465" w14:textId="62108FFC" w:rsidR="00805055" w:rsidRPr="00692A27" w:rsidRDefault="00805055" w:rsidP="00805055">
      <w:pPr>
        <w:pStyle w:val="Currenttext"/>
        <w:rPr>
          <w:lang w:val="en-US"/>
        </w:rPr>
      </w:pPr>
      <w:r w:rsidRPr="00D05F6A">
        <w:rPr>
          <w:lang w:val="en-US"/>
        </w:rPr>
        <w:t xml:space="preserve">Practically the </w:t>
      </w:r>
      <w:r w:rsidR="00415A16">
        <w:rPr>
          <w:lang w:val="en-US"/>
        </w:rPr>
        <w:t>management of the task is manual</w:t>
      </w:r>
      <w:r w:rsidRPr="00D05F6A">
        <w:rPr>
          <w:lang w:val="en-US"/>
        </w:rPr>
        <w:t>.</w:t>
      </w:r>
      <w:r w:rsidR="00887670">
        <w:rPr>
          <w:lang w:val="en-US"/>
        </w:rPr>
        <w:t xml:space="preserve">  Once done, the compliance user should manually close the task.</w:t>
      </w:r>
    </w:p>
    <w:p w14:paraId="715FBA2A" w14:textId="5B567239" w:rsidR="00805055" w:rsidRPr="00692A27" w:rsidRDefault="00805055" w:rsidP="00805055">
      <w:pPr>
        <w:pStyle w:val="Currenttext"/>
        <w:rPr>
          <w:lang w:val="en-US"/>
        </w:rPr>
      </w:pPr>
      <w:r w:rsidRPr="00D05F6A">
        <w:rPr>
          <w:lang w:val="en-US"/>
        </w:rPr>
        <w:t xml:space="preserve">The endpoint GET /tasks, with filter </w:t>
      </w:r>
      <w:proofErr w:type="spellStart"/>
      <w:r w:rsidRPr="00D05F6A">
        <w:rPr>
          <w:lang w:val="en-US"/>
        </w:rPr>
        <w:t>taskType</w:t>
      </w:r>
      <w:proofErr w:type="spellEnd"/>
      <w:r w:rsidRPr="00D05F6A">
        <w:rPr>
          <w:lang w:val="en-US"/>
        </w:rPr>
        <w:t xml:space="preserve"> and </w:t>
      </w:r>
      <w:proofErr w:type="spellStart"/>
      <w:r w:rsidRPr="00D05F6A">
        <w:rPr>
          <w:lang w:val="en-US"/>
        </w:rPr>
        <w:t>userId</w:t>
      </w:r>
      <w:proofErr w:type="spellEnd"/>
      <w:r w:rsidRPr="00D05F6A">
        <w:rPr>
          <w:lang w:val="en-US"/>
        </w:rPr>
        <w:t xml:space="preserve"> </w:t>
      </w:r>
      <w:proofErr w:type="gramStart"/>
      <w:r w:rsidRPr="00D05F6A">
        <w:rPr>
          <w:lang w:val="en-US"/>
        </w:rPr>
        <w:t>allows</w:t>
      </w:r>
      <w:proofErr w:type="gramEnd"/>
      <w:r w:rsidRPr="00D05F6A">
        <w:rPr>
          <w:lang w:val="en-US"/>
        </w:rPr>
        <w:t xml:space="preserve"> to list all the </w:t>
      </w:r>
      <w:r w:rsidR="00887670">
        <w:rPr>
          <w:lang w:val="en-US"/>
        </w:rPr>
        <w:t>continuous monitoring alerts</w:t>
      </w:r>
      <w:r w:rsidRPr="00D05F6A">
        <w:rPr>
          <w:lang w:val="en-US"/>
        </w:rPr>
        <w:t>.</w:t>
      </w:r>
    </w:p>
    <w:p w14:paraId="0075D54C" w14:textId="77777777" w:rsidR="00805055" w:rsidRPr="00692A27" w:rsidRDefault="00805055" w:rsidP="00805055">
      <w:pPr>
        <w:pStyle w:val="Currenttext"/>
        <w:rPr>
          <w:lang w:val="en-US"/>
        </w:rPr>
      </w:pPr>
      <w:r w:rsidRPr="00D05F6A">
        <w:rPr>
          <w:lang w:val="en-US"/>
        </w:rPr>
        <w:t>The endpoint PATCH /</w:t>
      </w:r>
      <w:proofErr w:type="gramStart"/>
      <w:r w:rsidRPr="00D05F6A">
        <w:rPr>
          <w:lang w:val="en-US"/>
        </w:rPr>
        <w:t>tasks/{</w:t>
      </w:r>
      <w:proofErr w:type="spellStart"/>
      <w:proofErr w:type="gramEnd"/>
      <w:r w:rsidRPr="00D05F6A">
        <w:rPr>
          <w:lang w:val="en-US"/>
        </w:rPr>
        <w:t>taskId</w:t>
      </w:r>
      <w:proofErr w:type="spellEnd"/>
      <w:r w:rsidRPr="00D05F6A">
        <w:rPr>
          <w:lang w:val="en-US"/>
        </w:rPr>
        <w:t>} allows to update the task, either to:</w:t>
      </w:r>
    </w:p>
    <w:p w14:paraId="438477C9" w14:textId="254FA6AE" w:rsidR="00805055" w:rsidRPr="00692A27" w:rsidRDefault="00887670" w:rsidP="00805055">
      <w:pPr>
        <w:pStyle w:val="Currenttext"/>
        <w:numPr>
          <w:ilvl w:val="0"/>
          <w:numId w:val="128"/>
        </w:numPr>
        <w:rPr>
          <w:lang w:val="en-US"/>
        </w:rPr>
      </w:pPr>
      <w:r>
        <w:rPr>
          <w:lang w:val="en-US"/>
        </w:rPr>
        <w:t>Change its status to ‘close’</w:t>
      </w:r>
      <w:r w:rsidR="00805055" w:rsidRPr="00D05F6A">
        <w:rPr>
          <w:lang w:val="en-US"/>
        </w:rPr>
        <w:t>.</w:t>
      </w:r>
    </w:p>
    <w:p w14:paraId="4BF4362F" w14:textId="7F7C5C76" w:rsidR="00805055" w:rsidRPr="00692A27" w:rsidRDefault="00805055" w:rsidP="00805055">
      <w:pPr>
        <w:pStyle w:val="Currenttext"/>
        <w:ind w:left="1287"/>
        <w:rPr>
          <w:lang w:val="en-US"/>
        </w:rPr>
      </w:pPr>
      <w:r w:rsidRPr="00D05F6A">
        <w:rPr>
          <w:lang w:val="en-US"/>
        </w:rPr>
        <w:t xml:space="preserve">This updates the </w:t>
      </w:r>
      <w:r w:rsidR="00887670">
        <w:rPr>
          <w:lang w:val="en-US"/>
        </w:rPr>
        <w:t>status of the task</w:t>
      </w:r>
      <w:r w:rsidR="00446629">
        <w:rPr>
          <w:lang w:val="en-US"/>
        </w:rPr>
        <w:t xml:space="preserve"> and updates the alerts in KYT tool</w:t>
      </w:r>
    </w:p>
    <w:p w14:paraId="72CF780C" w14:textId="1BF54323" w:rsidR="00805055" w:rsidRDefault="00805055" w:rsidP="0DC25601">
      <w:pPr>
        <w:pStyle w:val="Currenttext"/>
      </w:pPr>
      <w:r w:rsidRPr="0DC25601">
        <w:t>The endpoint DELETE /tasks/{</w:t>
      </w:r>
      <w:proofErr w:type="spellStart"/>
      <w:r w:rsidRPr="0DC25601">
        <w:t>taskId</w:t>
      </w:r>
      <w:proofErr w:type="spellEnd"/>
      <w:r w:rsidRPr="0DC25601">
        <w:t xml:space="preserve">} allows to cancel the task.  </w:t>
      </w:r>
    </w:p>
    <w:p w14:paraId="588F40CE" w14:textId="77777777" w:rsidR="00727C8C" w:rsidRDefault="00727C8C" w:rsidP="00727C8C">
      <w:pPr>
        <w:pStyle w:val="Currenttext"/>
        <w:rPr>
          <w:lang w:val="en-US"/>
        </w:rPr>
      </w:pPr>
      <w:r>
        <w:rPr>
          <w:lang w:val="en-US"/>
        </w:rPr>
        <w:t xml:space="preserve">Cf. also § </w:t>
      </w:r>
      <w:r>
        <w:rPr>
          <w:lang w:val="en-US"/>
        </w:rPr>
        <w:fldChar w:fldCharType="begin"/>
      </w:r>
      <w:r>
        <w:rPr>
          <w:lang w:val="en-US"/>
        </w:rPr>
        <w:instrText xml:space="preserve"> REF _Ref203062889 \r \h </w:instrText>
      </w:r>
      <w:r>
        <w:rPr>
          <w:lang w:val="en-US"/>
        </w:rPr>
      </w:r>
      <w:r>
        <w:rPr>
          <w:lang w:val="en-US"/>
        </w:rPr>
        <w:fldChar w:fldCharType="separate"/>
      </w:r>
      <w:r>
        <w:rPr>
          <w:lang w:val="en-US"/>
        </w:rPr>
        <w:t>3.12</w:t>
      </w:r>
      <w:r>
        <w:rPr>
          <w:lang w:val="en-US"/>
        </w:rPr>
        <w:fldChar w:fldCharType="end"/>
      </w:r>
      <w:r>
        <w:rPr>
          <w:lang w:val="en-US"/>
        </w:rPr>
        <w:t xml:space="preserve"> for an illustration of this use case.</w:t>
      </w:r>
    </w:p>
    <w:p w14:paraId="722698CD" w14:textId="77777777" w:rsidR="00355617" w:rsidRDefault="00355617" w:rsidP="008A1DAF">
      <w:pPr>
        <w:pStyle w:val="Title2"/>
        <w:rPr>
          <w:lang w:val="en-US"/>
        </w:rPr>
      </w:pPr>
      <w:bookmarkStart w:id="135" w:name="_Toc204161212"/>
      <w:bookmarkStart w:id="136" w:name="_Toc226736249"/>
      <w:r w:rsidRPr="00C25E08">
        <w:rPr>
          <w:lang w:val="en-US"/>
        </w:rPr>
        <w:t>Regulatory Compliance</w:t>
      </w:r>
      <w:bookmarkEnd w:id="135"/>
      <w:bookmarkEnd w:id="136"/>
    </w:p>
    <w:p w14:paraId="4DC0D4F3" w14:textId="0A88DEE3" w:rsidR="00355617" w:rsidRPr="00AA4F27" w:rsidRDefault="00355617" w:rsidP="00355617">
      <w:pPr>
        <w:pStyle w:val="Currenttext"/>
      </w:pPr>
      <w:r w:rsidRPr="00C25E08">
        <w:t xml:space="preserve">This section addresses regulatory standards, including </w:t>
      </w:r>
      <w:r>
        <w:t xml:space="preserve">MICA, TFR, </w:t>
      </w:r>
      <w:r w:rsidR="00A2039F">
        <w:t xml:space="preserve">DAC8 / </w:t>
      </w:r>
      <w:r w:rsidR="00E77019">
        <w:t xml:space="preserve">CARF, </w:t>
      </w:r>
      <w:r w:rsidRPr="00C25E08">
        <w:t xml:space="preserve">GDPR and DORA. It </w:t>
      </w:r>
      <w:r>
        <w:t xml:space="preserve">looks mainly at the functional impacts.  The technical impacts are discussed in the technical architecture section (cf. § </w:t>
      </w:r>
      <w:r>
        <w:fldChar w:fldCharType="begin"/>
      </w:r>
      <w:r>
        <w:instrText xml:space="preserve"> REF _Ref204077381 \r \h </w:instrText>
      </w:r>
      <w:r>
        <w:fldChar w:fldCharType="separate"/>
      </w:r>
      <w:r>
        <w:t>4</w:t>
      </w:r>
      <w:r>
        <w:fldChar w:fldCharType="end"/>
      </w:r>
      <w:r>
        <w:t>)</w:t>
      </w:r>
      <w:r w:rsidRPr="00C25E08">
        <w:t>.</w:t>
      </w:r>
    </w:p>
    <w:p w14:paraId="79B65E71" w14:textId="7C6797C8" w:rsidR="00355617" w:rsidRPr="00860496" w:rsidRDefault="00355617" w:rsidP="00355617">
      <w:pPr>
        <w:pStyle w:val="Title3"/>
        <w:rPr>
          <w:lang w:val="en-US"/>
        </w:rPr>
      </w:pPr>
      <w:bookmarkStart w:id="137" w:name="_Toc204161213"/>
      <w:bookmarkStart w:id="138" w:name="_Ref220428912"/>
      <w:bookmarkStart w:id="139" w:name="_Ref221203358"/>
      <w:bookmarkStart w:id="140" w:name="_Ref221205000"/>
      <w:bookmarkStart w:id="141" w:name="_Toc226736250"/>
      <w:r>
        <w:rPr>
          <w:lang w:val="en-US"/>
        </w:rPr>
        <w:t>MICA</w:t>
      </w:r>
      <w:bookmarkEnd w:id="137"/>
      <w:bookmarkEnd w:id="138"/>
      <w:bookmarkEnd w:id="139"/>
      <w:bookmarkEnd w:id="140"/>
      <w:bookmarkEnd w:id="141"/>
    </w:p>
    <w:p w14:paraId="790E278E" w14:textId="238E3B3A" w:rsidR="00355617" w:rsidRDefault="00355617" w:rsidP="003A2CC3">
      <w:pPr>
        <w:pStyle w:val="Currenttext"/>
        <w:rPr>
          <w:lang w:val="en-US"/>
        </w:rPr>
      </w:pPr>
      <w:r>
        <w:rPr>
          <w:lang w:val="en-US"/>
        </w:rPr>
        <w:t xml:space="preserve">In Europe, </w:t>
      </w:r>
      <w:proofErr w:type="spellStart"/>
      <w:r w:rsidR="006C02E7">
        <w:rPr>
          <w:lang w:val="en-US"/>
        </w:rPr>
        <w:t>MiCA</w:t>
      </w:r>
      <w:proofErr w:type="spellEnd"/>
      <w:r w:rsidR="006C02E7">
        <w:rPr>
          <w:lang w:val="en-US"/>
        </w:rPr>
        <w:t xml:space="preserve"> – Markets in Crypto-Assets regulation, (EU 2023/1114) is the main </w:t>
      </w:r>
      <w:r>
        <w:rPr>
          <w:lang w:val="en-US"/>
        </w:rPr>
        <w:t xml:space="preserve">regulation which must be </w:t>
      </w:r>
      <w:proofErr w:type="gramStart"/>
      <w:r>
        <w:rPr>
          <w:lang w:val="en-US"/>
        </w:rPr>
        <w:t>taken into account</w:t>
      </w:r>
      <w:proofErr w:type="gramEnd"/>
      <w:r>
        <w:rPr>
          <w:lang w:val="en-US"/>
        </w:rPr>
        <w:t xml:space="preserve"> in the context of crypto-asset management</w:t>
      </w:r>
      <w:r w:rsidR="006C02E7">
        <w:rPr>
          <w:lang w:val="en-US"/>
        </w:rPr>
        <w:t>.</w:t>
      </w:r>
      <w:r w:rsidR="00153B2C">
        <w:rPr>
          <w:lang w:val="en-US"/>
        </w:rPr>
        <w:t xml:space="preserve"> It’s been </w:t>
      </w:r>
      <w:r>
        <w:rPr>
          <w:lang w:val="en-US"/>
        </w:rPr>
        <w:t>published on the 31/05/23 and applicable since 30/12/24.</w:t>
      </w:r>
    </w:p>
    <w:p w14:paraId="28A35AF5" w14:textId="11A66DC7" w:rsidR="00355617" w:rsidRDefault="00355617" w:rsidP="00355617">
      <w:pPr>
        <w:pStyle w:val="Currenttext"/>
        <w:rPr>
          <w:lang w:val="en-US"/>
        </w:rPr>
      </w:pPr>
      <w:r>
        <w:rPr>
          <w:lang w:val="en-US"/>
        </w:rPr>
        <w:t xml:space="preserve">The objective is not to provide an exhaustive analysis of </w:t>
      </w:r>
      <w:proofErr w:type="spellStart"/>
      <w:r>
        <w:rPr>
          <w:lang w:val="en-US"/>
        </w:rPr>
        <w:t>MiCA</w:t>
      </w:r>
      <w:proofErr w:type="spellEnd"/>
      <w:r>
        <w:rPr>
          <w:lang w:val="en-US"/>
        </w:rPr>
        <w:t xml:space="preserve"> but rather to highlight some practical impacts in the context of this solution.</w:t>
      </w:r>
    </w:p>
    <w:p w14:paraId="4EF62134" w14:textId="77777777" w:rsidR="00355617" w:rsidRDefault="00355617" w:rsidP="00355617">
      <w:pPr>
        <w:pStyle w:val="Currenttext"/>
        <w:rPr>
          <w:lang w:val="en-US"/>
        </w:rPr>
      </w:pPr>
    </w:p>
    <w:p w14:paraId="00CF7489" w14:textId="39F19F1C" w:rsidR="00355617" w:rsidRPr="00AA4F27" w:rsidRDefault="00355617" w:rsidP="00355617">
      <w:pPr>
        <w:ind w:left="567"/>
        <w:rPr>
          <w:b/>
          <w:bCs/>
          <w:lang w:val="en-US"/>
        </w:rPr>
      </w:pPr>
      <w:r w:rsidRPr="00AA4F27">
        <w:rPr>
          <w:b/>
          <w:bCs/>
        </w:rPr>
        <w:t>Order execution</w:t>
      </w:r>
    </w:p>
    <w:p w14:paraId="271A5780" w14:textId="484A711D" w:rsidR="00355617" w:rsidRPr="00860496" w:rsidRDefault="00355617" w:rsidP="00355617">
      <w:pPr>
        <w:pStyle w:val="Currenttext"/>
        <w:rPr>
          <w:lang w:val="en-US"/>
        </w:rPr>
      </w:pPr>
      <w:r w:rsidRPr="00860496">
        <w:rPr>
          <w:lang w:val="en-US"/>
        </w:rPr>
        <w:t xml:space="preserve">In the proposed configuration when the bank executes an order on request of a customer it </w:t>
      </w:r>
      <w:proofErr w:type="gramStart"/>
      <w:r w:rsidRPr="00860496">
        <w:rPr>
          <w:lang w:val="en-US"/>
        </w:rPr>
        <w:t>actually executes</w:t>
      </w:r>
      <w:proofErr w:type="gramEnd"/>
      <w:r w:rsidRPr="00860496">
        <w:rPr>
          <w:lang w:val="en-US"/>
        </w:rPr>
        <w:t xml:space="preserve"> the order in its name, with its funds, not in customer name.  This corresponds to the situation covered by article 77 of </w:t>
      </w:r>
      <w:proofErr w:type="spellStart"/>
      <w:r w:rsidRPr="00860496">
        <w:rPr>
          <w:lang w:val="en-US"/>
        </w:rPr>
        <w:t>MiCA</w:t>
      </w:r>
      <w:proofErr w:type="spellEnd"/>
      <w:r w:rsidRPr="00860496">
        <w:rPr>
          <w:lang w:val="en-US"/>
        </w:rPr>
        <w:t>.  In this context, the article 77.</w:t>
      </w:r>
      <w:r w:rsidR="008F39E6">
        <w:rPr>
          <w:lang w:val="en-US"/>
        </w:rPr>
        <w:t>3</w:t>
      </w:r>
      <w:r w:rsidRPr="00860496">
        <w:rPr>
          <w:lang w:val="en-US"/>
        </w:rPr>
        <w:t xml:space="preserve"> requires that the price which is communicated to the customer when he/she validates the order is a firm price, even if the customer makes an order “at market price”.  Consequently, once the order is executed, even with a different p</w:t>
      </w:r>
      <w:r w:rsidR="007B266D">
        <w:rPr>
          <w:lang w:val="en-US"/>
        </w:rPr>
        <w:t>r</w:t>
      </w:r>
      <w:r w:rsidRPr="00860496">
        <w:rPr>
          <w:lang w:val="en-US"/>
        </w:rPr>
        <w:t xml:space="preserve">ice (as the price may evolve between the </w:t>
      </w:r>
      <w:r w:rsidR="007318D5" w:rsidRPr="00860496">
        <w:rPr>
          <w:lang w:val="en-US"/>
        </w:rPr>
        <w:t>validation</w:t>
      </w:r>
      <w:r w:rsidRPr="00860496">
        <w:rPr>
          <w:lang w:val="en-US"/>
        </w:rPr>
        <w:t xml:space="preserve"> of the order and its execution), that the agreed price which is used to </w:t>
      </w:r>
      <w:proofErr w:type="gramStart"/>
      <w:r w:rsidRPr="00860496">
        <w:rPr>
          <w:lang w:val="en-US"/>
        </w:rPr>
        <w:t>impact</w:t>
      </w:r>
      <w:proofErr w:type="gramEnd"/>
      <w:r w:rsidRPr="00860496">
        <w:rPr>
          <w:lang w:val="en-US"/>
        </w:rPr>
        <w:t xml:space="preserve"> the </w:t>
      </w:r>
      <w:proofErr w:type="gramStart"/>
      <w:r w:rsidRPr="00860496">
        <w:rPr>
          <w:lang w:val="en-US"/>
        </w:rPr>
        <w:t>customer</w:t>
      </w:r>
      <w:proofErr w:type="gramEnd"/>
      <w:r w:rsidRPr="00860496">
        <w:rPr>
          <w:lang w:val="en-US"/>
        </w:rPr>
        <w:t xml:space="preserve"> position.</w:t>
      </w:r>
    </w:p>
    <w:p w14:paraId="5FBDF4C4" w14:textId="01A3667C" w:rsidR="00AB2433" w:rsidRDefault="60104CDB" w:rsidP="00355617">
      <w:pPr>
        <w:pStyle w:val="Currenttext"/>
        <w:rPr>
          <w:lang w:val="en-US"/>
        </w:rPr>
      </w:pPr>
      <w:r w:rsidRPr="38B5D2BB">
        <w:rPr>
          <w:lang w:val="en-US"/>
        </w:rPr>
        <w:t>To meet properly this requirement, we should manage a quote mechanism, where first a proposition of price is made to the customer</w:t>
      </w:r>
      <w:r w:rsidR="13C968AD" w:rsidRPr="38B5D2BB">
        <w:rPr>
          <w:lang w:val="en-US"/>
        </w:rPr>
        <w:t xml:space="preserve">.  If he/she accepts this proposition, the bank </w:t>
      </w:r>
      <w:proofErr w:type="gramStart"/>
      <w:r w:rsidR="13C968AD" w:rsidRPr="38B5D2BB">
        <w:rPr>
          <w:lang w:val="en-US"/>
        </w:rPr>
        <w:t>has to</w:t>
      </w:r>
      <w:proofErr w:type="gramEnd"/>
      <w:r w:rsidR="13C968AD" w:rsidRPr="38B5D2BB">
        <w:rPr>
          <w:lang w:val="en-US"/>
        </w:rPr>
        <w:t xml:space="preserve"> provide the required </w:t>
      </w:r>
      <w:proofErr w:type="gramStart"/>
      <w:r w:rsidR="13C968AD" w:rsidRPr="38B5D2BB">
        <w:rPr>
          <w:lang w:val="en-US"/>
        </w:rPr>
        <w:t>asset</w:t>
      </w:r>
      <w:proofErr w:type="gramEnd"/>
      <w:r w:rsidR="13C968AD" w:rsidRPr="38B5D2BB">
        <w:rPr>
          <w:lang w:val="en-US"/>
        </w:rPr>
        <w:t xml:space="preserve"> at this agreed price</w:t>
      </w:r>
      <w:r w:rsidR="09BCCF35" w:rsidRPr="38B5D2BB">
        <w:rPr>
          <w:lang w:val="en-US"/>
        </w:rPr>
        <w:t xml:space="preserve"> (at worst)</w:t>
      </w:r>
      <w:r w:rsidR="13C968AD" w:rsidRPr="38B5D2BB">
        <w:rPr>
          <w:lang w:val="en-US"/>
        </w:rPr>
        <w:t xml:space="preserve">.  </w:t>
      </w:r>
      <w:r w:rsidR="09120CA1" w:rsidRPr="38B5D2BB">
        <w:rPr>
          <w:lang w:val="en-US"/>
        </w:rPr>
        <w:t>Practically the price at which the order is executed will be different from the agreed price</w:t>
      </w:r>
      <w:r w:rsidR="0516B80E" w:rsidRPr="38B5D2BB">
        <w:rPr>
          <w:lang w:val="en-US"/>
        </w:rPr>
        <w:t xml:space="preserve">: if the execution price is better than the agreed price, the bank must provide the required asset at the execution price, while if the execution price is worse than the agreed price, the bank must provide the required asset at the agreed price.  In this last </w:t>
      </w:r>
      <w:r w:rsidR="7648CABA" w:rsidRPr="38B5D2BB">
        <w:rPr>
          <w:lang w:val="en-US"/>
        </w:rPr>
        <w:t>case, the differen</w:t>
      </w:r>
      <w:r w:rsidR="38052C1A" w:rsidRPr="38B5D2BB">
        <w:rPr>
          <w:lang w:val="en-US"/>
        </w:rPr>
        <w:t>ce</w:t>
      </w:r>
      <w:r w:rsidR="7648CABA" w:rsidRPr="38B5D2BB">
        <w:rPr>
          <w:lang w:val="en-US"/>
        </w:rPr>
        <w:t xml:space="preserve"> is impacting </w:t>
      </w:r>
      <w:proofErr w:type="gramStart"/>
      <w:r w:rsidR="7648CABA" w:rsidRPr="38B5D2BB">
        <w:rPr>
          <w:lang w:val="en-US"/>
        </w:rPr>
        <w:t>negatively</w:t>
      </w:r>
      <w:proofErr w:type="gramEnd"/>
      <w:r w:rsidR="7648CABA" w:rsidRPr="38B5D2BB">
        <w:rPr>
          <w:lang w:val="en-US"/>
        </w:rPr>
        <w:t xml:space="preserve"> the bank margin.  </w:t>
      </w:r>
    </w:p>
    <w:p w14:paraId="1AE912F0" w14:textId="1756CBE4" w:rsidR="00355617" w:rsidRDefault="00355617" w:rsidP="00355617">
      <w:pPr>
        <w:pStyle w:val="Currenttext"/>
        <w:rPr>
          <w:lang w:val="en-US"/>
        </w:rPr>
      </w:pPr>
    </w:p>
    <w:p w14:paraId="2F39DD89" w14:textId="45F274BA" w:rsidR="001E5E58" w:rsidRDefault="001E5E58" w:rsidP="00355617">
      <w:pPr>
        <w:pStyle w:val="Currenttext"/>
        <w:rPr>
          <w:lang w:val="en-US"/>
        </w:rPr>
      </w:pPr>
      <w:r>
        <w:rPr>
          <w:lang w:val="en-US"/>
        </w:rPr>
        <w:t xml:space="preserve">For the moment this quote mechanism is not in place.  Customer position is </w:t>
      </w:r>
      <w:proofErr w:type="gramStart"/>
      <w:r>
        <w:rPr>
          <w:lang w:val="en-US"/>
        </w:rPr>
        <w:t>impacted</w:t>
      </w:r>
      <w:proofErr w:type="gramEnd"/>
      <w:r>
        <w:rPr>
          <w:lang w:val="en-US"/>
        </w:rPr>
        <w:t xml:space="preserve"> </w:t>
      </w:r>
      <w:proofErr w:type="gramStart"/>
      <w:r>
        <w:rPr>
          <w:lang w:val="en-US"/>
        </w:rPr>
        <w:t>taking into account</w:t>
      </w:r>
      <w:proofErr w:type="gramEnd"/>
      <w:r>
        <w:rPr>
          <w:lang w:val="en-US"/>
        </w:rPr>
        <w:t xml:space="preserve"> the real execution price (except some cases which are explained in the </w:t>
      </w:r>
      <w:r w:rsidR="00027782">
        <w:rPr>
          <w:lang w:val="en-US"/>
        </w:rPr>
        <w:t xml:space="preserve">detailed scenarios).  This is an approach which is currently proposed by some exchanges.  It requires at least </w:t>
      </w:r>
      <w:proofErr w:type="gramStart"/>
      <w:r w:rsidR="00027782">
        <w:rPr>
          <w:lang w:val="en-US"/>
        </w:rPr>
        <w:t>a clear</w:t>
      </w:r>
      <w:proofErr w:type="gramEnd"/>
      <w:r w:rsidR="00027782">
        <w:rPr>
          <w:lang w:val="en-US"/>
        </w:rPr>
        <w:t xml:space="preserve"> communication from the bank to the customer to explain that the price (and fees) which </w:t>
      </w:r>
      <w:proofErr w:type="gramStart"/>
      <w:r w:rsidR="00027782">
        <w:rPr>
          <w:lang w:val="en-US"/>
        </w:rPr>
        <w:t>is</w:t>
      </w:r>
      <w:proofErr w:type="gramEnd"/>
      <w:r w:rsidR="00027782">
        <w:rPr>
          <w:lang w:val="en-US"/>
        </w:rPr>
        <w:t xml:space="preserve"> shown at the time of the confirmation of the order is indicative</w:t>
      </w:r>
      <w:r w:rsidR="009F33D5">
        <w:rPr>
          <w:lang w:val="en-US"/>
        </w:rPr>
        <w:t>.</w:t>
      </w:r>
    </w:p>
    <w:p w14:paraId="3470F4F9" w14:textId="77777777" w:rsidR="00355617" w:rsidRPr="00860496" w:rsidRDefault="00355617" w:rsidP="00355617">
      <w:pPr>
        <w:pStyle w:val="Currenttext"/>
        <w:rPr>
          <w:lang w:val="en-US"/>
        </w:rPr>
      </w:pPr>
    </w:p>
    <w:p w14:paraId="6C72C24E" w14:textId="77777777" w:rsidR="00355617" w:rsidRPr="00AA4F27" w:rsidRDefault="00355617" w:rsidP="00355617">
      <w:pPr>
        <w:ind w:left="567"/>
        <w:rPr>
          <w:b/>
          <w:bCs/>
        </w:rPr>
      </w:pPr>
      <w:r w:rsidRPr="00AA4F27">
        <w:rPr>
          <w:b/>
          <w:bCs/>
        </w:rPr>
        <w:t>Transparency on fees</w:t>
      </w:r>
    </w:p>
    <w:p w14:paraId="09951FFA" w14:textId="1F00C359" w:rsidR="00355617" w:rsidRPr="00860496" w:rsidRDefault="00355617" w:rsidP="00355617">
      <w:pPr>
        <w:pStyle w:val="Currenttext"/>
        <w:rPr>
          <w:lang w:val="en-US"/>
        </w:rPr>
      </w:pPr>
      <w:r w:rsidRPr="1D5304FF">
        <w:rPr>
          <w:lang w:val="en-US"/>
        </w:rPr>
        <w:lastRenderedPageBreak/>
        <w:t xml:space="preserve">Article 66, and more specially </w:t>
      </w:r>
      <w:proofErr w:type="gramStart"/>
      <w:r w:rsidRPr="1D5304FF">
        <w:rPr>
          <w:lang w:val="en-US"/>
        </w:rPr>
        <w:t>the paragraph</w:t>
      </w:r>
      <w:proofErr w:type="gramEnd"/>
      <w:r w:rsidRPr="1D5304FF">
        <w:rPr>
          <w:lang w:val="en-US"/>
        </w:rPr>
        <w:t xml:space="preserve"> 6, requires transparency </w:t>
      </w:r>
      <w:proofErr w:type="gramStart"/>
      <w:r w:rsidRPr="1D5304FF">
        <w:rPr>
          <w:lang w:val="en-US"/>
        </w:rPr>
        <w:t>on</w:t>
      </w:r>
      <w:proofErr w:type="gramEnd"/>
      <w:r w:rsidRPr="1D5304FF">
        <w:rPr>
          <w:lang w:val="en-US"/>
        </w:rPr>
        <w:t xml:space="preserve"> pricing.  There are different fees that can be </w:t>
      </w:r>
      <w:proofErr w:type="gramStart"/>
      <w:r w:rsidRPr="1D5304FF">
        <w:rPr>
          <w:lang w:val="en-US"/>
        </w:rPr>
        <w:t>taken</w:t>
      </w:r>
      <w:proofErr w:type="gramEnd"/>
      <w:r w:rsidRPr="1D5304FF">
        <w:rPr>
          <w:lang w:val="en-US"/>
        </w:rPr>
        <w:t xml:space="preserve"> by the bank (cf. § 3.11</w:t>
      </w:r>
      <w:proofErr w:type="gramStart"/>
      <w:r w:rsidRPr="1D5304FF">
        <w:rPr>
          <w:lang w:val="en-US"/>
        </w:rPr>
        <w:t>)</w:t>
      </w:r>
      <w:proofErr w:type="gramEnd"/>
      <w:r w:rsidRPr="1D5304FF">
        <w:rPr>
          <w:lang w:val="en-US"/>
        </w:rPr>
        <w:t xml:space="preserve"> and this must be clearly documented to customers.  For </w:t>
      </w:r>
      <w:proofErr w:type="gramStart"/>
      <w:r w:rsidRPr="1D5304FF">
        <w:rPr>
          <w:lang w:val="en-US"/>
        </w:rPr>
        <w:t>example</w:t>
      </w:r>
      <w:proofErr w:type="gramEnd"/>
      <w:r w:rsidRPr="1D5304FF">
        <w:rPr>
          <w:lang w:val="en-US"/>
        </w:rPr>
        <w:t xml:space="preserve"> the fact that the bank takes a margin on the price must be clearly communicated to customers.  This communication is </w:t>
      </w:r>
      <w:proofErr w:type="gramStart"/>
      <w:r w:rsidRPr="1D5304FF">
        <w:rPr>
          <w:lang w:val="en-US"/>
        </w:rPr>
        <w:t>out of</w:t>
      </w:r>
      <w:proofErr w:type="gramEnd"/>
      <w:r w:rsidRPr="1D5304FF">
        <w:rPr>
          <w:lang w:val="en-US"/>
        </w:rPr>
        <w:t xml:space="preserve"> the scope of the </w:t>
      </w:r>
      <w:proofErr w:type="gramStart"/>
      <w:r w:rsidRPr="1D5304FF">
        <w:rPr>
          <w:lang w:val="en-US"/>
        </w:rPr>
        <w:t>solution;</w:t>
      </w:r>
      <w:proofErr w:type="gramEnd"/>
      <w:r w:rsidRPr="1D5304FF">
        <w:rPr>
          <w:lang w:val="en-US"/>
        </w:rPr>
        <w:t xml:space="preserve"> i.e. the margin is not explicitly communicated for each order, we take the hypothesis that the bank includes this information in </w:t>
      </w:r>
      <w:proofErr w:type="gramStart"/>
      <w:r w:rsidRPr="1D5304FF">
        <w:rPr>
          <w:lang w:val="en-US"/>
        </w:rPr>
        <w:t>the global</w:t>
      </w:r>
      <w:proofErr w:type="gramEnd"/>
      <w:r w:rsidRPr="1D5304FF">
        <w:rPr>
          <w:lang w:val="en-US"/>
        </w:rPr>
        <w:t xml:space="preserve"> communication on the crypto-asset offering.</w:t>
      </w:r>
    </w:p>
    <w:p w14:paraId="2E8E4262" w14:textId="77777777" w:rsidR="00355617" w:rsidRDefault="00355617" w:rsidP="00153B2C">
      <w:pPr>
        <w:pStyle w:val="Title3"/>
        <w:rPr>
          <w:lang w:val="en-US"/>
        </w:rPr>
      </w:pPr>
      <w:bookmarkStart w:id="142" w:name="_Toc222832942"/>
      <w:bookmarkStart w:id="143" w:name="_Toc226736251"/>
      <w:bookmarkEnd w:id="142"/>
      <w:r>
        <w:rPr>
          <w:lang w:val="en-US"/>
        </w:rPr>
        <w:t>TFR</w:t>
      </w:r>
      <w:bookmarkEnd w:id="143"/>
    </w:p>
    <w:p w14:paraId="2295877D" w14:textId="55A7E420" w:rsidR="00355617" w:rsidRDefault="00153B2C" w:rsidP="004370FB">
      <w:pPr>
        <w:pStyle w:val="Currenttext"/>
        <w:rPr>
          <w:lang w:val="en-US"/>
        </w:rPr>
      </w:pPr>
      <w:r>
        <w:rPr>
          <w:lang w:val="en-US"/>
        </w:rPr>
        <w:t xml:space="preserve">The TFR - Transfer of Funds Regulation </w:t>
      </w:r>
      <w:r w:rsidRPr="00F96D03">
        <w:rPr>
          <w:lang w:val="en-US"/>
        </w:rPr>
        <w:t>(</w:t>
      </w:r>
      <w:r w:rsidRPr="003A2CC3">
        <w:rPr>
          <w:lang w:val="en-US"/>
        </w:rPr>
        <w:t>EU 2023/1113)</w:t>
      </w:r>
      <w:r w:rsidR="00E2650C">
        <w:rPr>
          <w:lang w:val="en-US"/>
        </w:rPr>
        <w:t xml:space="preserve"> is another important regulation in </w:t>
      </w:r>
      <w:proofErr w:type="spellStart"/>
      <w:r w:rsidR="00E2650C">
        <w:rPr>
          <w:lang w:val="en-US"/>
        </w:rPr>
        <w:t>Europ</w:t>
      </w:r>
      <w:proofErr w:type="spellEnd"/>
      <w:r w:rsidR="00E2650C">
        <w:rPr>
          <w:lang w:val="en-US"/>
        </w:rPr>
        <w:t>.  It’s been</w:t>
      </w:r>
      <w:r w:rsidRPr="003A2CC3">
        <w:rPr>
          <w:lang w:val="en-US"/>
        </w:rPr>
        <w:t xml:space="preserve"> published on the 31/05/23 and applicable since 30/12/24.</w:t>
      </w:r>
      <w:r w:rsidR="00E2650C">
        <w:rPr>
          <w:lang w:val="en-US"/>
        </w:rPr>
        <w:t xml:space="preserve">  </w:t>
      </w:r>
      <w:r w:rsidR="004370FB">
        <w:rPr>
          <w:lang w:val="en-US"/>
        </w:rPr>
        <w:t xml:space="preserve">It’s the EU translation of the Travel Rule constraint, </w:t>
      </w:r>
      <w:r w:rsidR="00355617">
        <w:rPr>
          <w:lang w:val="en-US"/>
        </w:rPr>
        <w:t xml:space="preserve">initiated by the FATF (Financial Action Task Force) </w:t>
      </w:r>
      <w:proofErr w:type="gramStart"/>
      <w:r w:rsidR="00355617">
        <w:rPr>
          <w:lang w:val="en-US"/>
        </w:rPr>
        <w:t>in order to</w:t>
      </w:r>
      <w:proofErr w:type="gramEnd"/>
      <w:r w:rsidR="00355617">
        <w:rPr>
          <w:lang w:val="en-US"/>
        </w:rPr>
        <w:t xml:space="preserve"> fight against fraudulent activities such as money laundering.  The FATF defines Travel Rule as</w:t>
      </w:r>
    </w:p>
    <w:p w14:paraId="5D7B90BD" w14:textId="77777777" w:rsidR="00355617" w:rsidRDefault="00355617" w:rsidP="00355617">
      <w:pPr>
        <w:pStyle w:val="Currenttext"/>
        <w:ind w:left="708"/>
        <w:rPr>
          <w:i/>
          <w:iCs/>
        </w:rPr>
      </w:pPr>
      <w:r w:rsidRPr="005B3B14">
        <w:rPr>
          <w:i/>
          <w:iCs/>
        </w:rPr>
        <w:t xml:space="preserve">The obligation to obtain, hold, and submit required originator and beneficiary information associated with </w:t>
      </w:r>
      <w:proofErr w:type="gramStart"/>
      <w:r w:rsidRPr="005B3B14">
        <w:rPr>
          <w:i/>
          <w:iCs/>
        </w:rPr>
        <w:t>VA  (</w:t>
      </w:r>
      <w:proofErr w:type="gramEnd"/>
      <w:r w:rsidRPr="005B3B14">
        <w:rPr>
          <w:i/>
          <w:iCs/>
        </w:rPr>
        <w:t xml:space="preserve">virtual assets) transfers </w:t>
      </w:r>
      <w:proofErr w:type="gramStart"/>
      <w:r w:rsidRPr="005B3B14">
        <w:rPr>
          <w:i/>
          <w:iCs/>
        </w:rPr>
        <w:t>in order to</w:t>
      </w:r>
      <w:proofErr w:type="gramEnd"/>
      <w:r w:rsidRPr="005B3B14">
        <w:rPr>
          <w:i/>
          <w:iCs/>
        </w:rPr>
        <w:t xml:space="preserve"> identify and report suspicious transactions, take freezing actions, and prohibit transactions with designated persons and entities</w:t>
      </w:r>
    </w:p>
    <w:p w14:paraId="0AD9B17E" w14:textId="11FAAB72" w:rsidR="0007373F" w:rsidRDefault="0007373F" w:rsidP="00355617">
      <w:pPr>
        <w:pStyle w:val="Currenttext"/>
        <w:rPr>
          <w:lang w:val="en-US"/>
        </w:rPr>
      </w:pPr>
      <w:r>
        <w:rPr>
          <w:lang w:val="en-US"/>
        </w:rPr>
        <w:t xml:space="preserve">This regulation is completed </w:t>
      </w:r>
      <w:r w:rsidR="00BA7115">
        <w:rPr>
          <w:lang w:val="en-US"/>
        </w:rPr>
        <w:t>with EBA guidelines (</w:t>
      </w:r>
      <w:r w:rsidR="00BA7115" w:rsidRPr="00BA7115">
        <w:t>EBA/GL/2024/11</w:t>
      </w:r>
      <w:r w:rsidR="00BA7115">
        <w:t>) which provide more detail on how to manage Travel Rule information</w:t>
      </w:r>
      <w:r w:rsidR="00EB5738">
        <w:t>.</w:t>
      </w:r>
    </w:p>
    <w:p w14:paraId="2604FFC2" w14:textId="073EAF5A" w:rsidR="00355617" w:rsidRDefault="00355617" w:rsidP="00355617">
      <w:pPr>
        <w:pStyle w:val="Currenttext"/>
        <w:rPr>
          <w:lang w:val="en-US"/>
        </w:rPr>
      </w:pPr>
      <w:r>
        <w:rPr>
          <w:lang w:val="en-US"/>
        </w:rPr>
        <w:t>The regulation makes mandatory the capture of information on the originator and the beneficiary of digital asset transfer:</w:t>
      </w:r>
    </w:p>
    <w:p w14:paraId="28D482E1" w14:textId="77777777" w:rsidR="00355617" w:rsidRPr="00283065" w:rsidRDefault="00355617" w:rsidP="00355617">
      <w:pPr>
        <w:pStyle w:val="Currenttext"/>
        <w:numPr>
          <w:ilvl w:val="0"/>
          <w:numId w:val="51"/>
        </w:numPr>
        <w:rPr>
          <w:lang w:val="en-US"/>
        </w:rPr>
      </w:pPr>
      <w:r w:rsidRPr="008060A9">
        <w:rPr>
          <w:lang w:val="en-US"/>
        </w:rPr>
        <w:t xml:space="preserve">On the originator side: </w:t>
      </w:r>
      <w:r>
        <w:rPr>
          <w:lang w:val="en-US"/>
        </w:rPr>
        <w:t>n</w:t>
      </w:r>
      <w:r w:rsidRPr="008060A9">
        <w:rPr>
          <w:lang w:val="en-US"/>
        </w:rPr>
        <w:t xml:space="preserve">ame and </w:t>
      </w:r>
      <w:r>
        <w:rPr>
          <w:lang w:val="en-US"/>
        </w:rPr>
        <w:t>p</w:t>
      </w:r>
      <w:r w:rsidRPr="008060A9">
        <w:rPr>
          <w:lang w:val="en-US"/>
        </w:rPr>
        <w:t xml:space="preserve">ayment </w:t>
      </w:r>
      <w:r>
        <w:rPr>
          <w:lang w:val="en-US"/>
        </w:rPr>
        <w:t>a</w:t>
      </w:r>
      <w:r w:rsidRPr="008060A9">
        <w:rPr>
          <w:lang w:val="en-US"/>
        </w:rPr>
        <w:t xml:space="preserve">ccount </w:t>
      </w:r>
      <w:r>
        <w:rPr>
          <w:lang w:val="en-US"/>
        </w:rPr>
        <w:t>n</w:t>
      </w:r>
      <w:r w:rsidRPr="008060A9">
        <w:rPr>
          <w:lang w:val="en-US"/>
        </w:rPr>
        <w:t xml:space="preserve">umber, completed by </w:t>
      </w:r>
      <w:r>
        <w:rPr>
          <w:lang w:val="en-US"/>
        </w:rPr>
        <w:t>p</w:t>
      </w:r>
      <w:r w:rsidRPr="008060A9">
        <w:rPr>
          <w:lang w:val="en-US"/>
        </w:rPr>
        <w:t xml:space="preserve">ostal </w:t>
      </w:r>
      <w:r>
        <w:rPr>
          <w:lang w:val="en-US"/>
        </w:rPr>
        <w:t>a</w:t>
      </w:r>
      <w:r w:rsidRPr="008060A9">
        <w:rPr>
          <w:lang w:val="en-US"/>
        </w:rPr>
        <w:t xml:space="preserve">ddress or </w:t>
      </w:r>
      <w:r>
        <w:rPr>
          <w:lang w:val="en-US"/>
        </w:rPr>
        <w:t>o</w:t>
      </w:r>
      <w:r w:rsidRPr="008060A9">
        <w:rPr>
          <w:lang w:val="en-US"/>
        </w:rPr>
        <w:t xml:space="preserve">fficial personal document number or </w:t>
      </w:r>
      <w:r>
        <w:rPr>
          <w:lang w:val="en-US"/>
        </w:rPr>
        <w:t>c</w:t>
      </w:r>
      <w:r w:rsidRPr="008060A9">
        <w:rPr>
          <w:lang w:val="en-US"/>
        </w:rPr>
        <w:t xml:space="preserve">ustomer identification number, or date and place of birth.  If the originator is a legal entity, </w:t>
      </w:r>
      <w:r>
        <w:rPr>
          <w:lang w:val="en-US"/>
        </w:rPr>
        <w:t xml:space="preserve">the </w:t>
      </w:r>
      <w:r w:rsidRPr="008060A9">
        <w:rPr>
          <w:lang w:val="en-US"/>
        </w:rPr>
        <w:t xml:space="preserve">name must be the registered one (or commercial name), </w:t>
      </w:r>
      <w:r>
        <w:rPr>
          <w:lang w:val="en-US"/>
        </w:rPr>
        <w:t xml:space="preserve">the </w:t>
      </w:r>
      <w:r w:rsidRPr="008060A9">
        <w:rPr>
          <w:lang w:val="en-US"/>
        </w:rPr>
        <w:t xml:space="preserve">identifier must be the one of the legal </w:t>
      </w:r>
      <w:proofErr w:type="gramStart"/>
      <w:r w:rsidRPr="008060A9">
        <w:rPr>
          <w:lang w:val="en-US"/>
        </w:rPr>
        <w:t>entity</w:t>
      </w:r>
      <w:proofErr w:type="gramEnd"/>
      <w:r w:rsidRPr="008060A9">
        <w:rPr>
          <w:lang w:val="en-US"/>
        </w:rPr>
        <w:t>.</w:t>
      </w:r>
    </w:p>
    <w:p w14:paraId="7BADBD90" w14:textId="77777777" w:rsidR="00355617" w:rsidRDefault="00355617" w:rsidP="00355617">
      <w:pPr>
        <w:pStyle w:val="Currenttext"/>
        <w:numPr>
          <w:ilvl w:val="0"/>
          <w:numId w:val="51"/>
        </w:numPr>
        <w:rPr>
          <w:lang w:val="en-US"/>
        </w:rPr>
      </w:pPr>
      <w:r w:rsidRPr="008060A9">
        <w:rPr>
          <w:lang w:val="en-US"/>
        </w:rPr>
        <w:t xml:space="preserve">On </w:t>
      </w:r>
      <w:r>
        <w:rPr>
          <w:lang w:val="en-US"/>
        </w:rPr>
        <w:t xml:space="preserve">the </w:t>
      </w:r>
      <w:proofErr w:type="gramStart"/>
      <w:r w:rsidRPr="008060A9">
        <w:rPr>
          <w:lang w:val="en-US"/>
        </w:rPr>
        <w:t>beneficiary side</w:t>
      </w:r>
      <w:proofErr w:type="gramEnd"/>
      <w:r w:rsidRPr="008060A9">
        <w:rPr>
          <w:lang w:val="en-US"/>
        </w:rPr>
        <w:t xml:space="preserve">: </w:t>
      </w:r>
      <w:r>
        <w:rPr>
          <w:lang w:val="en-US"/>
        </w:rPr>
        <w:t>n</w:t>
      </w:r>
      <w:r w:rsidRPr="008060A9">
        <w:rPr>
          <w:lang w:val="en-US"/>
        </w:rPr>
        <w:t xml:space="preserve">ame and </w:t>
      </w:r>
      <w:r>
        <w:rPr>
          <w:lang w:val="en-US"/>
        </w:rPr>
        <w:t>p</w:t>
      </w:r>
      <w:r w:rsidRPr="008060A9">
        <w:rPr>
          <w:lang w:val="en-US"/>
        </w:rPr>
        <w:t xml:space="preserve">ayment </w:t>
      </w:r>
      <w:r>
        <w:rPr>
          <w:lang w:val="en-US"/>
        </w:rPr>
        <w:t>a</w:t>
      </w:r>
      <w:r w:rsidRPr="008060A9">
        <w:rPr>
          <w:lang w:val="en-US"/>
        </w:rPr>
        <w:t xml:space="preserve">ccount </w:t>
      </w:r>
      <w:r>
        <w:rPr>
          <w:lang w:val="en-US"/>
        </w:rPr>
        <w:t>n</w:t>
      </w:r>
      <w:r w:rsidRPr="008060A9">
        <w:rPr>
          <w:lang w:val="en-US"/>
        </w:rPr>
        <w:t>umber</w:t>
      </w:r>
    </w:p>
    <w:p w14:paraId="534E369F" w14:textId="77777777" w:rsidR="00355617" w:rsidRDefault="00355617" w:rsidP="00355617">
      <w:pPr>
        <w:pStyle w:val="Currenttext"/>
        <w:rPr>
          <w:lang w:val="en-US"/>
        </w:rPr>
      </w:pPr>
      <w:r>
        <w:rPr>
          <w:lang w:val="en-US"/>
        </w:rPr>
        <w:t xml:space="preserve">The payment account number </w:t>
      </w:r>
      <w:proofErr w:type="gramStart"/>
      <w:r>
        <w:rPr>
          <w:lang w:val="en-US"/>
        </w:rPr>
        <w:t>has to</w:t>
      </w:r>
      <w:proofErr w:type="gramEnd"/>
      <w:r>
        <w:rPr>
          <w:lang w:val="en-US"/>
        </w:rPr>
        <w:t xml:space="preserve"> be understood in a very broad way, as any account identifier: it can be a portfolio id, a wallet id, a blockchain address, etc.</w:t>
      </w:r>
    </w:p>
    <w:p w14:paraId="7A924E98" w14:textId="77777777" w:rsidR="00355617" w:rsidRDefault="00355617" w:rsidP="00355617">
      <w:pPr>
        <w:pStyle w:val="Currenttext"/>
        <w:rPr>
          <w:lang w:val="en-US"/>
        </w:rPr>
      </w:pPr>
      <w:r>
        <w:rPr>
          <w:lang w:val="en-US"/>
        </w:rPr>
        <w:t xml:space="preserve">Let’s remark that in the case of transfer to a ‘self-hosted wallet’, i.e. a wallet not managed through a VASP – Virtual Asset Service Provider, as for example a Ledger wallet, there is a specific obligation to prove that the self-hosted wallet really belongs to the beneficiary when the transfer exceeds 1000 €.  There is currently no standardized way to identify that the beneficiary is a ‘self-hosted wallet’, </w:t>
      </w:r>
      <w:proofErr w:type="gramStart"/>
      <w:r>
        <w:rPr>
          <w:lang w:val="en-US"/>
        </w:rPr>
        <w:t>neither</w:t>
      </w:r>
      <w:proofErr w:type="gramEnd"/>
      <w:r>
        <w:rPr>
          <w:lang w:val="en-US"/>
        </w:rPr>
        <w:t xml:space="preserve"> to get this kind of possession proof.   </w:t>
      </w:r>
    </w:p>
    <w:p w14:paraId="59DE1F71" w14:textId="77777777" w:rsidR="00355617" w:rsidRDefault="00355617" w:rsidP="00355617">
      <w:pPr>
        <w:pStyle w:val="Currenttext"/>
        <w:rPr>
          <w:lang w:val="en-US"/>
        </w:rPr>
      </w:pPr>
      <w:r w:rsidRPr="1D5304FF">
        <w:rPr>
          <w:lang w:val="en-US"/>
        </w:rPr>
        <w:t>In the current SCS implementation, we only manage the capture and the storage of the information, but not its transfer.  We don’t implement specific logic to identify ‘self-hosted wallet</w:t>
      </w:r>
      <w:proofErr w:type="gramStart"/>
      <w:r w:rsidRPr="1D5304FF">
        <w:rPr>
          <w:lang w:val="en-US"/>
        </w:rPr>
        <w:t>’</w:t>
      </w:r>
      <w:proofErr w:type="gramEnd"/>
      <w:r w:rsidRPr="1D5304FF">
        <w:rPr>
          <w:lang w:val="en-US"/>
        </w:rPr>
        <w:t xml:space="preserve"> and we consequently don’t require specific information in this case.</w:t>
      </w:r>
    </w:p>
    <w:p w14:paraId="39692691" w14:textId="77777777" w:rsidR="00355617" w:rsidRDefault="00355617" w:rsidP="00355617">
      <w:pPr>
        <w:pStyle w:val="Currenttext"/>
        <w:rPr>
          <w:lang w:val="en-US"/>
        </w:rPr>
      </w:pPr>
      <w:r>
        <w:rPr>
          <w:lang w:val="en-US"/>
        </w:rPr>
        <w:t>The impact of Travel Rule management is illustrated in the different use cases.  The logic is the following:</w:t>
      </w:r>
    </w:p>
    <w:p w14:paraId="11F94D77" w14:textId="77777777" w:rsidR="00355617" w:rsidRDefault="00355617" w:rsidP="00355617">
      <w:pPr>
        <w:pStyle w:val="Currenttext"/>
        <w:numPr>
          <w:ilvl w:val="0"/>
          <w:numId w:val="52"/>
        </w:numPr>
        <w:rPr>
          <w:lang w:val="en-US"/>
        </w:rPr>
      </w:pPr>
      <w:r w:rsidRPr="0B8A3A35">
        <w:rPr>
          <w:lang w:val="en-US"/>
        </w:rPr>
        <w:t xml:space="preserve">For withdrawal, the travel rule information managed in two steps.  The information on the ordering side is automatically fed based on information available in the CBS (retrieved via a consumed API endpoint).  The information on beneficiary side is captured when creating the whitelisted address.  </w:t>
      </w:r>
      <w:proofErr w:type="gramStart"/>
      <w:r w:rsidRPr="0B8A3A35">
        <w:rPr>
          <w:lang w:val="en-US"/>
        </w:rPr>
        <w:t>Consequently</w:t>
      </w:r>
      <w:proofErr w:type="gramEnd"/>
      <w:r w:rsidRPr="0B8A3A35">
        <w:rPr>
          <w:lang w:val="en-US"/>
        </w:rPr>
        <w:t xml:space="preserve"> the customer doesn’t have to provide </w:t>
      </w:r>
      <w:proofErr w:type="gramStart"/>
      <w:r w:rsidRPr="0B8A3A35">
        <w:rPr>
          <w:lang w:val="en-US"/>
        </w:rPr>
        <w:t>travel rule</w:t>
      </w:r>
      <w:proofErr w:type="gramEnd"/>
      <w:r w:rsidRPr="0B8A3A35">
        <w:rPr>
          <w:lang w:val="en-US"/>
        </w:rPr>
        <w:t xml:space="preserve"> information at the time of the withdrawal.  When capturing the information on the beneficiary side, there is no specific control on the information (except the KYT controls done through Chainalysis).  When working with Fireblocks, the Travel Rule information is provided in the Fireblocks endpoint that triggers the withdrawal; if the bank configures Fireblocks to be integrated with </w:t>
      </w:r>
      <w:proofErr w:type="spellStart"/>
      <w:r w:rsidRPr="0B8A3A35">
        <w:rPr>
          <w:lang w:val="en-US"/>
        </w:rPr>
        <w:t>Notabene</w:t>
      </w:r>
      <w:proofErr w:type="spellEnd"/>
      <w:r w:rsidRPr="0B8A3A35">
        <w:rPr>
          <w:lang w:val="en-US"/>
        </w:rPr>
        <w:t xml:space="preserve"> (one of main provider for Travel Rule management, including transfer of information between VASP, for which Fireblocks proposes a standard integration), the information should be transferred to the beneficiary VASP.</w:t>
      </w:r>
    </w:p>
    <w:p w14:paraId="241D77F8" w14:textId="4D70012D" w:rsidR="00355617" w:rsidRPr="00283065" w:rsidRDefault="00355617" w:rsidP="00355617">
      <w:pPr>
        <w:pStyle w:val="Currenttext"/>
        <w:numPr>
          <w:ilvl w:val="0"/>
          <w:numId w:val="52"/>
        </w:numPr>
        <w:rPr>
          <w:lang w:val="en-US"/>
        </w:rPr>
      </w:pPr>
      <w:r>
        <w:rPr>
          <w:lang w:val="en-US"/>
        </w:rPr>
        <w:t xml:space="preserve">For deposit, as we don’t manage the possibility to receive the information from the originating VASP, we </w:t>
      </w:r>
      <w:proofErr w:type="gramStart"/>
      <w:r>
        <w:rPr>
          <w:lang w:val="en-US"/>
        </w:rPr>
        <w:t>have to</w:t>
      </w:r>
      <w:proofErr w:type="gramEnd"/>
      <w:r>
        <w:rPr>
          <w:lang w:val="en-US"/>
        </w:rPr>
        <w:t xml:space="preserve"> suspend all deposits to ask the beneficiary to provide the Travel Rule information.  The funds are frozen until the customer completes the information via a dedicated UI, relying on API endpoint PATCH /tasks/{</w:t>
      </w:r>
      <w:proofErr w:type="spellStart"/>
      <w:r>
        <w:rPr>
          <w:lang w:val="en-US"/>
        </w:rPr>
        <w:t>taskId</w:t>
      </w:r>
      <w:proofErr w:type="spellEnd"/>
      <w:r>
        <w:rPr>
          <w:lang w:val="en-US"/>
        </w:rPr>
        <w:t xml:space="preserve">} (cf. § </w:t>
      </w:r>
      <w:r>
        <w:rPr>
          <w:lang w:val="en-US"/>
        </w:rPr>
        <w:fldChar w:fldCharType="begin"/>
      </w:r>
      <w:r>
        <w:rPr>
          <w:lang w:val="en-US"/>
        </w:rPr>
        <w:instrText xml:space="preserve"> REF _Ref200037672 \r \h </w:instrText>
      </w:r>
      <w:r>
        <w:rPr>
          <w:lang w:val="en-US"/>
        </w:rPr>
      </w:r>
      <w:r>
        <w:rPr>
          <w:lang w:val="en-US"/>
        </w:rPr>
        <w:fldChar w:fldCharType="separate"/>
      </w:r>
      <w:r>
        <w:rPr>
          <w:lang w:val="en-US"/>
        </w:rPr>
        <w:fldChar w:fldCharType="end"/>
      </w:r>
      <w:r>
        <w:rPr>
          <w:lang w:val="en-US"/>
        </w:rPr>
        <w:t xml:space="preserve"> on task management).  When the information is provided (without specific controls, except the ones done through Chainalysis), it’s stored in SCS </w:t>
      </w:r>
      <w:proofErr w:type="gramStart"/>
      <w:r>
        <w:rPr>
          <w:lang w:val="en-US"/>
        </w:rPr>
        <w:t>database</w:t>
      </w:r>
      <w:proofErr w:type="gramEnd"/>
      <w:r>
        <w:rPr>
          <w:lang w:val="en-US"/>
        </w:rPr>
        <w:t xml:space="preserve"> and the funds are made available to the customer.</w:t>
      </w:r>
    </w:p>
    <w:p w14:paraId="04A03B2A" w14:textId="1EB06EDE" w:rsidR="004370FB" w:rsidRDefault="008F7B9F" w:rsidP="003A2CC3">
      <w:pPr>
        <w:pStyle w:val="Title3"/>
        <w:rPr>
          <w:lang w:val="en-US"/>
        </w:rPr>
      </w:pPr>
      <w:bookmarkStart w:id="144" w:name="_Toc226736252"/>
      <w:r>
        <w:rPr>
          <w:lang w:val="en-US"/>
        </w:rPr>
        <w:t>DAC8 / CARF</w:t>
      </w:r>
      <w:bookmarkEnd w:id="144"/>
    </w:p>
    <w:p w14:paraId="19901F3E" w14:textId="42881250" w:rsidR="00355617" w:rsidRDefault="00340965" w:rsidP="004370FB">
      <w:pPr>
        <w:pStyle w:val="Currenttext"/>
      </w:pPr>
      <w:r w:rsidRPr="003A2CC3">
        <w:t xml:space="preserve">DAC8 is EU </w:t>
      </w:r>
      <w:r w:rsidR="004C020C">
        <w:t>directive</w:t>
      </w:r>
      <w:r w:rsidR="000E02D2" w:rsidRPr="003A2CC3">
        <w:t xml:space="preserve"> (</w:t>
      </w:r>
      <w:r w:rsidR="004C020C">
        <w:t>8</w:t>
      </w:r>
      <w:r w:rsidR="004C020C" w:rsidRPr="003A2CC3">
        <w:rPr>
          <w:vertAlign w:val="superscript"/>
        </w:rPr>
        <w:t>th</w:t>
      </w:r>
      <w:r w:rsidR="004C020C">
        <w:t xml:space="preserve"> Directive on </w:t>
      </w:r>
      <w:r w:rsidR="001764B3">
        <w:t xml:space="preserve">Administrative Cooperation, </w:t>
      </w:r>
      <w:r w:rsidR="000E02D2" w:rsidRPr="003A2CC3">
        <w:t>EU 2023/2226) which has be</w:t>
      </w:r>
      <w:r w:rsidR="000E02D2">
        <w:t>en adopted on the 17</w:t>
      </w:r>
      <w:r w:rsidR="000E02D2" w:rsidRPr="003A2CC3">
        <w:rPr>
          <w:vertAlign w:val="superscript"/>
        </w:rPr>
        <w:t>th</w:t>
      </w:r>
      <w:r w:rsidR="000E02D2">
        <w:t xml:space="preserve"> of October </w:t>
      </w:r>
      <w:r w:rsidR="005A6477">
        <w:t xml:space="preserve">2023, which is the translation of the Crypto-Asset Regulation Framework (CARF) as defined by the </w:t>
      </w:r>
      <w:r w:rsidR="008F4069">
        <w:t>Organization for Economic Co-Operation and Development (OECD)</w:t>
      </w:r>
      <w:r w:rsidR="00863DB3">
        <w:t xml:space="preserve">.  It makes mandatory for CASP to report transaction data </w:t>
      </w:r>
      <w:r w:rsidR="00D85CF6">
        <w:t>on</w:t>
      </w:r>
      <w:r w:rsidR="00740B30">
        <w:t xml:space="preserve"> crypto-assets </w:t>
      </w:r>
      <w:r w:rsidR="00863DB3">
        <w:t>to regulators</w:t>
      </w:r>
      <w:r w:rsidR="00DF3778">
        <w:t xml:space="preserve">, </w:t>
      </w:r>
      <w:proofErr w:type="gramStart"/>
      <w:r w:rsidR="00DF3778">
        <w:t>in order to</w:t>
      </w:r>
      <w:proofErr w:type="gramEnd"/>
      <w:r w:rsidR="00DF3778">
        <w:t xml:space="preserve"> achieve tax transparency across jurisdictions.  This </w:t>
      </w:r>
      <w:r w:rsidR="00D85CF6">
        <w:t>directive</w:t>
      </w:r>
      <w:r w:rsidR="00DF3778">
        <w:t xml:space="preserve"> </w:t>
      </w:r>
      <w:r w:rsidR="00DF3778">
        <w:lastRenderedPageBreak/>
        <w:t xml:space="preserve">enters into force on the </w:t>
      </w:r>
      <w:proofErr w:type="gramStart"/>
      <w:r w:rsidR="00DF3778">
        <w:t>1</w:t>
      </w:r>
      <w:r w:rsidR="00DF3778" w:rsidRPr="003A2CC3">
        <w:rPr>
          <w:vertAlign w:val="superscript"/>
        </w:rPr>
        <w:t>st</w:t>
      </w:r>
      <w:proofErr w:type="gramEnd"/>
      <w:r w:rsidR="00DF3778">
        <w:t xml:space="preserve"> January of 2026 for a first reporting b</w:t>
      </w:r>
      <w:r w:rsidR="0004292D">
        <w:t xml:space="preserve">eginning of 2027.  </w:t>
      </w:r>
      <w:r w:rsidR="00764EFE">
        <w:t xml:space="preserve">In France, it has been transposed through the 2025 </w:t>
      </w:r>
      <w:r w:rsidR="00F944FA">
        <w:t>“Loi des finances”</w:t>
      </w:r>
      <w:r w:rsidR="0081360D">
        <w:t xml:space="preserve"> (article 54)</w:t>
      </w:r>
      <w:r w:rsidR="00B52506">
        <w:t>.</w:t>
      </w:r>
    </w:p>
    <w:p w14:paraId="7F089239" w14:textId="7074C185" w:rsidR="0004292D" w:rsidRPr="003A2CC3" w:rsidRDefault="0004292D" w:rsidP="004370FB">
      <w:pPr>
        <w:pStyle w:val="Currenttext"/>
      </w:pPr>
      <w:r>
        <w:t xml:space="preserve">The reporting follows an </w:t>
      </w:r>
      <w:hyperlink r:id="rId100" w:history="1">
        <w:r w:rsidRPr="001309FE">
          <w:rPr>
            <w:rStyle w:val="Hyperlink"/>
          </w:rPr>
          <w:t>XML structure defined by the</w:t>
        </w:r>
        <w:r w:rsidR="002F48E5" w:rsidRPr="001309FE">
          <w:rPr>
            <w:rStyle w:val="Hyperlink"/>
          </w:rPr>
          <w:t xml:space="preserve"> OECD</w:t>
        </w:r>
      </w:hyperlink>
      <w:r w:rsidR="001640AF">
        <w:t xml:space="preserve"> (</w:t>
      </w:r>
      <w:hyperlink r:id="rId101" w:history="1">
        <w:r w:rsidR="001640AF" w:rsidRPr="001640AF">
          <w:rPr>
            <w:rStyle w:val="Hyperlink"/>
          </w:rPr>
          <w:t>XML schema</w:t>
        </w:r>
      </w:hyperlink>
      <w:r w:rsidR="001640AF">
        <w:t>).</w:t>
      </w:r>
      <w:r w:rsidR="00883FFD">
        <w:t xml:space="preserve">  Based on the operational data stored in SCS, the solution </w:t>
      </w:r>
      <w:proofErr w:type="gramStart"/>
      <w:r w:rsidR="00883FFD">
        <w:t>is able to</w:t>
      </w:r>
      <w:proofErr w:type="gramEnd"/>
      <w:r w:rsidR="00883FFD">
        <w:t xml:space="preserve"> produce the XML structure, with the constrain of storing some detailed information on customer, as their addresses and fiscal </w:t>
      </w:r>
      <w:r w:rsidR="001A608B">
        <w:t xml:space="preserve">identifier.  </w:t>
      </w:r>
    </w:p>
    <w:p w14:paraId="490B3F33" w14:textId="77777777" w:rsidR="00355617" w:rsidRPr="00C25E08" w:rsidRDefault="00355617" w:rsidP="00355617">
      <w:pPr>
        <w:pStyle w:val="Title3"/>
        <w:rPr>
          <w:lang w:val="en-US"/>
        </w:rPr>
      </w:pPr>
      <w:bookmarkStart w:id="145" w:name="_Toc204161214"/>
      <w:bookmarkStart w:id="146" w:name="_Toc226736253"/>
      <w:r>
        <w:rPr>
          <w:lang w:val="en-US"/>
        </w:rPr>
        <w:t>GDPR</w:t>
      </w:r>
      <w:bookmarkEnd w:id="145"/>
      <w:bookmarkEnd w:id="146"/>
    </w:p>
    <w:p w14:paraId="4F8471C6" w14:textId="77777777" w:rsidR="00355617" w:rsidRDefault="00355617" w:rsidP="00355617">
      <w:pPr>
        <w:pStyle w:val="Currenttext"/>
        <w:rPr>
          <w:lang w:val="en-US"/>
        </w:rPr>
      </w:pPr>
      <w:r>
        <w:rPr>
          <w:lang w:val="en-US"/>
        </w:rPr>
        <w:t>GDPR (General Data Protection Regulations) has the following objectives:</w:t>
      </w:r>
    </w:p>
    <w:p w14:paraId="270DA880" w14:textId="77777777" w:rsidR="00355617" w:rsidRPr="00AA4F27" w:rsidRDefault="00355617" w:rsidP="00355617">
      <w:pPr>
        <w:pStyle w:val="Currenttext"/>
        <w:numPr>
          <w:ilvl w:val="0"/>
          <w:numId w:val="73"/>
        </w:numPr>
        <w:rPr>
          <w:lang w:val="en-US"/>
        </w:rPr>
      </w:pPr>
      <w:r w:rsidRPr="00842DD1">
        <w:t>Protect individuals' personal data and privacy across the EU</w:t>
      </w:r>
      <w:r>
        <w:t>,</w:t>
      </w:r>
    </w:p>
    <w:p w14:paraId="5205FBBC" w14:textId="77777777" w:rsidR="00355617" w:rsidRPr="00F22A7D" w:rsidRDefault="00355617" w:rsidP="00355617">
      <w:pPr>
        <w:pStyle w:val="Currenttext"/>
        <w:numPr>
          <w:ilvl w:val="0"/>
          <w:numId w:val="73"/>
        </w:numPr>
      </w:pPr>
      <w:r>
        <w:t>Harmonize data protection laws across EU member states.</w:t>
      </w:r>
    </w:p>
    <w:p w14:paraId="4A972ED7" w14:textId="77777777" w:rsidR="00355617" w:rsidRDefault="00355617" w:rsidP="00355617">
      <w:pPr>
        <w:pStyle w:val="Currenttext"/>
        <w:numPr>
          <w:ilvl w:val="0"/>
          <w:numId w:val="73"/>
        </w:numPr>
      </w:pPr>
      <w:r>
        <w:t>Ensure transparency and accountability in data processing activities.</w:t>
      </w:r>
    </w:p>
    <w:p w14:paraId="24ECDC41" w14:textId="77777777" w:rsidR="00355617" w:rsidRDefault="00355617" w:rsidP="00355617">
      <w:pPr>
        <w:pStyle w:val="Currenttext"/>
        <w:rPr>
          <w:lang w:val="en-US"/>
        </w:rPr>
      </w:pPr>
      <w:r>
        <w:rPr>
          <w:lang w:val="en-US"/>
        </w:rPr>
        <w:t xml:space="preserve">GDPR creates requirements </w:t>
      </w:r>
      <w:proofErr w:type="gramStart"/>
      <w:r>
        <w:rPr>
          <w:lang w:val="en-US"/>
        </w:rPr>
        <w:t>on</w:t>
      </w:r>
      <w:proofErr w:type="gramEnd"/>
      <w:r>
        <w:rPr>
          <w:lang w:val="en-US"/>
        </w:rPr>
        <w:t xml:space="preserve"> data minimization and classification, </w:t>
      </w:r>
      <w:proofErr w:type="gramStart"/>
      <w:r>
        <w:rPr>
          <w:lang w:val="en-US"/>
        </w:rPr>
        <w:t>on</w:t>
      </w:r>
      <w:proofErr w:type="gramEnd"/>
      <w:r>
        <w:rPr>
          <w:lang w:val="en-US"/>
        </w:rPr>
        <w:t xml:space="preserve"> data subject rights, </w:t>
      </w:r>
      <w:proofErr w:type="gramStart"/>
      <w:r>
        <w:rPr>
          <w:lang w:val="en-US"/>
        </w:rPr>
        <w:t>on</w:t>
      </w:r>
      <w:proofErr w:type="gramEnd"/>
      <w:r>
        <w:rPr>
          <w:lang w:val="en-US"/>
        </w:rPr>
        <w:t xml:space="preserve"> consent management and </w:t>
      </w:r>
      <w:proofErr w:type="gramStart"/>
      <w:r>
        <w:rPr>
          <w:lang w:val="en-US"/>
        </w:rPr>
        <w:t>on</w:t>
      </w:r>
      <w:proofErr w:type="gramEnd"/>
      <w:r>
        <w:rPr>
          <w:lang w:val="en-US"/>
        </w:rPr>
        <w:t xml:space="preserve"> breach notification.</w:t>
      </w:r>
    </w:p>
    <w:p w14:paraId="2DCA5D8A" w14:textId="77777777" w:rsidR="00355617" w:rsidRDefault="00355617" w:rsidP="00355617">
      <w:pPr>
        <w:pStyle w:val="Currenttext"/>
        <w:rPr>
          <w:lang w:val="en-US"/>
        </w:rPr>
      </w:pPr>
    </w:p>
    <w:p w14:paraId="47734C40" w14:textId="77777777" w:rsidR="00355617" w:rsidRDefault="00355617" w:rsidP="00355617">
      <w:pPr>
        <w:pStyle w:val="Currenttext"/>
      </w:pPr>
      <w:r>
        <w:rPr>
          <w:lang w:val="en-US"/>
        </w:rPr>
        <w:t xml:space="preserve">The SCS doesn’t store information related to customer except for Travel Rule.  But as Travel rule is a legal requirement, there is no need </w:t>
      </w:r>
      <w:r>
        <w:t xml:space="preserve">of specific customer consent.  </w:t>
      </w:r>
      <w:proofErr w:type="gramStart"/>
      <w:r>
        <w:t>Nevertheless</w:t>
      </w:r>
      <w:proofErr w:type="gramEnd"/>
      <w:r>
        <w:t xml:space="preserve"> the information must remain confidential, which implies it must be encrypted during transport and storage (cf. paragraphs on data security § </w:t>
      </w:r>
      <w:r>
        <w:fldChar w:fldCharType="begin"/>
      </w:r>
      <w:r>
        <w:instrText xml:space="preserve"> REF _Ref204078154 \r \h </w:instrText>
      </w:r>
      <w:r>
        <w:fldChar w:fldCharType="separate"/>
      </w:r>
      <w:r>
        <w:t>4.4.4</w:t>
      </w:r>
      <w:r>
        <w:fldChar w:fldCharType="end"/>
      </w:r>
      <w:r>
        <w:t xml:space="preserve">).  </w:t>
      </w:r>
      <w:proofErr w:type="gramStart"/>
      <w:r>
        <w:t>Moreover</w:t>
      </w:r>
      <w:proofErr w:type="gramEnd"/>
      <w:r>
        <w:t xml:space="preserve"> the bank GDPR documentation should be completed to refer to this SCS process.</w:t>
      </w:r>
    </w:p>
    <w:p w14:paraId="2D411A47" w14:textId="77777777" w:rsidR="00355617" w:rsidRDefault="00355617" w:rsidP="00355617">
      <w:pPr>
        <w:pStyle w:val="Currenttext"/>
      </w:pPr>
      <w:r>
        <w:t xml:space="preserve">All interactions with partners are done without providing customer information (except for Travel Rule information).  For </w:t>
      </w:r>
      <w:proofErr w:type="gramStart"/>
      <w:r>
        <w:t>example</w:t>
      </w:r>
      <w:proofErr w:type="gramEnd"/>
      <w:r>
        <w:t xml:space="preserve"> no customer id </w:t>
      </w:r>
      <w:proofErr w:type="gramStart"/>
      <w:r>
        <w:t>are</w:t>
      </w:r>
      <w:proofErr w:type="gramEnd"/>
      <w:r>
        <w:t xml:space="preserve"> propagated, only the internal digital asset account id.</w:t>
      </w:r>
    </w:p>
    <w:p w14:paraId="02EB731C" w14:textId="27AE3171" w:rsidR="00D77452" w:rsidRDefault="00D77452" w:rsidP="00355617">
      <w:pPr>
        <w:pStyle w:val="Currenttext"/>
      </w:pPr>
      <w:r>
        <w:t>The SCS documentation includes a Data Registry that list all processes and data usage, which can be used to complete Bank’s GDPR documentation.</w:t>
      </w:r>
    </w:p>
    <w:p w14:paraId="3599E644" w14:textId="77777777" w:rsidR="00355617" w:rsidRPr="00AA4F27" w:rsidRDefault="00355617" w:rsidP="00355617">
      <w:pPr>
        <w:pStyle w:val="Currenttext"/>
        <w:ind w:left="714"/>
      </w:pPr>
    </w:p>
    <w:p w14:paraId="6C239BB0" w14:textId="77777777" w:rsidR="00355617" w:rsidRPr="00C25E08" w:rsidRDefault="00355617" w:rsidP="00355617">
      <w:pPr>
        <w:pStyle w:val="Title3"/>
        <w:rPr>
          <w:lang w:val="en-US"/>
        </w:rPr>
      </w:pPr>
      <w:bookmarkStart w:id="147" w:name="_Toc204161215"/>
      <w:bookmarkStart w:id="148" w:name="_Toc226736254"/>
      <w:r>
        <w:rPr>
          <w:lang w:val="en-US"/>
        </w:rPr>
        <w:t>DORA</w:t>
      </w:r>
      <w:bookmarkEnd w:id="147"/>
      <w:bookmarkEnd w:id="148"/>
    </w:p>
    <w:p w14:paraId="2D1898BD" w14:textId="77777777" w:rsidR="00355617" w:rsidRDefault="00355617" w:rsidP="00355617">
      <w:pPr>
        <w:ind w:left="567"/>
      </w:pPr>
      <w:r w:rsidRPr="0065230C">
        <w:t xml:space="preserve">DORA </w:t>
      </w:r>
      <w:r>
        <w:t xml:space="preserve">(Digital Operation Resilience Act) </w:t>
      </w:r>
      <w:r w:rsidRPr="0065230C">
        <w:t>has the following objectives:</w:t>
      </w:r>
    </w:p>
    <w:p w14:paraId="23A8506C" w14:textId="77777777" w:rsidR="00355617" w:rsidRDefault="00355617" w:rsidP="00355617">
      <w:pPr>
        <w:pStyle w:val="ListParagraph"/>
        <w:numPr>
          <w:ilvl w:val="0"/>
          <w:numId w:val="71"/>
        </w:numPr>
        <w:ind w:left="1287"/>
      </w:pPr>
      <w:r w:rsidRPr="0065230C">
        <w:t>Standardise digital operational resilience requirements throughout the EU financial sector.</w:t>
      </w:r>
    </w:p>
    <w:p w14:paraId="0B21F6D6" w14:textId="77777777" w:rsidR="00355617" w:rsidRDefault="00355617" w:rsidP="00355617">
      <w:pPr>
        <w:pStyle w:val="ListParagraph"/>
        <w:numPr>
          <w:ilvl w:val="0"/>
          <w:numId w:val="71"/>
        </w:numPr>
        <w:ind w:left="1287"/>
      </w:pPr>
      <w:r w:rsidRPr="0065230C">
        <w:t>Target cybersecurity risks that are not addressed by capital buffers.</w:t>
      </w:r>
    </w:p>
    <w:p w14:paraId="31071AAD" w14:textId="77777777" w:rsidR="00355617" w:rsidRDefault="00355617" w:rsidP="00355617">
      <w:pPr>
        <w:pStyle w:val="ListParagraph"/>
        <w:numPr>
          <w:ilvl w:val="0"/>
          <w:numId w:val="71"/>
        </w:numPr>
        <w:ind w:left="1287"/>
      </w:pPr>
      <w:r w:rsidRPr="0065230C">
        <w:t>Maintain the continuity of essential financial services during ICT disruptions.</w:t>
      </w:r>
    </w:p>
    <w:p w14:paraId="78973BC1" w14:textId="77777777" w:rsidR="00355617" w:rsidRDefault="00355617" w:rsidP="00355617">
      <w:pPr>
        <w:ind w:left="567"/>
      </w:pPr>
      <w:r>
        <w:t xml:space="preserve">DORA creates requirements on ICT risk management (e.g. setup </w:t>
      </w:r>
      <w:proofErr w:type="gramStart"/>
      <w:r>
        <w:t>a</w:t>
      </w:r>
      <w:proofErr w:type="gramEnd"/>
      <w:r>
        <w:t xml:space="preserve"> ICT risk management framework), on ICT incident reporting, on digital operational resilience testing, on third-party risk management, on information sharing.</w:t>
      </w:r>
    </w:p>
    <w:p w14:paraId="5CDC644E" w14:textId="77777777" w:rsidR="00355617" w:rsidRDefault="00355617" w:rsidP="00355617">
      <w:pPr>
        <w:ind w:left="567"/>
      </w:pPr>
    </w:p>
    <w:p w14:paraId="0E00F4A8" w14:textId="77777777" w:rsidR="00355617" w:rsidRDefault="00355617" w:rsidP="00355617">
      <w:pPr>
        <w:ind w:left="567"/>
      </w:pPr>
      <w:r>
        <w:t>Most responsibilities regarding DORA are at bank or integration project level, to include the SCS processes and its ecosystem in the bank DORA governance.  At SCS level we ensure that:</w:t>
      </w:r>
    </w:p>
    <w:p w14:paraId="55B68F39" w14:textId="77777777" w:rsidR="00355617" w:rsidRDefault="00355617" w:rsidP="00355617">
      <w:pPr>
        <w:pStyle w:val="ListParagraph"/>
        <w:numPr>
          <w:ilvl w:val="0"/>
          <w:numId w:val="72"/>
        </w:numPr>
      </w:pPr>
      <w:r>
        <w:t>The solution is qualified from a function point of view through automated and manual testing</w:t>
      </w:r>
    </w:p>
    <w:p w14:paraId="57A14E67" w14:textId="44F13062" w:rsidR="00355617" w:rsidRPr="003A2CC3" w:rsidRDefault="00355617" w:rsidP="00355617">
      <w:pPr>
        <w:pStyle w:val="ListParagraph"/>
        <w:numPr>
          <w:ilvl w:val="0"/>
          <w:numId w:val="72"/>
        </w:numPr>
      </w:pPr>
      <w:r w:rsidRPr="00BE2D7B">
        <w:t xml:space="preserve">The solution is qualified from a security point of view through </w:t>
      </w:r>
      <w:r w:rsidR="00BE2D7B" w:rsidRPr="003A2CC3">
        <w:t>security audits (realized by the cyber security department from Sopra Steria, in complete independence from the SCS team)</w:t>
      </w:r>
      <w:r w:rsidRPr="003A2CC3">
        <w:t>.</w:t>
      </w:r>
    </w:p>
    <w:p w14:paraId="6249B74F" w14:textId="77777777" w:rsidR="00355617" w:rsidRDefault="00355617" w:rsidP="00355617">
      <w:pPr>
        <w:pStyle w:val="ListParagraph"/>
        <w:numPr>
          <w:ilvl w:val="0"/>
          <w:numId w:val="72"/>
        </w:numPr>
      </w:pPr>
      <w:r>
        <w:t xml:space="preserve">The solution provides audit trail and logging features </w:t>
      </w:r>
      <w:proofErr w:type="gramStart"/>
      <w:r>
        <w:t>in order to</w:t>
      </w:r>
      <w:proofErr w:type="gramEnd"/>
      <w:r>
        <w:t xml:space="preserve"> report any incidents</w:t>
      </w:r>
    </w:p>
    <w:p w14:paraId="410A2F23" w14:textId="77777777" w:rsidR="00355617" w:rsidRDefault="00355617" w:rsidP="00355617">
      <w:pPr>
        <w:ind w:left="708"/>
      </w:pPr>
    </w:p>
    <w:p w14:paraId="762F4A82" w14:textId="3EBF1899" w:rsidR="00585368" w:rsidRDefault="00355617" w:rsidP="00355617">
      <w:pPr>
        <w:pStyle w:val="Currenttext"/>
      </w:pPr>
      <w:proofErr w:type="gramStart"/>
      <w:r>
        <w:t>Moreover</w:t>
      </w:r>
      <w:proofErr w:type="gramEnd"/>
      <w:r>
        <w:t xml:space="preserve"> the contract between Sopra Steria Group and the bank must be compliant with DORA, considering that the services provided by the SCS can be classified as ‘critical’ </w:t>
      </w:r>
      <w:proofErr w:type="gramStart"/>
      <w:r>
        <w:t>in regards to</w:t>
      </w:r>
      <w:proofErr w:type="gramEnd"/>
      <w:r>
        <w:t xml:space="preserve"> the potential impacts on customer assets in case of incidents.</w:t>
      </w:r>
    </w:p>
    <w:p w14:paraId="6ACD6B33" w14:textId="77777777" w:rsidR="00466B55" w:rsidRDefault="00466B55" w:rsidP="00355617">
      <w:pPr>
        <w:pStyle w:val="Currenttext"/>
      </w:pPr>
    </w:p>
    <w:p w14:paraId="7425B30E" w14:textId="5BD9C983" w:rsidR="008A01F5" w:rsidRDefault="008A01F5" w:rsidP="00466B55">
      <w:pPr>
        <w:pStyle w:val="Title2"/>
      </w:pPr>
      <w:bookmarkStart w:id="149" w:name="_Ref209685086"/>
      <w:bookmarkStart w:id="150" w:name="_Toc226736255"/>
      <w:r>
        <w:t>Operational dashboards</w:t>
      </w:r>
      <w:bookmarkEnd w:id="149"/>
      <w:bookmarkEnd w:id="150"/>
    </w:p>
    <w:p w14:paraId="3371F9AC" w14:textId="1D4DE383" w:rsidR="008A01F5" w:rsidRDefault="005717EC">
      <w:pPr>
        <w:pStyle w:val="Currenttext"/>
      </w:pPr>
      <w:r>
        <w:t>Several optional dashboards targeting the bank users are foreseen:</w:t>
      </w:r>
    </w:p>
    <w:p w14:paraId="02DD14CC" w14:textId="45D67173" w:rsidR="005717EC" w:rsidRDefault="009A3EDE" w:rsidP="005717EC">
      <w:pPr>
        <w:pStyle w:val="Currenttext"/>
        <w:numPr>
          <w:ilvl w:val="0"/>
          <w:numId w:val="112"/>
        </w:numPr>
      </w:pPr>
      <w:r>
        <w:t>Portfolio insights, that gives information on:</w:t>
      </w:r>
    </w:p>
    <w:p w14:paraId="689D3962" w14:textId="17215267" w:rsidR="009A3EDE" w:rsidRDefault="00DC6279" w:rsidP="009A3EDE">
      <w:pPr>
        <w:pStyle w:val="Currenttext"/>
        <w:numPr>
          <w:ilvl w:val="1"/>
          <w:numId w:val="112"/>
        </w:numPr>
      </w:pPr>
      <w:r>
        <w:t>Graph with r</w:t>
      </w:r>
      <w:r w:rsidR="006E4F20">
        <w:t>evenue evolution, showing the P&amp;L, in fiat and an in crypto</w:t>
      </w:r>
      <w:r w:rsidR="00857584">
        <w:t xml:space="preserve">.  This </w:t>
      </w:r>
      <w:r w:rsidR="00BD58B6">
        <w:t>part</w:t>
      </w:r>
      <w:r w:rsidR="00857584">
        <w:t xml:space="preserve"> can be </w:t>
      </w:r>
      <w:r w:rsidR="00EF1E01">
        <w:t>built</w:t>
      </w:r>
      <w:r w:rsidR="00857584">
        <w:t xml:space="preserve"> by calling the REST API GET /</w:t>
      </w:r>
      <w:r w:rsidR="00A42715">
        <w:t>bank</w:t>
      </w:r>
      <w:r w:rsidR="004D3D4C">
        <w:t>s/revenues</w:t>
      </w:r>
    </w:p>
    <w:p w14:paraId="64735EA1" w14:textId="282A9B7E" w:rsidR="004D3D4C" w:rsidRDefault="00BE6069" w:rsidP="009A3EDE">
      <w:pPr>
        <w:pStyle w:val="Currenttext"/>
        <w:numPr>
          <w:ilvl w:val="1"/>
          <w:numId w:val="112"/>
        </w:numPr>
      </w:pPr>
      <w:r>
        <w:t>Margin evolution, which can be computed with the result of the REST API GET /banks/revenues</w:t>
      </w:r>
    </w:p>
    <w:p w14:paraId="35869CDF" w14:textId="15C05803" w:rsidR="00BE6069" w:rsidRDefault="00B63B6F" w:rsidP="009A3EDE">
      <w:pPr>
        <w:pStyle w:val="Currenttext"/>
        <w:numPr>
          <w:ilvl w:val="1"/>
          <w:numId w:val="112"/>
        </w:numPr>
      </w:pPr>
      <w:r>
        <w:t xml:space="preserve">Statistics on </w:t>
      </w:r>
      <w:r w:rsidR="0051576C">
        <w:t>account and customers, which</w:t>
      </w:r>
      <w:r w:rsidR="00BD58B6">
        <w:t xml:space="preserve"> can be computed by calling the REST API GET /account</w:t>
      </w:r>
      <w:r w:rsidR="00C073DD">
        <w:t>s/statistics</w:t>
      </w:r>
    </w:p>
    <w:p w14:paraId="6D995FC4" w14:textId="20E5C22E" w:rsidR="00322E3B" w:rsidRDefault="00DC6279" w:rsidP="009A3EDE">
      <w:pPr>
        <w:pStyle w:val="Currenttext"/>
        <w:numPr>
          <w:ilvl w:val="1"/>
          <w:numId w:val="112"/>
        </w:numPr>
      </w:pPr>
      <w:r>
        <w:lastRenderedPageBreak/>
        <w:t>Graph on operation volumes</w:t>
      </w:r>
      <w:r w:rsidR="00322E3B">
        <w:t>, which can be built</w:t>
      </w:r>
      <w:r>
        <w:t xml:space="preserve"> by calling the REST API GET /operations/statistics</w:t>
      </w:r>
    </w:p>
    <w:p w14:paraId="6D7CDEC6" w14:textId="4001C267" w:rsidR="00DC6279" w:rsidRDefault="00EE2B0F" w:rsidP="009A3EDE">
      <w:pPr>
        <w:pStyle w:val="Currenttext"/>
        <w:numPr>
          <w:ilvl w:val="1"/>
          <w:numId w:val="112"/>
        </w:numPr>
      </w:pPr>
      <w:r w:rsidRPr="00EE2B0F">
        <w:t>Information on assets on excha</w:t>
      </w:r>
      <w:r w:rsidRPr="00850393">
        <w:t>nge / broker / custody</w:t>
      </w:r>
      <w:r w:rsidR="007F1A05">
        <w:t xml:space="preserve"> and expositions by assets</w:t>
      </w:r>
      <w:r w:rsidRPr="00850393">
        <w:t xml:space="preserve">, which can be </w:t>
      </w:r>
      <w:r w:rsidR="007970D4">
        <w:t>retrieved</w:t>
      </w:r>
      <w:r>
        <w:t xml:space="preserve"> by calling the REST API GET /</w:t>
      </w:r>
      <w:r w:rsidR="007970D4">
        <w:t>banks/positions</w:t>
      </w:r>
    </w:p>
    <w:p w14:paraId="0DF681D9" w14:textId="6C8D556B" w:rsidR="007970D4" w:rsidRDefault="00D84DCE" w:rsidP="009A3EDE">
      <w:pPr>
        <w:pStyle w:val="Currenttext"/>
        <w:numPr>
          <w:ilvl w:val="1"/>
          <w:numId w:val="112"/>
        </w:numPr>
      </w:pPr>
      <w:r>
        <w:t>Graph on evolution of the asset under management, which can be built by calling the REST API GET /operations/statistics and GET /</w:t>
      </w:r>
      <w:r w:rsidR="000E7EAF">
        <w:t>accounts/statistics and merging both information.</w:t>
      </w:r>
    </w:p>
    <w:p w14:paraId="397F6911" w14:textId="2452E202" w:rsidR="000E7EAF" w:rsidRDefault="00067D44" w:rsidP="009A3EDE">
      <w:pPr>
        <w:pStyle w:val="Currenttext"/>
        <w:numPr>
          <w:ilvl w:val="1"/>
          <w:numId w:val="112"/>
        </w:numPr>
      </w:pPr>
      <w:r>
        <w:t>Table with the list of assets and their evolutions per month, which can be built by calling the REST API GET /banks/positions</w:t>
      </w:r>
      <w:r w:rsidR="00012EA6">
        <w:t>/{</w:t>
      </w:r>
      <w:proofErr w:type="spellStart"/>
      <w:r w:rsidR="00012EA6">
        <w:t>positionId</w:t>
      </w:r>
      <w:proofErr w:type="spellEnd"/>
      <w:r w:rsidR="00012EA6">
        <w:t>}</w:t>
      </w:r>
      <w:r w:rsidR="00CF1A8C">
        <w:t xml:space="preserve"> (one call per position)</w:t>
      </w:r>
      <w:r>
        <w:t>.</w:t>
      </w:r>
    </w:p>
    <w:p w14:paraId="3E8E76F0" w14:textId="0A25FF08" w:rsidR="00207056" w:rsidRDefault="00207056" w:rsidP="00207056">
      <w:pPr>
        <w:pStyle w:val="Currenttext"/>
        <w:numPr>
          <w:ilvl w:val="0"/>
          <w:numId w:val="112"/>
        </w:numPr>
      </w:pPr>
      <w:r>
        <w:t>Activity dashboards, that gives information about:</w:t>
      </w:r>
    </w:p>
    <w:p w14:paraId="62589DC2" w14:textId="3A113E4F" w:rsidR="00207056" w:rsidRDefault="00940227" w:rsidP="00207056">
      <w:pPr>
        <w:pStyle w:val="Currenttext"/>
        <w:numPr>
          <w:ilvl w:val="1"/>
          <w:numId w:val="112"/>
        </w:numPr>
      </w:pPr>
      <w:r>
        <w:t>Graph on e</w:t>
      </w:r>
      <w:r w:rsidR="00876F5B">
        <w:t>volution of the number of transactions, which can be built by calling the REST API GET /operations/statistics</w:t>
      </w:r>
    </w:p>
    <w:p w14:paraId="6F39E205" w14:textId="6997C648" w:rsidR="00940227" w:rsidRDefault="00273BBF" w:rsidP="00207056">
      <w:pPr>
        <w:pStyle w:val="Currenttext"/>
        <w:numPr>
          <w:ilvl w:val="1"/>
          <w:numId w:val="112"/>
        </w:numPr>
      </w:pPr>
      <w:r>
        <w:t>O</w:t>
      </w:r>
      <w:r w:rsidR="00940227">
        <w:t>ther statistics that can be retrieved via the same endpoint.</w:t>
      </w:r>
    </w:p>
    <w:p w14:paraId="2FFB6341" w14:textId="3EBBA400" w:rsidR="00273BBF" w:rsidRDefault="008E4E0F" w:rsidP="00207056">
      <w:pPr>
        <w:pStyle w:val="Currenttext"/>
        <w:numPr>
          <w:ilvl w:val="1"/>
          <w:numId w:val="112"/>
        </w:numPr>
      </w:pPr>
      <w:r>
        <w:t>Operations for a given account, with possibility to drill down to the bank position entries for one operation.  This part is built based on the GET /operations/{</w:t>
      </w:r>
      <w:proofErr w:type="spellStart"/>
      <w:r>
        <w:t>accountId</w:t>
      </w:r>
      <w:proofErr w:type="spellEnd"/>
      <w:r>
        <w:t>} and GET /bank</w:t>
      </w:r>
      <w:r w:rsidR="006E70AB">
        <w:t>s</w:t>
      </w:r>
      <w:r>
        <w:t>/entries</w:t>
      </w:r>
      <w:r w:rsidR="007B5989">
        <w:t xml:space="preserve"> </w:t>
      </w:r>
      <w:r>
        <w:t>endpoints.</w:t>
      </w:r>
    </w:p>
    <w:p w14:paraId="437A40AC" w14:textId="7E9EA5C6" w:rsidR="006B1DBB" w:rsidRDefault="00CF7B83" w:rsidP="00CF7B83">
      <w:pPr>
        <w:pStyle w:val="Currenttext"/>
        <w:numPr>
          <w:ilvl w:val="0"/>
          <w:numId w:val="112"/>
        </w:numPr>
      </w:pPr>
      <w:r>
        <w:t>Liquidity and settlement dashboard, that gives information</w:t>
      </w:r>
      <w:r w:rsidR="006B1DBB">
        <w:t>:</w:t>
      </w:r>
    </w:p>
    <w:p w14:paraId="5C093F88" w14:textId="613AC2DA" w:rsidR="00940227" w:rsidRDefault="006B1DBB" w:rsidP="006B1DBB">
      <w:pPr>
        <w:pStyle w:val="Currenttext"/>
        <w:numPr>
          <w:ilvl w:val="1"/>
          <w:numId w:val="112"/>
        </w:numPr>
      </w:pPr>
      <w:r>
        <w:t xml:space="preserve">On </w:t>
      </w:r>
      <w:r w:rsidR="00CF7B83">
        <w:t xml:space="preserve">the situation on each ‘bucket’ with potential alerts.  This one can be built </w:t>
      </w:r>
      <w:r w:rsidR="003C5FD5">
        <w:t>by calling the REST API GET /bank/positions.</w:t>
      </w:r>
      <w:r w:rsidR="00A244EE">
        <w:t xml:space="preserve">  It’s possible to drill down from the global position (in reference fiat currency) </w:t>
      </w:r>
      <w:r w:rsidR="006534F8">
        <w:t xml:space="preserve">to the details per positions and then to the </w:t>
      </w:r>
      <w:r w:rsidR="00381E70">
        <w:t>details</w:t>
      </w:r>
      <w:r w:rsidR="006E70AB">
        <w:t xml:space="preserve"> of each entry for a given position (via the GET /banks/positions/entries endpoint).</w:t>
      </w:r>
    </w:p>
    <w:p w14:paraId="6C54866E" w14:textId="77777777" w:rsidR="006B1DBB" w:rsidRDefault="006B1DBB" w:rsidP="00EE3775">
      <w:pPr>
        <w:pStyle w:val="Currenttext"/>
        <w:ind w:left="1647"/>
      </w:pPr>
    </w:p>
    <w:p w14:paraId="1A639B99" w14:textId="3716FF1B" w:rsidR="003C5FD5" w:rsidRDefault="003C5FD5" w:rsidP="003C5FD5">
      <w:pPr>
        <w:pStyle w:val="Currenttext"/>
      </w:pPr>
      <w:r>
        <w:t xml:space="preserve">The following paragraphs provide more detail on the </w:t>
      </w:r>
      <w:r w:rsidR="00947EBC">
        <w:t>behaviour</w:t>
      </w:r>
      <w:r>
        <w:t xml:space="preserve"> of these endpoints.</w:t>
      </w:r>
    </w:p>
    <w:p w14:paraId="00A6A4A0" w14:textId="2E76744E" w:rsidR="003C5FD5" w:rsidRDefault="003C5FD5" w:rsidP="003C5FD5">
      <w:pPr>
        <w:pStyle w:val="Title3"/>
      </w:pPr>
      <w:bookmarkStart w:id="151" w:name="_Toc226736256"/>
      <w:r>
        <w:t>Bank revenues</w:t>
      </w:r>
      <w:bookmarkEnd w:id="151"/>
    </w:p>
    <w:p w14:paraId="3AF3B9D8" w14:textId="69E5EBC0" w:rsidR="00CC2318" w:rsidRPr="00CC2318" w:rsidRDefault="000C38B8" w:rsidP="00850393">
      <w:pPr>
        <w:ind w:left="567"/>
      </w:pPr>
      <w:r>
        <w:t>The REST API endpoint GET /banks/revenues</w:t>
      </w:r>
      <w:r w:rsidR="009A1F65">
        <w:t xml:space="preserve"> returns a table </w:t>
      </w:r>
      <w:r w:rsidR="00CC2318">
        <w:t xml:space="preserve">with P&amp;L information. </w:t>
      </w:r>
      <w:r w:rsidR="00322A53">
        <w:t xml:space="preserve"> Its detailed documentation is available in the integration guide.</w:t>
      </w:r>
    </w:p>
    <w:p w14:paraId="1A790B33" w14:textId="19B4F177" w:rsidR="009A1F65" w:rsidRDefault="007A071F" w:rsidP="00D70B76">
      <w:pPr>
        <w:ind w:left="567"/>
      </w:pPr>
      <w:r>
        <w:t>Its usage is restricted to bank user with adequate role.</w:t>
      </w:r>
    </w:p>
    <w:p w14:paraId="02D4A1BE" w14:textId="1368F617" w:rsidR="00382706" w:rsidRDefault="007A071F" w:rsidP="00850393">
      <w:pPr>
        <w:ind w:left="567"/>
      </w:pPr>
      <w:r>
        <w:t>I</w:t>
      </w:r>
      <w:r w:rsidR="00253AA1">
        <w:t>t access</w:t>
      </w:r>
      <w:r w:rsidR="00897355">
        <w:t>es</w:t>
      </w:r>
      <w:r w:rsidR="00253AA1">
        <w:t xml:space="preserve"> the subledger bank positions, filtering by the position type related to P&amp;L and compute the information to fill in the table.</w:t>
      </w:r>
    </w:p>
    <w:p w14:paraId="35D5F1B9" w14:textId="7A97A201" w:rsidR="003C5FD5" w:rsidRDefault="00E50C39" w:rsidP="003C5FD5">
      <w:pPr>
        <w:pStyle w:val="Title3"/>
      </w:pPr>
      <w:bookmarkStart w:id="152" w:name="_Toc226736257"/>
      <w:r>
        <w:t>Account statistics</w:t>
      </w:r>
      <w:bookmarkEnd w:id="152"/>
    </w:p>
    <w:p w14:paraId="25F879C6" w14:textId="77777777" w:rsidR="00CC2318" w:rsidRPr="00CC2318" w:rsidRDefault="00B24954" w:rsidP="007A2109">
      <w:pPr>
        <w:ind w:left="567"/>
      </w:pPr>
      <w:r>
        <w:t>The REST API endpoint GET /</w:t>
      </w:r>
      <w:r w:rsidR="00897355">
        <w:t>accounts</w:t>
      </w:r>
      <w:r>
        <w:t>/</w:t>
      </w:r>
      <w:r w:rsidR="00D50D58">
        <w:t>statistic</w:t>
      </w:r>
      <w:r>
        <w:t xml:space="preserve">s returns a table with </w:t>
      </w:r>
      <w:r w:rsidR="00897355">
        <w:t>statistics on account activity</w:t>
      </w:r>
      <w:r>
        <w:t xml:space="preserve">.  </w:t>
      </w:r>
      <w:r w:rsidR="007A2109">
        <w:t>Its detailed documentation is available in the integration guide.</w:t>
      </w:r>
    </w:p>
    <w:p w14:paraId="292D7B68" w14:textId="77777777" w:rsidR="007A2109" w:rsidRDefault="007A2109" w:rsidP="007A2109">
      <w:pPr>
        <w:ind w:left="567"/>
      </w:pPr>
      <w:r>
        <w:t>Its usage is restricted to bank user with adequate role.</w:t>
      </w:r>
    </w:p>
    <w:p w14:paraId="6CDFE6FA" w14:textId="79CC850B" w:rsidR="00B24954" w:rsidRDefault="00AD0F6A" w:rsidP="00B24954">
      <w:pPr>
        <w:ind w:left="567"/>
      </w:pPr>
      <w:r>
        <w:t xml:space="preserve">To optimise the </w:t>
      </w:r>
      <w:r w:rsidR="008C4E46">
        <w:t>answer to this request, the subledger service maintain</w:t>
      </w:r>
      <w:r w:rsidR="008324D1">
        <w:t>s</w:t>
      </w:r>
      <w:r w:rsidR="008C4E46">
        <w:t xml:space="preserve"> a table that stores the statistics per day</w:t>
      </w:r>
      <w:r w:rsidR="00722048">
        <w:t xml:space="preserve">, with the number of </w:t>
      </w:r>
      <w:r w:rsidR="007A2109">
        <w:t xml:space="preserve">active </w:t>
      </w:r>
      <w:r w:rsidR="00722048">
        <w:t>account</w:t>
      </w:r>
      <w:r w:rsidR="007A2109">
        <w:t>s</w:t>
      </w:r>
      <w:r w:rsidR="00722048">
        <w:t>, opening and closing.  This table is updated each time there is an event of such type on accounts</w:t>
      </w:r>
      <w:r w:rsidR="008324D1">
        <w:t xml:space="preserve">, cf. § </w:t>
      </w:r>
      <w:r w:rsidR="008324D1">
        <w:fldChar w:fldCharType="begin"/>
      </w:r>
      <w:r w:rsidR="008324D1">
        <w:instrText xml:space="preserve"> REF _Ref211849176 \r \h </w:instrText>
      </w:r>
      <w:r w:rsidR="008324D1">
        <w:fldChar w:fldCharType="separate"/>
      </w:r>
      <w:r w:rsidR="008324D1">
        <w:t>3.22</w:t>
      </w:r>
      <w:r w:rsidR="008324D1">
        <w:fldChar w:fldCharType="end"/>
      </w:r>
      <w:r w:rsidR="00722048">
        <w:t>.  If for one day there is no such event, th</w:t>
      </w:r>
      <w:r w:rsidR="00777F8B">
        <w:t>ere will be no record on the table for that date; in that case the information from the previous day can be used.</w:t>
      </w:r>
    </w:p>
    <w:p w14:paraId="768E5558" w14:textId="719919BB" w:rsidR="00777F8B" w:rsidRDefault="00C877F9" w:rsidP="00B24954">
      <w:pPr>
        <w:ind w:left="567"/>
      </w:pPr>
      <w:r>
        <w:t>To return the total of assets for the day</w:t>
      </w:r>
      <w:r w:rsidR="00777F8B">
        <w:t xml:space="preserve">, the </w:t>
      </w:r>
      <w:r w:rsidR="0036450C">
        <w:t>table used for operation statistics can be used, cf. next paragraph.</w:t>
      </w:r>
    </w:p>
    <w:p w14:paraId="7E6279ED" w14:textId="364FA3E4" w:rsidR="00E50C39" w:rsidRDefault="00E50C39" w:rsidP="003C5FD5">
      <w:pPr>
        <w:pStyle w:val="Title3"/>
      </w:pPr>
      <w:bookmarkStart w:id="153" w:name="_Toc226736258"/>
      <w:r>
        <w:t>Operation statistics</w:t>
      </w:r>
      <w:bookmarkEnd w:id="153"/>
    </w:p>
    <w:p w14:paraId="28BB9CE6" w14:textId="77777777" w:rsidR="00CC2318" w:rsidRPr="00CC2318" w:rsidRDefault="00897355" w:rsidP="00C877F9">
      <w:pPr>
        <w:ind w:left="567"/>
      </w:pPr>
      <w:r>
        <w:t xml:space="preserve">The REST API endpoint GET /operations/statistics returns a table with statistics on </w:t>
      </w:r>
      <w:r w:rsidR="00920604">
        <w:t>operations</w:t>
      </w:r>
      <w:r>
        <w:t xml:space="preserve">.  </w:t>
      </w:r>
      <w:r w:rsidR="00C877F9">
        <w:t>Its detailed documentation is available in the integration guide.</w:t>
      </w:r>
    </w:p>
    <w:p w14:paraId="10455E8B" w14:textId="72CC3DA9" w:rsidR="00897355" w:rsidRDefault="00857FC5" w:rsidP="00897355">
      <w:pPr>
        <w:ind w:left="567"/>
      </w:pPr>
      <w:r>
        <w:t>Its usage is restricted to bank user with adequate role.</w:t>
      </w:r>
    </w:p>
    <w:p w14:paraId="5048AB20" w14:textId="52D0D942" w:rsidR="00897355" w:rsidRDefault="009D3D15" w:rsidP="00825503">
      <w:pPr>
        <w:ind w:left="567"/>
      </w:pPr>
      <w:r>
        <w:t xml:space="preserve">To optimise the answer to this request, the </w:t>
      </w:r>
      <w:r w:rsidR="00825503">
        <w:t>operation</w:t>
      </w:r>
      <w:r>
        <w:t xml:space="preserve"> service maintain</w:t>
      </w:r>
      <w:r w:rsidR="008324D1">
        <w:t>s</w:t>
      </w:r>
      <w:r>
        <w:t xml:space="preserve"> a table that stores these statistics on operation per day.  This table is updated each time there is an event </w:t>
      </w:r>
      <w:r w:rsidR="00825503">
        <w:t>related to operation</w:t>
      </w:r>
      <w:r w:rsidR="008324D1">
        <w:t xml:space="preserve">, cf. § </w:t>
      </w:r>
      <w:r w:rsidR="008324D1">
        <w:fldChar w:fldCharType="begin"/>
      </w:r>
      <w:r w:rsidR="008324D1">
        <w:instrText xml:space="preserve"> REF _Ref211849176 \r \h </w:instrText>
      </w:r>
      <w:r w:rsidR="008324D1">
        <w:fldChar w:fldCharType="separate"/>
      </w:r>
      <w:r w:rsidR="008324D1">
        <w:t>3.22</w:t>
      </w:r>
      <w:r w:rsidR="008324D1">
        <w:fldChar w:fldCharType="end"/>
      </w:r>
      <w:r>
        <w:t>.  If for one day there is no such event, there will be no record on the table for that date; in that case the information from the previous day can be used.</w:t>
      </w:r>
    </w:p>
    <w:p w14:paraId="0BF05969" w14:textId="4DC57C02" w:rsidR="00E50C39" w:rsidRDefault="00E50C39" w:rsidP="003C5FD5">
      <w:pPr>
        <w:pStyle w:val="Title3"/>
      </w:pPr>
      <w:bookmarkStart w:id="154" w:name="_Ref211582003"/>
      <w:bookmarkStart w:id="155" w:name="_Toc226736259"/>
      <w:r>
        <w:t>Bank positions</w:t>
      </w:r>
      <w:bookmarkEnd w:id="154"/>
      <w:bookmarkEnd w:id="155"/>
    </w:p>
    <w:p w14:paraId="079F8CB0" w14:textId="34EFB7E7" w:rsidR="00CC2318" w:rsidRPr="00CC2318" w:rsidRDefault="00825503" w:rsidP="00846BAE">
      <w:pPr>
        <w:ind w:left="567"/>
      </w:pPr>
      <w:r>
        <w:t>The REST API endpoint GET /</w:t>
      </w:r>
      <w:r w:rsidR="00920604">
        <w:t>banks</w:t>
      </w:r>
      <w:r>
        <w:t>/</w:t>
      </w:r>
      <w:r w:rsidR="00920604">
        <w:t>position</w:t>
      </w:r>
      <w:r w:rsidR="00846BAE">
        <w:t>s</w:t>
      </w:r>
      <w:r>
        <w:t xml:space="preserve"> returns a table with </w:t>
      </w:r>
      <w:r w:rsidR="00920604">
        <w:t>bank positions</w:t>
      </w:r>
      <w:r w:rsidR="00CF1A8C">
        <w:t xml:space="preserve"> with their value at current time</w:t>
      </w:r>
      <w:r>
        <w:t xml:space="preserve">.  </w:t>
      </w:r>
      <w:r w:rsidR="00CF1A8C">
        <w:t>While GET /banks/positions/{</w:t>
      </w:r>
      <w:proofErr w:type="spellStart"/>
      <w:r w:rsidR="00CF1A8C">
        <w:t>positionId</w:t>
      </w:r>
      <w:proofErr w:type="spellEnd"/>
      <w:r w:rsidR="00CF1A8C">
        <w:t>} returns one bank position with the possibility to get</w:t>
      </w:r>
      <w:r w:rsidR="00B304BA">
        <w:t xml:space="preserve"> the evolution of its value on </w:t>
      </w:r>
      <w:proofErr w:type="gramStart"/>
      <w:r w:rsidR="00B304BA">
        <w:t>a period of time</w:t>
      </w:r>
      <w:proofErr w:type="gramEnd"/>
      <w:r w:rsidR="00B304BA">
        <w:t xml:space="preserve">.  Their </w:t>
      </w:r>
      <w:r w:rsidR="00846BAE">
        <w:t>detailed documentation is available in the integration guide.</w:t>
      </w:r>
    </w:p>
    <w:p w14:paraId="0EE4FF00" w14:textId="6B6EE0EC" w:rsidR="00846BAE" w:rsidRDefault="00B304BA" w:rsidP="00846BAE">
      <w:pPr>
        <w:ind w:left="567"/>
      </w:pPr>
      <w:r>
        <w:lastRenderedPageBreak/>
        <w:t xml:space="preserve">Their </w:t>
      </w:r>
      <w:r w:rsidR="00846BAE">
        <w:t>usage is restricted to bank user with adequate role.</w:t>
      </w:r>
    </w:p>
    <w:p w14:paraId="0D50429B" w14:textId="39F2F922" w:rsidR="00D61A77" w:rsidRDefault="00B304BA" w:rsidP="00850393">
      <w:pPr>
        <w:ind w:left="567"/>
      </w:pPr>
      <w:r>
        <w:t xml:space="preserve">Their </w:t>
      </w:r>
      <w:r w:rsidR="000942CC">
        <w:t>access</w:t>
      </w:r>
      <w:r w:rsidR="00B661DC">
        <w:t>es</w:t>
      </w:r>
      <w:r w:rsidR="000942CC">
        <w:t xml:space="preserve"> the bank positions in the SCS</w:t>
      </w:r>
      <w:r w:rsidR="00742190">
        <w:t xml:space="preserve"> and aggregat</w:t>
      </w:r>
      <w:r w:rsidR="00B661DC">
        <w:t>es</w:t>
      </w:r>
      <w:r w:rsidR="00742190">
        <w:t xml:space="preserve"> information by </w:t>
      </w:r>
      <w:proofErr w:type="gramStart"/>
      <w:r w:rsidR="00742190">
        <w:t>period of time</w:t>
      </w:r>
      <w:proofErr w:type="gramEnd"/>
      <w:r>
        <w:t xml:space="preserve"> (for the second one)</w:t>
      </w:r>
      <w:r w:rsidR="00742190">
        <w:t xml:space="preserve">.  </w:t>
      </w:r>
      <w:r>
        <w:t>For the first one, t</w:t>
      </w:r>
      <w:r w:rsidR="00742190">
        <w:t>he number of alerts is computed based on alert data, cf. next paragraph.</w:t>
      </w:r>
      <w:r w:rsidR="001A19E8">
        <w:t xml:space="preserve">  </w:t>
      </w:r>
    </w:p>
    <w:p w14:paraId="2565D24C" w14:textId="17F9D208" w:rsidR="00353037" w:rsidRDefault="00D52A5D" w:rsidP="00850393">
      <w:pPr>
        <w:ind w:left="567"/>
      </w:pPr>
      <w:r>
        <w:t>For the first one, i</w:t>
      </w:r>
      <w:r w:rsidR="002D6908">
        <w:t>f the position is related to custody, it accesses the custodian to get the positions</w:t>
      </w:r>
      <w:r w:rsidR="00D61A77">
        <w:t xml:space="preserve"> at that level (cf. field ‘</w:t>
      </w:r>
      <w:proofErr w:type="spellStart"/>
      <w:r w:rsidR="00D61A77">
        <w:t>positionExternalValue</w:t>
      </w:r>
      <w:proofErr w:type="spellEnd"/>
      <w:r w:rsidR="00D61A77">
        <w:t xml:space="preserve">’ in the API endpoint), which should be identical to the SCS ones.  This is done by calling the Fireblocks API endpoint </w:t>
      </w:r>
      <w:r w:rsidR="00353037">
        <w:t xml:space="preserve">GET </w:t>
      </w:r>
      <w:r w:rsidR="00353037" w:rsidRPr="00784805">
        <w:t>vault/accounts/{</w:t>
      </w:r>
      <w:proofErr w:type="spellStart"/>
      <w:r w:rsidR="00353037" w:rsidRPr="00784805">
        <w:t>vaultAccountId</w:t>
      </w:r>
      <w:proofErr w:type="spellEnd"/>
      <w:r w:rsidR="00353037" w:rsidRPr="00784805">
        <w:t>}</w:t>
      </w:r>
      <w:r w:rsidR="00353037">
        <w:t xml:space="preserve"> (cf. </w:t>
      </w:r>
      <w:hyperlink r:id="rId102" w:history="1">
        <w:r w:rsidR="00353037" w:rsidRPr="00BB3294">
          <w:rPr>
            <w:rStyle w:val="Hyperlink"/>
          </w:rPr>
          <w:t>https://developers.fireblocks.com/reference/getvaultaccount</w:t>
        </w:r>
      </w:hyperlink>
      <w:r w:rsidR="00353037">
        <w:t xml:space="preserve">), where the wallet id is used as </w:t>
      </w:r>
      <w:proofErr w:type="spellStart"/>
      <w:r w:rsidR="00353037">
        <w:t>vaultAccountId</w:t>
      </w:r>
      <w:proofErr w:type="spellEnd"/>
      <w:r w:rsidR="00353037">
        <w:t>.  This API endpoints returns a list with all assets in the wallet and their positions.</w:t>
      </w:r>
      <w:r>
        <w:t xml:space="preserve">  </w:t>
      </w:r>
      <w:r w:rsidR="00353037">
        <w:t>If the position is related to broker or exchange, it accesses the broker or exchange to get the position at that level (same field ‘</w:t>
      </w:r>
      <w:proofErr w:type="spellStart"/>
      <w:r w:rsidR="00353037">
        <w:t>positionExternalValue</w:t>
      </w:r>
      <w:proofErr w:type="spellEnd"/>
      <w:r w:rsidR="00353037">
        <w:t xml:space="preserve">’).  </w:t>
      </w:r>
      <w:r w:rsidR="008132D8">
        <w:t xml:space="preserve">This access is done through the </w:t>
      </w:r>
      <w:r w:rsidR="00FA0F90">
        <w:t xml:space="preserve">order integration module, which exposes an internal API endpoint </w:t>
      </w:r>
      <w:r w:rsidR="005A4CA0">
        <w:t xml:space="preserve">to retrieve this information (cf. § </w:t>
      </w:r>
      <w:r w:rsidR="005A4CA0">
        <w:fldChar w:fldCharType="begin"/>
      </w:r>
      <w:r w:rsidR="005A4CA0">
        <w:instrText xml:space="preserve"> REF _Ref203645402 \r \h </w:instrText>
      </w:r>
      <w:r w:rsidR="005A4CA0">
        <w:fldChar w:fldCharType="separate"/>
      </w:r>
      <w:r w:rsidR="005A4CA0">
        <w:t>3.14</w:t>
      </w:r>
      <w:r w:rsidR="005A4CA0">
        <w:fldChar w:fldCharType="end"/>
      </w:r>
      <w:r w:rsidR="005A4CA0">
        <w:t>).</w:t>
      </w:r>
    </w:p>
    <w:p w14:paraId="6B2A538E" w14:textId="27A1DCE5" w:rsidR="00466B55" w:rsidRDefault="000905F4">
      <w:pPr>
        <w:pStyle w:val="Title2"/>
      </w:pPr>
      <w:bookmarkStart w:id="156" w:name="_Toc226736260"/>
      <w:r>
        <w:t>Alert management</w:t>
      </w:r>
      <w:bookmarkEnd w:id="156"/>
    </w:p>
    <w:p w14:paraId="0013FBF5" w14:textId="6C3A2789" w:rsidR="009C4F86" w:rsidRDefault="006567D2" w:rsidP="0051613C">
      <w:pPr>
        <w:pStyle w:val="Currenttext"/>
      </w:pPr>
      <w:r>
        <w:t xml:space="preserve">This feature relies on a background process that monitors the </w:t>
      </w:r>
      <w:r w:rsidR="000905F4">
        <w:t xml:space="preserve">customer and </w:t>
      </w:r>
      <w:r>
        <w:t>bank position</w:t>
      </w:r>
      <w:r w:rsidR="00857D33">
        <w:t>s</w:t>
      </w:r>
      <w:r>
        <w:t xml:space="preserve"> </w:t>
      </w:r>
      <w:proofErr w:type="gramStart"/>
      <w:r>
        <w:t>in order to</w:t>
      </w:r>
      <w:proofErr w:type="gramEnd"/>
      <w:r>
        <w:t xml:space="preserve"> detect abnormal situation and generates alert to warn bank users.</w:t>
      </w:r>
    </w:p>
    <w:p w14:paraId="1961DB63" w14:textId="673CD4DD" w:rsidR="00F01865" w:rsidRDefault="00F01865" w:rsidP="009E4A35">
      <w:pPr>
        <w:pStyle w:val="Currenttext"/>
      </w:pPr>
      <w:r>
        <w:t>The configuration of alerts is based on a list of predefined KPI to which it’s possible to define:</w:t>
      </w:r>
    </w:p>
    <w:p w14:paraId="6FF4FE10" w14:textId="72509FC1" w:rsidR="00F01865" w:rsidRDefault="00F01865" w:rsidP="00F01865">
      <w:pPr>
        <w:pStyle w:val="Currenttext"/>
        <w:numPr>
          <w:ilvl w:val="0"/>
          <w:numId w:val="122"/>
        </w:numPr>
      </w:pPr>
      <w:r>
        <w:t xml:space="preserve">A condition (e.g. greater than, </w:t>
      </w:r>
      <w:r w:rsidR="006829B6">
        <w:t>lower than)</w:t>
      </w:r>
    </w:p>
    <w:p w14:paraId="2F927B26" w14:textId="46B0EE94" w:rsidR="006829B6" w:rsidRDefault="006829B6" w:rsidP="00F01865">
      <w:pPr>
        <w:pStyle w:val="Currenttext"/>
        <w:numPr>
          <w:ilvl w:val="0"/>
          <w:numId w:val="122"/>
        </w:numPr>
      </w:pPr>
      <w:r>
        <w:t>A threshold (either an amount</w:t>
      </w:r>
      <w:r w:rsidR="000D3A12">
        <w:t xml:space="preserve"> in the currency of the KPI</w:t>
      </w:r>
      <w:r>
        <w:t>, a number or a percentage depending on the KPI)</w:t>
      </w:r>
    </w:p>
    <w:p w14:paraId="7A58BDCD" w14:textId="60CC6271" w:rsidR="006829B6" w:rsidRDefault="006829B6" w:rsidP="00F01865">
      <w:pPr>
        <w:pStyle w:val="Currenttext"/>
        <w:numPr>
          <w:ilvl w:val="0"/>
          <w:numId w:val="122"/>
        </w:numPr>
      </w:pPr>
      <w:r>
        <w:t>A severity level (low, medium, high)</w:t>
      </w:r>
    </w:p>
    <w:p w14:paraId="61777243" w14:textId="545CDDFF" w:rsidR="00905217" w:rsidRDefault="00581BCD" w:rsidP="00905217">
      <w:pPr>
        <w:pStyle w:val="Currenttext"/>
      </w:pPr>
      <w:r>
        <w:t xml:space="preserve">These </w:t>
      </w:r>
      <w:r w:rsidR="00905217">
        <w:t>rule</w:t>
      </w:r>
      <w:r>
        <w:t>s</w:t>
      </w:r>
      <w:r w:rsidR="00905217">
        <w:t xml:space="preserve"> </w:t>
      </w:r>
      <w:r>
        <w:t xml:space="preserve">are scanned and if </w:t>
      </w:r>
      <w:r w:rsidR="00A57853">
        <w:t>a KPI ma</w:t>
      </w:r>
      <w:r w:rsidR="0046065B">
        <w:t>t</w:t>
      </w:r>
      <w:r w:rsidR="00A57853">
        <w:t>c</w:t>
      </w:r>
      <w:r w:rsidR="0046065B">
        <w:t>h</w:t>
      </w:r>
      <w:r w:rsidR="00A57853">
        <w:t>es a rule</w:t>
      </w:r>
      <w:r w:rsidR="001028D3">
        <w:t xml:space="preserve"> (i.e. if the condition and the related threshold are </w:t>
      </w:r>
      <w:r w:rsidR="001268E2">
        <w:t>applicable)</w:t>
      </w:r>
      <w:r w:rsidR="00A57853">
        <w:t>, a</w:t>
      </w:r>
      <w:r w:rsidR="00905217">
        <w:t>n alert is generated</w:t>
      </w:r>
      <w:r w:rsidR="000705B4">
        <w:t xml:space="preserve">, with the </w:t>
      </w:r>
      <w:r w:rsidR="001268E2">
        <w:t>related</w:t>
      </w:r>
      <w:r w:rsidR="000705B4">
        <w:t xml:space="preserve"> severity</w:t>
      </w:r>
      <w:r w:rsidR="00520661">
        <w:t>.</w:t>
      </w:r>
      <w:r w:rsidR="00CE1A90">
        <w:t xml:space="preserve">  In case several alerts are generated for the same KPI, only the one with the higher severity is kept.</w:t>
      </w:r>
      <w:r w:rsidR="000A31EA">
        <w:t xml:space="preserve">  An alert has a type which is based on the KPI which generates it.</w:t>
      </w:r>
    </w:p>
    <w:p w14:paraId="37F62BF8" w14:textId="7613A2D2" w:rsidR="009E4A35" w:rsidRDefault="00E43ED9" w:rsidP="009E4A35">
      <w:pPr>
        <w:pStyle w:val="Currenttext"/>
      </w:pPr>
      <w:r>
        <w:t>The available KPI are the following:</w:t>
      </w:r>
    </w:p>
    <w:p w14:paraId="6915570A" w14:textId="62824F30" w:rsidR="008C0A82" w:rsidRDefault="008C0A82" w:rsidP="008C0A82">
      <w:pPr>
        <w:pStyle w:val="Currenttext"/>
        <w:numPr>
          <w:ilvl w:val="0"/>
          <w:numId w:val="120"/>
        </w:numPr>
      </w:pPr>
      <w:r>
        <w:t>Bank position at exchange / broker / custody</w:t>
      </w:r>
    </w:p>
    <w:p w14:paraId="7A744BC5" w14:textId="56EB19BF" w:rsidR="0033251F" w:rsidRDefault="0033251F" w:rsidP="00850393">
      <w:pPr>
        <w:pStyle w:val="Currenttext"/>
        <w:ind w:left="1287"/>
      </w:pPr>
      <w:r>
        <w:t xml:space="preserve">Each position has its own </w:t>
      </w:r>
      <w:proofErr w:type="gramStart"/>
      <w:r>
        <w:t>KPI</w:t>
      </w:r>
      <w:r w:rsidR="00F74C35">
        <w:t>;</w:t>
      </w:r>
      <w:proofErr w:type="gramEnd"/>
      <w:r w:rsidR="00F74C35">
        <w:t xml:space="preserve"> i.e. one position per bucket and per digital asset</w:t>
      </w:r>
      <w:r>
        <w:t>.  It’s the balance of the position at the time the monitoring process is executed.</w:t>
      </w:r>
    </w:p>
    <w:p w14:paraId="6521D9C8" w14:textId="4BF3C9CB" w:rsidR="008C0A82" w:rsidRDefault="008C0A82" w:rsidP="008C0A82">
      <w:pPr>
        <w:pStyle w:val="Currenttext"/>
        <w:numPr>
          <w:ilvl w:val="0"/>
          <w:numId w:val="120"/>
        </w:numPr>
      </w:pPr>
      <w:r>
        <w:t>Bank P&amp;L at exchange / broker / custody</w:t>
      </w:r>
    </w:p>
    <w:p w14:paraId="027BB9F4" w14:textId="6C8DC460" w:rsidR="0033251F" w:rsidRDefault="0033251F" w:rsidP="00850393">
      <w:pPr>
        <w:pStyle w:val="Currenttext"/>
        <w:ind w:left="1287"/>
      </w:pPr>
      <w:r>
        <w:t xml:space="preserve">Each position has its own </w:t>
      </w:r>
      <w:proofErr w:type="gramStart"/>
      <w:r>
        <w:t>KPI</w:t>
      </w:r>
      <w:r w:rsidR="00F74C35">
        <w:t>;</w:t>
      </w:r>
      <w:proofErr w:type="gramEnd"/>
      <w:r w:rsidR="00F74C35">
        <w:t xml:space="preserve"> i.e. on position per type and per digital asset</w:t>
      </w:r>
      <w:r>
        <w:t>.  It’s the balance of the position at the time the monitoring process is executed.</w:t>
      </w:r>
    </w:p>
    <w:p w14:paraId="4426CA72" w14:textId="4A345191" w:rsidR="007575AE" w:rsidRDefault="00AB403D" w:rsidP="007575AE">
      <w:pPr>
        <w:pStyle w:val="Currenttext"/>
        <w:numPr>
          <w:ilvl w:val="0"/>
          <w:numId w:val="119"/>
        </w:numPr>
      </w:pPr>
      <w:r>
        <w:t xml:space="preserve">Bank average </w:t>
      </w:r>
      <w:r w:rsidR="00EE228D">
        <w:t xml:space="preserve">price </w:t>
      </w:r>
      <w:r>
        <w:t xml:space="preserve">margin </w:t>
      </w:r>
    </w:p>
    <w:p w14:paraId="1941F397" w14:textId="0BDC98E6" w:rsidR="00EE228D" w:rsidRDefault="00EE228D" w:rsidP="00850393">
      <w:pPr>
        <w:pStyle w:val="Currenttext"/>
        <w:ind w:left="1287"/>
      </w:pPr>
      <w:r>
        <w:t>The average price mar</w:t>
      </w:r>
      <w:r w:rsidR="004344C3">
        <w:t>gi</w:t>
      </w:r>
      <w:r>
        <w:t xml:space="preserve">n, </w:t>
      </w:r>
      <w:r w:rsidR="004D0005">
        <w:t xml:space="preserve">as a </w:t>
      </w:r>
      <w:r>
        <w:t>percentage</w:t>
      </w:r>
      <w:r w:rsidR="004344C3">
        <w:t xml:space="preserve"> of the bank price, for the day</w:t>
      </w:r>
      <w:r w:rsidR="00DD2198">
        <w:t xml:space="preserve"> </w:t>
      </w:r>
      <w:r w:rsidR="00DD2198" w:rsidRPr="00DD2198">
        <w:t>at which the monitoring process is executed</w:t>
      </w:r>
      <w:r w:rsidR="004344C3">
        <w:t xml:space="preserve">.  </w:t>
      </w:r>
      <w:r w:rsidR="00977E1E">
        <w:t>There is one KPI aggregating the percentage for all</w:t>
      </w:r>
      <w:r w:rsidR="00356E02">
        <w:t xml:space="preserve"> digital asset, and e</w:t>
      </w:r>
      <w:r w:rsidR="004344C3">
        <w:t>ach</w:t>
      </w:r>
      <w:r w:rsidR="0088213C">
        <w:t xml:space="preserve"> digital asset has </w:t>
      </w:r>
      <w:r w:rsidR="00356E02">
        <w:t xml:space="preserve">also </w:t>
      </w:r>
      <w:r w:rsidR="0088213C">
        <w:t>its own KPI</w:t>
      </w:r>
      <w:r w:rsidR="00977E1E">
        <w:t xml:space="preserve">.  </w:t>
      </w:r>
    </w:p>
    <w:p w14:paraId="60F8DD50" w14:textId="1F0C3B85" w:rsidR="005E7FE6" w:rsidRDefault="005E7FE6" w:rsidP="007575AE">
      <w:pPr>
        <w:pStyle w:val="Currenttext"/>
        <w:numPr>
          <w:ilvl w:val="0"/>
          <w:numId w:val="119"/>
        </w:numPr>
      </w:pPr>
      <w:r>
        <w:t xml:space="preserve">Bank revenue </w:t>
      </w:r>
      <w:r w:rsidR="001D4422">
        <w:t>evolution</w:t>
      </w:r>
    </w:p>
    <w:p w14:paraId="6E82BDAF" w14:textId="15367384" w:rsidR="001D4422" w:rsidRDefault="001D4422" w:rsidP="00850393">
      <w:pPr>
        <w:pStyle w:val="Currenttext"/>
        <w:ind w:left="1287"/>
      </w:pPr>
      <w:r>
        <w:t xml:space="preserve">The difference between the total revenue (profit based on margin and bank fees) </w:t>
      </w:r>
      <w:r w:rsidR="00AA46B2">
        <w:t>of the day and the previous day</w:t>
      </w:r>
      <w:r w:rsidR="009B0515">
        <w:t>, expressed as percentage</w:t>
      </w:r>
      <w:r w:rsidR="00581BCD">
        <w:t xml:space="preserve"> (positive in case of increase, negative in case of decrease)</w:t>
      </w:r>
      <w:r w:rsidR="00AA46B2">
        <w:t>.  There is one KPI aggregating the percentage for all digital asset, and each digital asset has also its own KPI.</w:t>
      </w:r>
    </w:p>
    <w:p w14:paraId="1A1F072A" w14:textId="17CD39BA" w:rsidR="00AA46B2" w:rsidRDefault="00AA46B2" w:rsidP="007575AE">
      <w:pPr>
        <w:pStyle w:val="Currenttext"/>
        <w:numPr>
          <w:ilvl w:val="0"/>
          <w:numId w:val="119"/>
        </w:numPr>
      </w:pPr>
      <w:r>
        <w:t>Withdrawn amount</w:t>
      </w:r>
    </w:p>
    <w:p w14:paraId="08E33B7A" w14:textId="54596DB5" w:rsidR="00AB403D" w:rsidRDefault="00F12660" w:rsidP="00850393">
      <w:pPr>
        <w:pStyle w:val="Currenttext"/>
        <w:ind w:left="1287"/>
      </w:pPr>
      <w:r>
        <w:t xml:space="preserve">The total amount withdrawn that day.  </w:t>
      </w:r>
      <w:r w:rsidR="00581BCD">
        <w:t xml:space="preserve">There is one KPI aggregating </w:t>
      </w:r>
      <w:r w:rsidR="0046065B">
        <w:t>all the amount, converted in fiat currency with the average rate at the time the monitoring process is executed,</w:t>
      </w:r>
      <w:r w:rsidR="000D3A12">
        <w:t xml:space="preserve"> </w:t>
      </w:r>
      <w:r w:rsidR="00581BCD">
        <w:t>and each digital asset has also its own KPI.</w:t>
      </w:r>
    </w:p>
    <w:p w14:paraId="01F3D35A" w14:textId="49B0DAC1" w:rsidR="00956208" w:rsidRDefault="00E81BD6" w:rsidP="007575AE">
      <w:pPr>
        <w:pStyle w:val="Currenttext"/>
        <w:numPr>
          <w:ilvl w:val="0"/>
          <w:numId w:val="119"/>
        </w:numPr>
      </w:pPr>
      <w:r>
        <w:t>Deposit amount</w:t>
      </w:r>
    </w:p>
    <w:p w14:paraId="59A6A91E" w14:textId="10104EC3" w:rsidR="005A64FB" w:rsidRDefault="00F31C4D" w:rsidP="005A64FB">
      <w:pPr>
        <w:pStyle w:val="Currenttext"/>
        <w:ind w:left="1287"/>
      </w:pPr>
      <w:r>
        <w:t xml:space="preserve">Each deposit amount is a KPI on which a rule can be configured to alert on deposit amount which are too high.  </w:t>
      </w:r>
      <w:r w:rsidR="00B92794">
        <w:t xml:space="preserve">There is one global KPI, expressed in reference fiat currency, and each digital asset is converted to it to apply the rule.  And each digital asset has its own KPI.  </w:t>
      </w:r>
      <w:r w:rsidR="00DD2198">
        <w:t>Let’s notice that</w:t>
      </w:r>
      <w:r w:rsidR="007550EB">
        <w:t xml:space="preserve"> this rule is in overlap with the limit management and should be configured accordingly.</w:t>
      </w:r>
    </w:p>
    <w:p w14:paraId="514E443F" w14:textId="32226486" w:rsidR="00F500B2" w:rsidRDefault="00F500B2" w:rsidP="00F500B2">
      <w:pPr>
        <w:pStyle w:val="Currenttext"/>
      </w:pPr>
      <w:r>
        <w:t>The</w:t>
      </w:r>
      <w:r w:rsidR="00A57853">
        <w:t xml:space="preserve"> two first KPI allows to monitor bank</w:t>
      </w:r>
      <w:r>
        <w:t xml:space="preserve"> liquidity</w:t>
      </w:r>
      <w:r w:rsidR="00A57853">
        <w:t>,</w:t>
      </w:r>
      <w:r>
        <w:t xml:space="preserve"> to ensure the right level of liquidity is available at exchanges / broker and custody to process orders and transactions.  </w:t>
      </w:r>
      <w:r w:rsidR="00A57853">
        <w:t>The r</w:t>
      </w:r>
      <w:r w:rsidR="009F6340">
        <w:t xml:space="preserve">elated alerts are the ones which are included in the bank positions API (cf. § </w:t>
      </w:r>
      <w:r w:rsidR="009F6340">
        <w:fldChar w:fldCharType="begin"/>
      </w:r>
      <w:r w:rsidR="009F6340">
        <w:instrText xml:space="preserve"> REF _Ref211582003 \r \h </w:instrText>
      </w:r>
      <w:r w:rsidR="009F6340">
        <w:fldChar w:fldCharType="separate"/>
      </w:r>
      <w:r w:rsidR="009F6340">
        <w:t>3.28.4</w:t>
      </w:r>
      <w:r w:rsidR="009F6340">
        <w:fldChar w:fldCharType="end"/>
      </w:r>
      <w:r w:rsidR="009F6340">
        <w:t>)</w:t>
      </w:r>
    </w:p>
    <w:p w14:paraId="24B7606F" w14:textId="77777777" w:rsidR="002B4020" w:rsidRDefault="002B4020" w:rsidP="00312939">
      <w:pPr>
        <w:ind w:left="567"/>
      </w:pPr>
    </w:p>
    <w:p w14:paraId="5A18D971" w14:textId="4679BCB7" w:rsidR="000E0B68" w:rsidRDefault="009F6340" w:rsidP="00F73AA8">
      <w:pPr>
        <w:ind w:left="567"/>
      </w:pPr>
      <w:r>
        <w:t>The generated alerts are stored in a table</w:t>
      </w:r>
      <w:r w:rsidR="000E0B68">
        <w:t xml:space="preserve"> and triggers the generation of a notification via the CBS API endpoint POST /core-banking/</w:t>
      </w:r>
      <w:r w:rsidR="00BF6CB0">
        <w:t>user-</w:t>
      </w:r>
      <w:r w:rsidR="000E0B68">
        <w:t>notifications.</w:t>
      </w:r>
    </w:p>
    <w:p w14:paraId="6259AE3A" w14:textId="2735E82D" w:rsidR="008160AF" w:rsidRDefault="009F6340" w:rsidP="00F73AA8">
      <w:pPr>
        <w:ind w:left="567"/>
      </w:pPr>
      <w:r>
        <w:lastRenderedPageBreak/>
        <w:t xml:space="preserve">Its content is accessible through the </w:t>
      </w:r>
      <w:r w:rsidR="00312939">
        <w:t>REST API endpoint GET /</w:t>
      </w:r>
      <w:r w:rsidR="002B4020">
        <w:t>alerts</w:t>
      </w:r>
      <w:r w:rsidR="00312939">
        <w:t xml:space="preserve">.  </w:t>
      </w:r>
      <w:r w:rsidR="00F73AA8">
        <w:t xml:space="preserve">Cf. the integration guid for more details on its structure.  </w:t>
      </w:r>
    </w:p>
    <w:p w14:paraId="573FF2E6" w14:textId="7BE775CB" w:rsidR="008160AF" w:rsidRPr="008160AF" w:rsidRDefault="00F73AA8" w:rsidP="00850393">
      <w:pPr>
        <w:ind w:left="567"/>
      </w:pPr>
      <w:r>
        <w:t>This API endpoint is only accessible to bank user with the adequate role.</w:t>
      </w:r>
      <w:r w:rsidR="00BF25BF">
        <w:t xml:space="preserve">  If the alerts </w:t>
      </w:r>
      <w:proofErr w:type="gramStart"/>
      <w:r w:rsidR="00BF25BF">
        <w:t>is</w:t>
      </w:r>
      <w:proofErr w:type="gramEnd"/>
      <w:r w:rsidR="00BF25BF">
        <w:t xml:space="preserve"> related to bank positions, the details on the bank position (its type, bucket, value) are also provided.</w:t>
      </w:r>
    </w:p>
    <w:p w14:paraId="72CE8D88" w14:textId="6D285754" w:rsidR="00EC6CE9" w:rsidRDefault="00EC6CE9" w:rsidP="00850393">
      <w:pPr>
        <w:pStyle w:val="Currenttext"/>
      </w:pPr>
      <w:r>
        <w:t>An alert has a lifecycle: it’s first created in a status ‘OPEN’, then can move to a status ‘PENDING’, and then to a status ‘CLOSED’</w:t>
      </w:r>
      <w:r w:rsidR="00047047">
        <w:t>.  The status update is a manual process under the responsibility a bank user.  A REST API endpoint PATCH /alerts</w:t>
      </w:r>
      <w:r w:rsidR="00DE4EAC">
        <w:t>/{</w:t>
      </w:r>
      <w:proofErr w:type="spellStart"/>
      <w:r w:rsidR="00DE4EAC">
        <w:t>alertId</w:t>
      </w:r>
      <w:proofErr w:type="spellEnd"/>
      <w:r w:rsidR="00DE4EAC">
        <w:t>}</w:t>
      </w:r>
      <w:r w:rsidR="00047047">
        <w:t xml:space="preserve"> allows to update the status or add a comment.</w:t>
      </w:r>
    </w:p>
    <w:p w14:paraId="1EEE449B" w14:textId="76B737CC" w:rsidR="003A53C7" w:rsidRDefault="000905F4">
      <w:pPr>
        <w:pStyle w:val="Title2"/>
      </w:pPr>
      <w:bookmarkStart w:id="157" w:name="_Ref211517793"/>
      <w:bookmarkStart w:id="158" w:name="_Toc226736261"/>
      <w:r>
        <w:t>Unrealized P&amp;L</w:t>
      </w:r>
      <w:bookmarkEnd w:id="157"/>
      <w:bookmarkEnd w:id="158"/>
    </w:p>
    <w:p w14:paraId="566B23E3" w14:textId="3FF860BC" w:rsidR="0093057F" w:rsidRPr="00850393" w:rsidRDefault="0093057F" w:rsidP="0093057F">
      <w:pPr>
        <w:pStyle w:val="Currenttext"/>
        <w:rPr>
          <w:i/>
          <w:iCs/>
        </w:rPr>
      </w:pPr>
      <w:r w:rsidRPr="00850393">
        <w:rPr>
          <w:i/>
          <w:iCs/>
        </w:rPr>
        <w:t>Will be completed in future versions</w:t>
      </w:r>
    </w:p>
    <w:p w14:paraId="7A89A946" w14:textId="60276935" w:rsidR="00CD6ED0" w:rsidRDefault="00CD6ED0" w:rsidP="00CD6ED0">
      <w:pPr>
        <w:pStyle w:val="Title2"/>
      </w:pPr>
      <w:bookmarkStart w:id="159" w:name="_Ref219730345"/>
      <w:bookmarkStart w:id="160" w:name="_Toc226736262"/>
      <w:r>
        <w:t>Bank fee computation</w:t>
      </w:r>
      <w:bookmarkEnd w:id="159"/>
      <w:bookmarkEnd w:id="160"/>
    </w:p>
    <w:p w14:paraId="0E2FD18D" w14:textId="7D1945E6" w:rsidR="00CD6ED0" w:rsidRDefault="0028309F" w:rsidP="00CD6ED0">
      <w:pPr>
        <w:pStyle w:val="Currenttext"/>
      </w:pPr>
      <w:r>
        <w:t xml:space="preserve">Bank fees </w:t>
      </w:r>
      <w:r w:rsidR="00AD7FCE">
        <w:t>are supposed to be computed by the bank CBS and the SCS is expecting to call an API endpoint POST /</w:t>
      </w:r>
      <w:r w:rsidR="004D4109">
        <w:t xml:space="preserve">core-banking/customer-billable-operation as defined in the integration guide.  But SCS is also proposing an implementation of this endpoint </w:t>
      </w:r>
      <w:proofErr w:type="gramStart"/>
      <w:r w:rsidR="004D4109">
        <w:t>in order to</w:t>
      </w:r>
      <w:proofErr w:type="gramEnd"/>
      <w:r w:rsidR="004D4109">
        <w:t xml:space="preserve"> limit the integration with the CBS.</w:t>
      </w:r>
      <w:r w:rsidR="00B460F1">
        <w:t xml:space="preserve">  In this case the bank fee must be configured in the SCS.  This chapter details the behaviour of this implementation.</w:t>
      </w:r>
    </w:p>
    <w:p w14:paraId="02DBF3EA" w14:textId="6D2B257D" w:rsidR="00B460F1" w:rsidRDefault="00C04F5C" w:rsidP="00CD6ED0">
      <w:pPr>
        <w:pStyle w:val="Currenttext"/>
      </w:pPr>
      <w:r>
        <w:t xml:space="preserve">SCS Bank fees are computed as a percentage of the </w:t>
      </w:r>
      <w:r w:rsidR="00DF57B8">
        <w:t>operation value</w:t>
      </w:r>
      <w:r w:rsidR="00734F56">
        <w:t>, in a currency which depends on the type of operation.  T</w:t>
      </w:r>
      <w:r w:rsidR="00DF57B8">
        <w:t>h</w:t>
      </w:r>
      <w:r w:rsidR="003478A4">
        <w:t xml:space="preserve">is </w:t>
      </w:r>
      <w:r w:rsidR="00DF57B8">
        <w:t xml:space="preserve">currency is the fiat currency for Buy and Sell, the quote currency for Convert and the digital asset for Withdrawal.  </w:t>
      </w:r>
      <w:r w:rsidR="00707F7A">
        <w:t>The result can be</w:t>
      </w:r>
      <w:r w:rsidR="00721E1F">
        <w:t xml:space="preserve"> limited based on a minimum amount or maximum amount as defined in the configuration.</w:t>
      </w:r>
    </w:p>
    <w:p w14:paraId="4954B72B" w14:textId="57AE4C8B" w:rsidR="00721E1F" w:rsidRDefault="00721E1F" w:rsidP="00CD6ED0">
      <w:pPr>
        <w:pStyle w:val="Currenttext"/>
      </w:pPr>
      <w:r>
        <w:t xml:space="preserve">The configuration of the bank fees is done through bank-user UI.  </w:t>
      </w:r>
      <w:r w:rsidR="001C3C24">
        <w:t>A dedicated set of API endpoints is available to manage the configuration</w:t>
      </w:r>
      <w:r w:rsidR="00E065A5">
        <w:t>, cf. the integration guide and the endpoints managing the bank-fee-configurations resource.</w:t>
      </w:r>
    </w:p>
    <w:p w14:paraId="385A8B14" w14:textId="3E954172" w:rsidR="00E065A5" w:rsidRDefault="00CA1380" w:rsidP="00CD6ED0">
      <w:pPr>
        <w:pStyle w:val="Currenttext"/>
      </w:pPr>
      <w:r>
        <w:t xml:space="preserve">The configuration is made of a list of configuration items that link a </w:t>
      </w:r>
      <w:r w:rsidR="00B03595">
        <w:t>set of criteria</w:t>
      </w:r>
      <w:r>
        <w:t xml:space="preserve"> and a </w:t>
      </w:r>
      <w:r w:rsidR="00B03595">
        <w:t xml:space="preserve">computation rule.  The set of criteria defines when the computation rule must be applied.  </w:t>
      </w:r>
      <w:r w:rsidR="00BB4BBA">
        <w:t>The available criteria are, by order of importance (the first one being the most important):</w:t>
      </w:r>
    </w:p>
    <w:p w14:paraId="13EC7333" w14:textId="178C93FE" w:rsidR="00BB4BBA" w:rsidRDefault="000F3C89" w:rsidP="00BB4BBA">
      <w:pPr>
        <w:pStyle w:val="Currenttext"/>
        <w:numPr>
          <w:ilvl w:val="0"/>
          <w:numId w:val="119"/>
        </w:numPr>
      </w:pPr>
      <w:r>
        <w:t>Product type: which is an attribute of the account</w:t>
      </w:r>
      <w:r w:rsidR="003A6987">
        <w:t xml:space="preserve"> and is fully configurable.</w:t>
      </w:r>
    </w:p>
    <w:p w14:paraId="3BBFE0F4" w14:textId="772CA5FF" w:rsidR="003A6987" w:rsidRDefault="003A6987" w:rsidP="00BB4BBA">
      <w:pPr>
        <w:pStyle w:val="Currenttext"/>
        <w:numPr>
          <w:ilvl w:val="0"/>
          <w:numId w:val="119"/>
        </w:numPr>
      </w:pPr>
      <w:r>
        <w:t xml:space="preserve">Operation type: which </w:t>
      </w:r>
      <w:r w:rsidR="001F0B8B">
        <w:t>allows to identify if the operation is a buying order, a sell order, a convert order, a withdrawal</w:t>
      </w:r>
      <w:r w:rsidR="00162AF7">
        <w:t xml:space="preserve"> or</w:t>
      </w:r>
      <w:r w:rsidR="001F0B8B">
        <w:t xml:space="preserve"> a staking.</w:t>
      </w:r>
    </w:p>
    <w:p w14:paraId="2E20A258" w14:textId="66D9147D" w:rsidR="001F0B8B" w:rsidRDefault="00162AF7" w:rsidP="00BB4BBA">
      <w:pPr>
        <w:pStyle w:val="Currenttext"/>
        <w:numPr>
          <w:ilvl w:val="0"/>
          <w:numId w:val="119"/>
        </w:numPr>
      </w:pPr>
      <w:r>
        <w:t>Digital asset: which is the quote digital asset in case of order, or the digital asset in a withdrawal or a staking.</w:t>
      </w:r>
    </w:p>
    <w:p w14:paraId="7E63BCDC" w14:textId="760C6C30" w:rsidR="00230DDD" w:rsidRDefault="0042608C" w:rsidP="00162AF7">
      <w:pPr>
        <w:pStyle w:val="Currenttext"/>
      </w:pPr>
      <w:r>
        <w:t>Criteria are not mandatory to define a configuration item.  If no criteria are declared, the computation rule is generic and applicable in any case.  Except if there is a more precise one: it’s always the more precise set of criteria which is selected</w:t>
      </w:r>
      <w:r w:rsidR="00554777">
        <w:t>, taking into account the priority of criteria</w:t>
      </w:r>
      <w:r w:rsidR="00D778DF">
        <w:t xml:space="preserve"> (i.e. the engine first </w:t>
      </w:r>
      <w:r w:rsidR="00C905C7">
        <w:t>searches</w:t>
      </w:r>
      <w:r w:rsidR="00D778DF">
        <w:t xml:space="preserve"> for </w:t>
      </w:r>
      <w:r w:rsidR="00E57EBF">
        <w:t xml:space="preserve">configuration items where the criteria product type matches the product type of the operation, then if it finds some, it filters them based on the </w:t>
      </w:r>
      <w:r w:rsidR="00687D24">
        <w:t xml:space="preserve">operation type, and then based on the digital asset; if no configuration items is find when </w:t>
      </w:r>
      <w:r w:rsidR="00C905C7">
        <w:t>search</w:t>
      </w:r>
      <w:r w:rsidR="00687D24">
        <w:t>ing at the product type, it then</w:t>
      </w:r>
      <w:r w:rsidR="00C905C7">
        <w:t xml:space="preserve"> search</w:t>
      </w:r>
      <w:r w:rsidR="008D2EB1">
        <w:t>e</w:t>
      </w:r>
      <w:r w:rsidR="00C905C7">
        <w:t xml:space="preserve">s for configuration items when the criteria product type is empty but </w:t>
      </w:r>
      <w:r w:rsidR="008D2EB1">
        <w:t>where the operation type matches the operation type of the operation, etc.).</w:t>
      </w:r>
      <w:r w:rsidR="00C905C7">
        <w:t xml:space="preserve"> </w:t>
      </w:r>
      <w:r w:rsidR="00687D24">
        <w:t xml:space="preserve"> </w:t>
      </w:r>
      <w:r w:rsidR="00554777">
        <w:t>Let’s notice that several values of a criteria can be declared for one configuration item</w:t>
      </w:r>
      <w:r w:rsidR="009F3261">
        <w:t xml:space="preserve"> (e.g.: this computation rule is applicable for product X or Y).</w:t>
      </w:r>
    </w:p>
    <w:p w14:paraId="07CD3D64" w14:textId="6F67DBAF" w:rsidR="00162AF7" w:rsidRDefault="00FB4F0E" w:rsidP="00162AF7">
      <w:pPr>
        <w:pStyle w:val="Currenttext"/>
      </w:pPr>
      <w:r>
        <w:t>The computation rule is made of the percentage, the minimum amount (defined in reference fiat currency) and the maximum amount (defined in reference fiat currency).  Minimum and maximum amount can be set to 0 if they are not applicable.</w:t>
      </w:r>
      <w:r w:rsidR="00157A61">
        <w:t xml:space="preserve">  If the currency used to compute the bank fees is not the reference fiat currency, the minimum and maximum amount will be converted considering the current average price.</w:t>
      </w:r>
    </w:p>
    <w:p w14:paraId="2B010A21" w14:textId="27707CA8" w:rsidR="00C27492" w:rsidRDefault="00C27492" w:rsidP="00C27492">
      <w:pPr>
        <w:pStyle w:val="Title2"/>
      </w:pPr>
      <w:bookmarkStart w:id="161" w:name="_Toc226736263"/>
      <w:r>
        <w:t>Digital asset configuration</w:t>
      </w:r>
      <w:bookmarkEnd w:id="161"/>
      <w:r>
        <w:t xml:space="preserve"> </w:t>
      </w:r>
    </w:p>
    <w:p w14:paraId="6B795B69" w14:textId="285C51A4" w:rsidR="00606FC9" w:rsidRDefault="00606FC9" w:rsidP="00C27492">
      <w:pPr>
        <w:pStyle w:val="Currenttext"/>
      </w:pPr>
      <w:r>
        <w:t>Digital assets and digital asset pairs can be configured through UI and API endpoint</w:t>
      </w:r>
      <w:r w:rsidR="00920B37">
        <w:t>s</w:t>
      </w:r>
      <w:r>
        <w:t xml:space="preserve"> available to product managers.</w:t>
      </w:r>
      <w:r w:rsidR="00EE21D8">
        <w:t xml:space="preserve">  This configuration must be aligned with the configuration of the rest of the ecosystem.  Cf. the integration guide (chapter </w:t>
      </w:r>
      <w:r w:rsidR="008364C2">
        <w:t>4.1.1)</w:t>
      </w:r>
      <w:r w:rsidR="00642CFB">
        <w:t xml:space="preserve"> for the list of configuration items that must be specified at the level of each digital asset and digital asset pairs.   These configuration item</w:t>
      </w:r>
      <w:r w:rsidR="00BC22D4">
        <w:t>s are checked when accepting and order or a transaction request.</w:t>
      </w:r>
    </w:p>
    <w:p w14:paraId="3F1F3722" w14:textId="5FA40D17" w:rsidR="00920B37" w:rsidRDefault="00920B37" w:rsidP="00C27492">
      <w:pPr>
        <w:pStyle w:val="Currenttext"/>
      </w:pPr>
      <w:r>
        <w:t>There are two set of API endpoints on the resource /digital-assets/configurations and /digital-asset</w:t>
      </w:r>
      <w:r w:rsidR="00B8482B">
        <w:t>-pairs/configurations.  Cf. the documentation of these endpoints for more details.</w:t>
      </w:r>
    </w:p>
    <w:p w14:paraId="5A944CA4" w14:textId="77777777" w:rsidR="001F0384" w:rsidRDefault="001F0384" w:rsidP="00C27492">
      <w:pPr>
        <w:pStyle w:val="Currenttext"/>
      </w:pPr>
    </w:p>
    <w:p w14:paraId="7F63E4AA" w14:textId="285155D3" w:rsidR="00CF75DB" w:rsidRDefault="00CF75DB" w:rsidP="007E1D8C">
      <w:pPr>
        <w:pStyle w:val="Currenttext"/>
        <w:ind w:left="0"/>
      </w:pPr>
    </w:p>
    <w:p w14:paraId="52ACD4A3" w14:textId="681AB77D" w:rsidR="00EF0229" w:rsidRDefault="00EF0229">
      <w:pPr>
        <w:spacing w:after="160" w:line="259" w:lineRule="auto"/>
      </w:pPr>
      <w:r>
        <w:br w:type="page"/>
      </w:r>
    </w:p>
    <w:p w14:paraId="65BD991D" w14:textId="1C12A354" w:rsidR="00392A5A" w:rsidRDefault="00392A5A" w:rsidP="00392A5A">
      <w:pPr>
        <w:pStyle w:val="Title1"/>
      </w:pPr>
      <w:bookmarkStart w:id="162" w:name="_Toc226736264"/>
      <w:r>
        <w:lastRenderedPageBreak/>
        <w:t>Technical architecture</w:t>
      </w:r>
      <w:bookmarkEnd w:id="162"/>
    </w:p>
    <w:p w14:paraId="753D42B1" w14:textId="146D21BA" w:rsidR="007144E3" w:rsidRDefault="007144E3" w:rsidP="007144E3">
      <w:pPr>
        <w:ind w:left="567"/>
      </w:pPr>
      <w:r>
        <w:t xml:space="preserve">This section describes the technical architecture based on the current development of the </w:t>
      </w:r>
      <w:r w:rsidR="00923E9C">
        <w:t xml:space="preserve">SCS Core </w:t>
      </w:r>
      <w:r w:rsidR="00DC49FF">
        <w:t>component</w:t>
      </w:r>
      <w:r w:rsidR="00923E9C">
        <w:t xml:space="preserve"> </w:t>
      </w:r>
      <w:r>
        <w:t>by the Sopra Steria Group team.  Obviously, the target technical architecture of a given bank will highly depend on the existing bank infrastructure and requirements.  The here under proposed architecture must be tailored by the integration project to cope with bank expectations.</w:t>
      </w:r>
    </w:p>
    <w:p w14:paraId="4A34648E" w14:textId="77777777" w:rsidR="007144E3" w:rsidRDefault="007144E3" w:rsidP="007144E3">
      <w:pPr>
        <w:pStyle w:val="Title2"/>
        <w:numPr>
          <w:ilvl w:val="1"/>
          <w:numId w:val="60"/>
        </w:numPr>
      </w:pPr>
      <w:bookmarkStart w:id="163" w:name="_Toc204161217"/>
      <w:bookmarkStart w:id="164" w:name="_Toc226736265"/>
      <w:r>
        <w:t>Architecture Principles</w:t>
      </w:r>
      <w:bookmarkEnd w:id="163"/>
      <w:bookmarkEnd w:id="164"/>
    </w:p>
    <w:p w14:paraId="57028250" w14:textId="77777777" w:rsidR="007144E3" w:rsidRDefault="007144E3" w:rsidP="007144E3">
      <w:pPr>
        <w:pStyle w:val="Currenttext"/>
      </w:pPr>
    </w:p>
    <w:p w14:paraId="164E1207" w14:textId="77777777" w:rsidR="007144E3" w:rsidRDefault="007144E3" w:rsidP="007144E3">
      <w:pPr>
        <w:pStyle w:val="Currenttext"/>
      </w:pPr>
      <w:r w:rsidRPr="00BD7B3D">
        <w:t xml:space="preserve">Our architectural strategy is grounded in a set of principles that ensure scalability, agility, maintainability, security, and observability across our software systems. These principles guide the design, development, and deployment of all applications and services. </w:t>
      </w:r>
    </w:p>
    <w:p w14:paraId="4C165DA6" w14:textId="77777777" w:rsidR="007144E3" w:rsidRDefault="007144E3" w:rsidP="007144E3">
      <w:pPr>
        <w:pStyle w:val="Currenttext"/>
        <w:numPr>
          <w:ilvl w:val="0"/>
          <w:numId w:val="59"/>
        </w:numPr>
      </w:pPr>
      <w:r w:rsidRPr="00BD7B3D">
        <w:t xml:space="preserve">Embracing Microservices architecture promotes modular, decoupled services with clear business responsibility, enabling fault isolation and independent scalability. </w:t>
      </w:r>
    </w:p>
    <w:p w14:paraId="1113919C" w14:textId="77777777" w:rsidR="007144E3" w:rsidRDefault="007144E3" w:rsidP="007144E3">
      <w:pPr>
        <w:pStyle w:val="Currenttext"/>
        <w:numPr>
          <w:ilvl w:val="0"/>
          <w:numId w:val="59"/>
        </w:numPr>
      </w:pPr>
      <w:r w:rsidRPr="00BD7B3D">
        <w:t xml:space="preserve">Security is incorporated from the outset through a "Security by Design" approach, ensuring least privilege access, authentication and authorization controls, and proactive security testing. </w:t>
      </w:r>
    </w:p>
    <w:p w14:paraId="36C5BB27" w14:textId="77777777" w:rsidR="007144E3" w:rsidRDefault="007144E3" w:rsidP="007144E3">
      <w:pPr>
        <w:pStyle w:val="Currenttext"/>
        <w:numPr>
          <w:ilvl w:val="0"/>
          <w:numId w:val="59"/>
        </w:numPr>
      </w:pPr>
      <w:r w:rsidRPr="00BD7B3D">
        <w:t xml:space="preserve">An API-first philosophy encourages the use of </w:t>
      </w:r>
      <w:proofErr w:type="spellStart"/>
      <w:r w:rsidRPr="00BD7B3D">
        <w:t>OpenAPI</w:t>
      </w:r>
      <w:proofErr w:type="spellEnd"/>
      <w:r w:rsidRPr="00BD7B3D">
        <w:t xml:space="preserve"> specifications and well-defined API contracts, fostering parallel development and agility. </w:t>
      </w:r>
    </w:p>
    <w:p w14:paraId="5AA9AAD2" w14:textId="77777777" w:rsidR="007144E3" w:rsidRDefault="007144E3" w:rsidP="007144E3">
      <w:pPr>
        <w:pStyle w:val="Currenttext"/>
        <w:numPr>
          <w:ilvl w:val="0"/>
          <w:numId w:val="59"/>
        </w:numPr>
      </w:pPr>
      <w:r w:rsidRPr="00BD7B3D">
        <w:t xml:space="preserve">Continuous Integration and Continuous Deployment (CI/CD) streamline delivery with automated builds, tests, and deployments. </w:t>
      </w:r>
    </w:p>
    <w:p w14:paraId="3A0B2A75" w14:textId="77777777" w:rsidR="007144E3" w:rsidRDefault="007144E3" w:rsidP="007144E3">
      <w:pPr>
        <w:pStyle w:val="Currenttext"/>
        <w:numPr>
          <w:ilvl w:val="0"/>
          <w:numId w:val="59"/>
        </w:numPr>
      </w:pPr>
      <w:r w:rsidRPr="00BD7B3D">
        <w:t xml:space="preserve">Logging and monitoring provide insight into system </w:t>
      </w:r>
      <w:proofErr w:type="spellStart"/>
      <w:r w:rsidRPr="00BD7B3D">
        <w:t>behavior</w:t>
      </w:r>
      <w:proofErr w:type="spellEnd"/>
      <w:r w:rsidRPr="00BD7B3D">
        <w:t xml:space="preserve"> and user actions, ensuring operational health and accountability. </w:t>
      </w:r>
    </w:p>
    <w:p w14:paraId="5968A11F" w14:textId="77777777" w:rsidR="007144E3" w:rsidRDefault="007144E3" w:rsidP="007144E3">
      <w:pPr>
        <w:pStyle w:val="Currenttext"/>
        <w:numPr>
          <w:ilvl w:val="0"/>
          <w:numId w:val="59"/>
        </w:numPr>
      </w:pPr>
      <w:r w:rsidRPr="00BD7B3D">
        <w:t xml:space="preserve">Code quality is maintained with rigorous standards like automated unit testing, code coverage targets, and static analysis tools such as SonarQube. </w:t>
      </w:r>
    </w:p>
    <w:p w14:paraId="1DF9FB34" w14:textId="77777777" w:rsidR="007144E3" w:rsidRDefault="007144E3" w:rsidP="007144E3">
      <w:pPr>
        <w:pStyle w:val="Currenttext"/>
        <w:numPr>
          <w:ilvl w:val="0"/>
          <w:numId w:val="59"/>
        </w:numPr>
      </w:pPr>
      <w:r w:rsidRPr="00BD7B3D">
        <w:t>Finally, comprehensive documentation spans functional, technical, architectural, and operational domains, ensuring transparency, maintainability, and ease of onboarding.</w:t>
      </w:r>
    </w:p>
    <w:p w14:paraId="1A26C4AC" w14:textId="77777777" w:rsidR="007144E3" w:rsidRDefault="007144E3" w:rsidP="007144E3">
      <w:pPr>
        <w:pStyle w:val="Caption"/>
        <w:keepNext/>
      </w:pPr>
      <w:r w:rsidRPr="00317997">
        <w:rPr>
          <w:noProof/>
        </w:rPr>
        <w:drawing>
          <wp:inline distT="0" distB="0" distL="0" distR="0" wp14:anchorId="1E3B840D" wp14:editId="6C45AF1A">
            <wp:extent cx="5746750" cy="3118438"/>
            <wp:effectExtent l="0" t="0" r="6350" b="6350"/>
            <wp:docPr id="733686167" name="Picture 1" descr="A diagram of a cloud n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86167" name="Picture 1" descr="A diagram of a cloud native&#10;&#10;AI-generated content may be incorrect."/>
                    <pic:cNvPicPr/>
                  </pic:nvPicPr>
                  <pic:blipFill>
                    <a:blip r:embed="rId103"/>
                    <a:stretch>
                      <a:fillRect/>
                    </a:stretch>
                  </pic:blipFill>
                  <pic:spPr>
                    <a:xfrm>
                      <a:off x="0" y="0"/>
                      <a:ext cx="5756100" cy="3123512"/>
                    </a:xfrm>
                    <a:prstGeom prst="rect">
                      <a:avLst/>
                    </a:prstGeom>
                  </pic:spPr>
                </pic:pic>
              </a:graphicData>
            </a:graphic>
          </wp:inline>
        </w:drawing>
      </w:r>
    </w:p>
    <w:p w14:paraId="5C53B899" w14:textId="5CEA0CA3" w:rsidR="007144E3" w:rsidRDefault="007144E3" w:rsidP="007144E3">
      <w:pPr>
        <w:pStyle w:val="Caption0"/>
        <w:jc w:val="center"/>
      </w:pPr>
      <w:r>
        <w:t xml:space="preserve">Figure </w:t>
      </w:r>
      <w:r>
        <w:fldChar w:fldCharType="begin"/>
      </w:r>
      <w:r>
        <w:instrText xml:space="preserve"> SEQ Figure \* ARABIC </w:instrText>
      </w:r>
      <w:r>
        <w:fldChar w:fldCharType="separate"/>
      </w:r>
      <w:r w:rsidR="00EA4364">
        <w:rPr>
          <w:noProof/>
        </w:rPr>
        <w:t>36</w:t>
      </w:r>
      <w:r>
        <w:fldChar w:fldCharType="end"/>
      </w:r>
      <w:r>
        <w:t xml:space="preserve"> - Architecture principles</w:t>
      </w:r>
    </w:p>
    <w:p w14:paraId="12DDB5AE" w14:textId="77777777" w:rsidR="007144E3" w:rsidRDefault="007144E3" w:rsidP="007144E3">
      <w:pPr>
        <w:pStyle w:val="Title3"/>
        <w:numPr>
          <w:ilvl w:val="2"/>
          <w:numId w:val="60"/>
        </w:numPr>
      </w:pPr>
      <w:bookmarkStart w:id="165" w:name="_Toc204161218"/>
      <w:bookmarkStart w:id="166" w:name="_Toc226736266"/>
      <w:r>
        <w:t>Microservices</w:t>
      </w:r>
      <w:bookmarkEnd w:id="165"/>
      <w:bookmarkEnd w:id="166"/>
    </w:p>
    <w:p w14:paraId="5E8F7D7F" w14:textId="77777777" w:rsidR="007144E3" w:rsidRDefault="007144E3" w:rsidP="007144E3">
      <w:pPr>
        <w:ind w:left="567"/>
      </w:pPr>
      <w:r w:rsidRPr="00500629">
        <w:t xml:space="preserve">Microservices architecture promotes the decomposition of applications into loosely coupled, independently deployable services, each representing a specific business capability. Each service adheres to the single responsibility principle, ensuring it is focused on a specific business function. This allows for scalability both at the system and </w:t>
      </w:r>
      <w:r w:rsidRPr="00500629">
        <w:lastRenderedPageBreak/>
        <w:t>component level and enhances fault isolation—issues in one service do not bring down the entire system. Microservices also enable polyglot development, technology independence, and foster rapid innovation cycles.</w:t>
      </w:r>
    </w:p>
    <w:p w14:paraId="41CE4E33" w14:textId="77777777" w:rsidR="007144E3" w:rsidRDefault="007144E3" w:rsidP="007144E3">
      <w:pPr>
        <w:pStyle w:val="Title3"/>
        <w:numPr>
          <w:ilvl w:val="2"/>
          <w:numId w:val="60"/>
        </w:numPr>
      </w:pPr>
      <w:bookmarkStart w:id="167" w:name="_Toc204161219"/>
      <w:bookmarkStart w:id="168" w:name="_Toc226736267"/>
      <w:r>
        <w:t>Security by design</w:t>
      </w:r>
      <w:bookmarkEnd w:id="167"/>
      <w:bookmarkEnd w:id="168"/>
    </w:p>
    <w:p w14:paraId="229AC4EF" w14:textId="77777777" w:rsidR="007144E3" w:rsidRDefault="007144E3" w:rsidP="007144E3">
      <w:pPr>
        <w:ind w:left="567"/>
      </w:pPr>
      <w:r w:rsidRPr="00500629">
        <w:t xml:space="preserve">Security is integrated from the earliest stages of system design, not as an afterthought. This includes enforcing least privilege access principles, robust authentication and authorization mechanisms (e.g., OAuth2, JWT), and ensuring system availability through DDoS protection and disaster recovery strategies. Regular security testing using tools like </w:t>
      </w:r>
      <w:proofErr w:type="spellStart"/>
      <w:r w:rsidRPr="00500629">
        <w:t>Checkmarx</w:t>
      </w:r>
      <w:proofErr w:type="spellEnd"/>
      <w:r w:rsidRPr="00500629">
        <w:t xml:space="preserve"> and maintaining compliance with OWASP Top 10 vulnerabilities help reduce risk. Security gates must be embedded into the CI/CD pipeline for continuous assurance.</w:t>
      </w:r>
    </w:p>
    <w:p w14:paraId="2681C677" w14:textId="77777777" w:rsidR="007144E3" w:rsidRDefault="007144E3" w:rsidP="007144E3">
      <w:pPr>
        <w:pStyle w:val="Title3"/>
        <w:numPr>
          <w:ilvl w:val="2"/>
          <w:numId w:val="60"/>
        </w:numPr>
      </w:pPr>
      <w:bookmarkStart w:id="169" w:name="_Toc204161220"/>
      <w:bookmarkStart w:id="170" w:name="_Toc226736268"/>
      <w:r>
        <w:t>API-First</w:t>
      </w:r>
      <w:bookmarkEnd w:id="169"/>
      <w:bookmarkEnd w:id="170"/>
    </w:p>
    <w:p w14:paraId="5BA77B33" w14:textId="77777777" w:rsidR="007144E3" w:rsidRDefault="007144E3" w:rsidP="007144E3">
      <w:pPr>
        <w:ind w:left="567"/>
      </w:pPr>
      <w:r w:rsidRPr="00500629">
        <w:t xml:space="preserve">An API-First approach mandates designing and documenting APIs before implementation. By adhering to </w:t>
      </w:r>
      <w:proofErr w:type="spellStart"/>
      <w:r w:rsidRPr="00500629">
        <w:t>OpenAPI</w:t>
      </w:r>
      <w:proofErr w:type="spellEnd"/>
      <w:r w:rsidRPr="00500629">
        <w:t xml:space="preserve"> specifications, teams can define clear, machine-readable API contracts that foster alignment and reduce rework. This enables parallel development across teams and promotes third-party and internal integration agility. Versioning, mocking, and simulation tools enhance testability and reusability, ensuring that APIs become foundational components rather than byproducts of implementation</w:t>
      </w:r>
    </w:p>
    <w:p w14:paraId="432E47AB" w14:textId="77777777" w:rsidR="007144E3" w:rsidRDefault="007144E3" w:rsidP="007144E3">
      <w:pPr>
        <w:pStyle w:val="Title3"/>
        <w:numPr>
          <w:ilvl w:val="2"/>
          <w:numId w:val="60"/>
        </w:numPr>
      </w:pPr>
      <w:bookmarkStart w:id="171" w:name="_Toc204161221"/>
      <w:bookmarkStart w:id="172" w:name="_Toc226736269"/>
      <w:r>
        <w:t>CI-CD Adoption</w:t>
      </w:r>
      <w:bookmarkEnd w:id="171"/>
      <w:bookmarkEnd w:id="172"/>
    </w:p>
    <w:p w14:paraId="6180336D" w14:textId="77777777" w:rsidR="007144E3" w:rsidRDefault="007144E3" w:rsidP="007144E3">
      <w:pPr>
        <w:ind w:left="567"/>
      </w:pPr>
      <w:r w:rsidRPr="00500629">
        <w:t>Continuous Integration and Continuous Deployment (CI/CD) streamline the software development lifecycle through automated build, test, and deployment pipelines. This ensures rapid and reliable releases while maintaining high quality. Every code commit triggers automated builds and tests, facilitating early bug detection and quicker feedback loops. Deployment pipelines can support canary releases, blue-green deployments, and rollback mechanisms for resilient delivery.</w:t>
      </w:r>
    </w:p>
    <w:p w14:paraId="0E41C14E" w14:textId="77777777" w:rsidR="007144E3" w:rsidRDefault="007144E3" w:rsidP="007144E3">
      <w:pPr>
        <w:pStyle w:val="Title3"/>
        <w:numPr>
          <w:ilvl w:val="2"/>
          <w:numId w:val="60"/>
        </w:numPr>
      </w:pPr>
      <w:bookmarkStart w:id="173" w:name="_Toc204161222"/>
      <w:bookmarkStart w:id="174" w:name="_Toc226736270"/>
      <w:r>
        <w:t>Logging and Monitoring</w:t>
      </w:r>
      <w:bookmarkEnd w:id="173"/>
      <w:bookmarkEnd w:id="174"/>
    </w:p>
    <w:p w14:paraId="0BA1859C" w14:textId="77777777" w:rsidR="007144E3" w:rsidRDefault="007144E3" w:rsidP="007144E3">
      <w:pPr>
        <w:ind w:left="567"/>
      </w:pPr>
      <w:r w:rsidRPr="00500629">
        <w:t>Observability is vital for maintaining system health and operational excellence. Application logs capture structured data and contextual metadata, while functional audit trails must be maintained for compliance and traceability. Integration with standard monitoring tools (e.g., Prometheus, Grafana, ELK stack) ensures proactive alerting, trend analysis, and system diagnostics. Centralized logging supports faster root-cause analysis and continuous improvement.</w:t>
      </w:r>
    </w:p>
    <w:p w14:paraId="4E8F74F5" w14:textId="77777777" w:rsidR="007144E3" w:rsidRDefault="007144E3" w:rsidP="007144E3">
      <w:pPr>
        <w:pStyle w:val="Title3"/>
        <w:numPr>
          <w:ilvl w:val="2"/>
          <w:numId w:val="60"/>
        </w:numPr>
      </w:pPr>
      <w:bookmarkStart w:id="175" w:name="_Toc204161223"/>
      <w:bookmarkStart w:id="176" w:name="_Toc226736271"/>
      <w:r>
        <w:t>Code quality</w:t>
      </w:r>
      <w:bookmarkEnd w:id="175"/>
      <w:bookmarkEnd w:id="176"/>
    </w:p>
    <w:p w14:paraId="7086B930" w14:textId="77777777" w:rsidR="007144E3" w:rsidRDefault="007144E3" w:rsidP="007144E3">
      <w:pPr>
        <w:ind w:left="567"/>
      </w:pPr>
      <w:r w:rsidRPr="00500629">
        <w:t>Ensuring high code quality involves enforcing automated unit testing with a target coverage above 80%, implementing static code analysis through tools like SonarQube, and promoting peer code reviews. Automated code quality gates in CI pipelines help detect code smells, vulnerabilities, and maintainability issues early. Following clean code principles and secure coding practices ensures the longevity and reliability of the system.</w:t>
      </w:r>
    </w:p>
    <w:p w14:paraId="7B7B4CA3" w14:textId="77777777" w:rsidR="007144E3" w:rsidRPr="00317997" w:rsidRDefault="007144E3" w:rsidP="007144E3">
      <w:pPr>
        <w:pStyle w:val="Title3"/>
        <w:numPr>
          <w:ilvl w:val="2"/>
          <w:numId w:val="60"/>
        </w:numPr>
      </w:pPr>
      <w:bookmarkStart w:id="177" w:name="_Toc204161224"/>
      <w:bookmarkStart w:id="178" w:name="_Toc226736272"/>
      <w:r>
        <w:t>Documentation</w:t>
      </w:r>
      <w:bookmarkEnd w:id="177"/>
      <w:bookmarkEnd w:id="178"/>
    </w:p>
    <w:p w14:paraId="44380020" w14:textId="77777777" w:rsidR="007144E3" w:rsidRPr="00C0012F" w:rsidRDefault="007144E3" w:rsidP="007144E3">
      <w:pPr>
        <w:pStyle w:val="Currenttext"/>
      </w:pPr>
      <w:r w:rsidRPr="00500629">
        <w:t xml:space="preserve">Comprehensive documentation supports understanding, onboarding, and governance. This includes functional specifications, architecture diagrams, technical implementation guides, operational runbooks, API documentation (e.g., Swagger), and inline code documentation. Documentation </w:t>
      </w:r>
      <w:r>
        <w:t>is</w:t>
      </w:r>
      <w:r w:rsidRPr="00500629">
        <w:t xml:space="preserve"> treated as a living artifact, continuously updated in sync with code and architecture changes. Well-documented systems reduce knowledge silos and support scalability across teams.</w:t>
      </w:r>
    </w:p>
    <w:p w14:paraId="3369AFA8" w14:textId="77777777" w:rsidR="007144E3" w:rsidRDefault="007144E3" w:rsidP="007144E3">
      <w:pPr>
        <w:ind w:left="567"/>
      </w:pPr>
    </w:p>
    <w:p w14:paraId="78848650" w14:textId="77777777" w:rsidR="007144E3" w:rsidRDefault="007144E3" w:rsidP="007144E3">
      <w:pPr>
        <w:pStyle w:val="Title2"/>
        <w:numPr>
          <w:ilvl w:val="1"/>
          <w:numId w:val="60"/>
        </w:numPr>
      </w:pPr>
      <w:bookmarkStart w:id="179" w:name="_Toc204161225"/>
      <w:bookmarkStart w:id="180" w:name="_Toc226736273"/>
      <w:r>
        <w:t>Technical Stack &amp; Logical Architecture</w:t>
      </w:r>
      <w:bookmarkEnd w:id="179"/>
      <w:bookmarkEnd w:id="180"/>
    </w:p>
    <w:p w14:paraId="0F219371" w14:textId="77777777" w:rsidR="007144E3" w:rsidRDefault="007144E3" w:rsidP="007144E3">
      <w:pPr>
        <w:pStyle w:val="Currenttext"/>
      </w:pPr>
      <w:r w:rsidRPr="004A708B">
        <w:t xml:space="preserve">The technical stack and logical architecture are designed to deliver a robust, secure, and scalable platform by leveraging cloud-native technologies and industry best practices. The system </w:t>
      </w:r>
      <w:r>
        <w:t xml:space="preserve">currently </w:t>
      </w:r>
      <w:r w:rsidRPr="004A708B">
        <w:t xml:space="preserve">uses AWS for infrastructure, embraces container-based deployments, adopts a microservices architecture using Java Spring Boot, integrates </w:t>
      </w:r>
      <w:r w:rsidRPr="004A708B">
        <w:lastRenderedPageBreak/>
        <w:t>with external services via secure APIs, and provides a responsive UI built with Angular. The architecture ensures scalability, observability, and security at all layers.</w:t>
      </w:r>
    </w:p>
    <w:p w14:paraId="16220A94" w14:textId="77777777" w:rsidR="007144E3" w:rsidRDefault="007144E3" w:rsidP="007144E3">
      <w:pPr>
        <w:pStyle w:val="Currenttext"/>
      </w:pPr>
      <w:r>
        <w:t>There is no strict dependency towards AWS tools, the deployment on other cloud providers or local infrastructure is also possible considering that similar tools can be provided.</w:t>
      </w:r>
    </w:p>
    <w:p w14:paraId="32FC8FE8" w14:textId="4FC9A7E5" w:rsidR="007144E3" w:rsidRDefault="007144E3" w:rsidP="007144E3">
      <w:pPr>
        <w:pStyle w:val="Caption"/>
        <w:keepNext/>
      </w:pPr>
    </w:p>
    <w:p w14:paraId="35C0D98D" w14:textId="5E178E3B" w:rsidR="00CD331E" w:rsidRDefault="00CD331E" w:rsidP="007144E3">
      <w:pPr>
        <w:pStyle w:val="Caption"/>
        <w:keepNext/>
      </w:pPr>
      <w:r>
        <w:rPr>
          <w:noProof/>
        </w:rPr>
        <w:drawing>
          <wp:inline distT="0" distB="0" distL="0" distR="0" wp14:anchorId="0D68BFC5" wp14:editId="07870696">
            <wp:extent cx="5719957" cy="3264453"/>
            <wp:effectExtent l="0" t="0" r="0" b="0"/>
            <wp:docPr id="131667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52411" cy="3282975"/>
                    </a:xfrm>
                    <a:prstGeom prst="rect">
                      <a:avLst/>
                    </a:prstGeom>
                    <a:noFill/>
                  </pic:spPr>
                </pic:pic>
              </a:graphicData>
            </a:graphic>
          </wp:inline>
        </w:drawing>
      </w:r>
    </w:p>
    <w:p w14:paraId="1E297D57" w14:textId="19F3BBA2" w:rsidR="007144E3" w:rsidRDefault="007144E3" w:rsidP="007144E3">
      <w:pPr>
        <w:pStyle w:val="Caption0"/>
        <w:jc w:val="center"/>
      </w:pPr>
      <w:r>
        <w:t xml:space="preserve">Figure </w:t>
      </w:r>
      <w:r>
        <w:fldChar w:fldCharType="begin"/>
      </w:r>
      <w:r>
        <w:instrText xml:space="preserve"> SEQ Figure \* ARABIC </w:instrText>
      </w:r>
      <w:r>
        <w:fldChar w:fldCharType="separate"/>
      </w:r>
      <w:r w:rsidR="00EA4364">
        <w:rPr>
          <w:noProof/>
        </w:rPr>
        <w:t>37</w:t>
      </w:r>
      <w:r>
        <w:fldChar w:fldCharType="end"/>
      </w:r>
      <w:r>
        <w:t xml:space="preserve"> - Technology stack</w:t>
      </w:r>
    </w:p>
    <w:p w14:paraId="38BA4614" w14:textId="77777777" w:rsidR="007144E3" w:rsidRDefault="007144E3" w:rsidP="007144E3">
      <w:pPr>
        <w:pStyle w:val="Title3"/>
        <w:numPr>
          <w:ilvl w:val="2"/>
          <w:numId w:val="60"/>
        </w:numPr>
      </w:pPr>
      <w:bookmarkStart w:id="181" w:name="_Toc204161226"/>
      <w:bookmarkStart w:id="182" w:name="_Toc226736274"/>
      <w:r>
        <w:t>Third-Party Tools</w:t>
      </w:r>
      <w:bookmarkEnd w:id="181"/>
      <w:bookmarkEnd w:id="182"/>
    </w:p>
    <w:p w14:paraId="5D1F2E14" w14:textId="77777777" w:rsidR="007144E3" w:rsidRPr="00140A32" w:rsidRDefault="007144E3" w:rsidP="007144E3">
      <w:pPr>
        <w:pStyle w:val="Currenttext"/>
      </w:pPr>
      <w:r w:rsidRPr="00140A32">
        <w:t>This layer encapsulates core third-party services and infrastructure essential to system operation. AWS provides the backbone of the infrastructure, while various tools enhance scalability, security, and runtime agility.</w:t>
      </w:r>
    </w:p>
    <w:p w14:paraId="103793AE" w14:textId="77777777" w:rsidR="007144E3" w:rsidRPr="0062184D" w:rsidRDefault="007144E3" w:rsidP="007144E3">
      <w:pPr>
        <w:pStyle w:val="Currenttext"/>
        <w:rPr>
          <w:lang w:val="en-IN"/>
        </w:rPr>
      </w:pPr>
      <w:r w:rsidRPr="0062184D">
        <w:rPr>
          <w:lang w:val="en-IN"/>
        </w:rPr>
        <w:t xml:space="preserve">The application is architected on a highly available and scalable AWS cloud infrastructure, leveraging </w:t>
      </w:r>
      <w:r>
        <w:rPr>
          <w:lang w:val="en-IN"/>
        </w:rPr>
        <w:t>AWS</w:t>
      </w:r>
      <w:r w:rsidRPr="0062184D">
        <w:rPr>
          <w:lang w:val="en-IN"/>
        </w:rPr>
        <w:t xml:space="preserve"> EC2 instances to handle compute-intensive workloads. These instances are integrated with </w:t>
      </w:r>
      <w:r>
        <w:rPr>
          <w:lang w:val="en-IN"/>
        </w:rPr>
        <w:t>AWS</w:t>
      </w:r>
      <w:r w:rsidRPr="0062184D">
        <w:rPr>
          <w:lang w:val="en-IN"/>
        </w:rPr>
        <w:t xml:space="preserve"> Elastic File System (EFS), which provides a distributed, POSIX-compliant, shared file system that scales automatically to accommodate growing storage demands. This setup ensures fault tolerance and high throughput for concurrent access across multiple availability zones.</w:t>
      </w:r>
    </w:p>
    <w:p w14:paraId="3F292898" w14:textId="77777777" w:rsidR="007144E3" w:rsidRPr="0062184D" w:rsidRDefault="007144E3" w:rsidP="007144E3">
      <w:pPr>
        <w:pStyle w:val="Currenttext"/>
        <w:rPr>
          <w:lang w:val="en-IN"/>
        </w:rPr>
      </w:pPr>
      <w:r w:rsidRPr="0062184D">
        <w:rPr>
          <w:lang w:val="en-IN"/>
        </w:rPr>
        <w:t xml:space="preserve">The application follows a microservices architecture, with each service containerized using Docker to ensure environment consistency and portability. These containers are orchestrated using </w:t>
      </w:r>
      <w:r>
        <w:rPr>
          <w:lang w:val="en-IN"/>
        </w:rPr>
        <w:t>AWS</w:t>
      </w:r>
      <w:r w:rsidRPr="0062184D">
        <w:rPr>
          <w:lang w:val="en-IN"/>
        </w:rPr>
        <w:t xml:space="preserve"> Elastic Kubernetes Service (EKS), which provides a managed Kubernetes control plane for automated deployment, scaling, and lifecycle management of containerized workloads. EKS integrates with AWS-native services for observability, security, and networking, enabling seamless CI/CD pipelines and blue-green deployments.</w:t>
      </w:r>
    </w:p>
    <w:p w14:paraId="29071368" w14:textId="77777777" w:rsidR="007144E3" w:rsidRPr="0062184D" w:rsidRDefault="007144E3" w:rsidP="007144E3">
      <w:pPr>
        <w:pStyle w:val="Currenttext"/>
        <w:rPr>
          <w:lang w:val="en-IN"/>
        </w:rPr>
      </w:pPr>
      <w:r w:rsidRPr="0062184D">
        <w:rPr>
          <w:lang w:val="en-IN"/>
        </w:rPr>
        <w:t xml:space="preserve">For data persistence, the system utilizes </w:t>
      </w:r>
      <w:r>
        <w:rPr>
          <w:lang w:val="en-IN"/>
        </w:rPr>
        <w:t>AWS</w:t>
      </w:r>
      <w:r w:rsidRPr="0062184D">
        <w:rPr>
          <w:lang w:val="en-IN"/>
        </w:rPr>
        <w:t xml:space="preserve"> </w:t>
      </w:r>
      <w:proofErr w:type="spellStart"/>
      <w:r w:rsidRPr="0062184D">
        <w:rPr>
          <w:lang w:val="en-IN"/>
        </w:rPr>
        <w:t>DocumentDB</w:t>
      </w:r>
      <w:proofErr w:type="spellEnd"/>
      <w:r w:rsidRPr="0062184D">
        <w:rPr>
          <w:lang w:val="en-IN"/>
        </w:rPr>
        <w:t xml:space="preserve"> (with MongoDB compatibility), a fully managed NoSQL document database that supports horizontal scaling, automatic failover, and multi-AZ replication. This ensures low-latency access and high availability for semi-structured data.</w:t>
      </w:r>
    </w:p>
    <w:p w14:paraId="0F803B80" w14:textId="77777777" w:rsidR="007144E3" w:rsidRPr="0062184D" w:rsidRDefault="007144E3" w:rsidP="007144E3">
      <w:pPr>
        <w:pStyle w:val="Currenttext"/>
        <w:rPr>
          <w:lang w:val="en-IN"/>
        </w:rPr>
      </w:pPr>
      <w:r w:rsidRPr="0062184D">
        <w:rPr>
          <w:lang w:val="en-IN"/>
        </w:rPr>
        <w:t xml:space="preserve">Financial messaging </w:t>
      </w:r>
      <w:r>
        <w:rPr>
          <w:lang w:val="en-IN"/>
        </w:rPr>
        <w:t xml:space="preserve">through FIX protocol </w:t>
      </w:r>
      <w:r w:rsidRPr="0062184D">
        <w:rPr>
          <w:lang w:val="en-IN"/>
        </w:rPr>
        <w:t xml:space="preserve">is handled using </w:t>
      </w:r>
      <w:proofErr w:type="spellStart"/>
      <w:r w:rsidRPr="0062184D">
        <w:rPr>
          <w:lang w:val="en-IN"/>
        </w:rPr>
        <w:t>QuickFIX</w:t>
      </w:r>
      <w:proofErr w:type="spellEnd"/>
      <w:r w:rsidRPr="0062184D">
        <w:rPr>
          <w:lang w:val="en-IN"/>
        </w:rPr>
        <w:t xml:space="preserve">/J, a Java-based FIX protocol engine that supports session-level and application-level message parsing, validation, and routing. It enables </w:t>
      </w:r>
      <w:proofErr w:type="gramStart"/>
      <w:r w:rsidRPr="0062184D">
        <w:rPr>
          <w:lang w:val="en-IN"/>
        </w:rPr>
        <w:t>low-latency</w:t>
      </w:r>
      <w:proofErr w:type="gramEnd"/>
      <w:r w:rsidRPr="0062184D">
        <w:rPr>
          <w:lang w:val="en-IN"/>
        </w:rPr>
        <w:t>, stateful communication with external trading systems, supporting FIX 4.x and 5.x versions with customizable message dictionaries and session configurations.</w:t>
      </w:r>
    </w:p>
    <w:p w14:paraId="45775240" w14:textId="77777777" w:rsidR="007144E3" w:rsidRPr="0062184D" w:rsidRDefault="007144E3" w:rsidP="007144E3">
      <w:pPr>
        <w:pStyle w:val="Currenttext"/>
        <w:rPr>
          <w:lang w:val="en-IN"/>
        </w:rPr>
      </w:pPr>
      <w:r w:rsidRPr="0062184D">
        <w:rPr>
          <w:lang w:val="en-IN"/>
        </w:rPr>
        <w:t xml:space="preserve">API management is centralized through AWS API Gateway, which provides RESTful and WebSocket API support with built-in request throttling, caching, versioning, and monitoring via </w:t>
      </w:r>
      <w:r>
        <w:rPr>
          <w:lang w:val="en-IN"/>
        </w:rPr>
        <w:t xml:space="preserve">AWS </w:t>
      </w:r>
      <w:r w:rsidRPr="0062184D">
        <w:rPr>
          <w:lang w:val="en-IN"/>
        </w:rPr>
        <w:t>CloudWatch. Custom authentication and authorization logic is enforced using AWS Lambda Authorizers, which allow for token introspection, role-based access control (RBAC), and integration with identity providers.</w:t>
      </w:r>
    </w:p>
    <w:p w14:paraId="0D9B364C" w14:textId="77777777" w:rsidR="007144E3" w:rsidRPr="0062184D" w:rsidRDefault="007144E3" w:rsidP="007144E3">
      <w:pPr>
        <w:pStyle w:val="Currenttext"/>
        <w:rPr>
          <w:lang w:val="en-IN"/>
        </w:rPr>
      </w:pPr>
      <w:r w:rsidRPr="0062184D">
        <w:rPr>
          <w:lang w:val="en-IN"/>
        </w:rPr>
        <w:t xml:space="preserve">Sensitive configuration data, such as API keys and database credentials, are securely stored and rotated using AWS Secrets Manager. It provides fine-grained IAM policies, automatic secret rotation, and audit logging via AWS CloudTrail. Access control across AWS resources is governed by IAM roles and policies, while user authentication and </w:t>
      </w:r>
      <w:r w:rsidRPr="0062184D">
        <w:rPr>
          <w:lang w:val="en-IN"/>
        </w:rPr>
        <w:lastRenderedPageBreak/>
        <w:t>authorization for client-facing applications are managed through Amazon Cognito. Cognito supports OAuth2, SAML, and OpenID Connect, along with multi-factor authentication (MFA) and user pool federation.</w:t>
      </w:r>
    </w:p>
    <w:p w14:paraId="167EBB4F" w14:textId="77777777" w:rsidR="007144E3" w:rsidRPr="0062184D" w:rsidRDefault="007144E3" w:rsidP="007144E3">
      <w:pPr>
        <w:pStyle w:val="Currenttext"/>
        <w:rPr>
          <w:lang w:val="en-IN"/>
        </w:rPr>
      </w:pPr>
      <w:r w:rsidRPr="0062184D">
        <w:rPr>
          <w:lang w:val="en-IN"/>
        </w:rPr>
        <w:t>To protect against Layer 7 threats, AWS Web Application Firewall (WAF) is deployed in front of API Gateway and load balancers. It uses rule-based filtering to block common attack vectors such as SQL injection, cross-site scripting (XSS), and bot traffic, enhancing the application’s security posture.</w:t>
      </w:r>
    </w:p>
    <w:p w14:paraId="16E473EF" w14:textId="77777777" w:rsidR="007144E3" w:rsidRPr="00140A32" w:rsidRDefault="007144E3" w:rsidP="007144E3">
      <w:pPr>
        <w:pStyle w:val="Currenttext"/>
        <w:ind w:left="714"/>
        <w:rPr>
          <w:lang w:val="en-IN"/>
        </w:rPr>
      </w:pPr>
    </w:p>
    <w:p w14:paraId="55404E12" w14:textId="2A1CB7F5" w:rsidR="007144E3" w:rsidRDefault="007144E3" w:rsidP="007144E3">
      <w:pPr>
        <w:pStyle w:val="Title3"/>
        <w:numPr>
          <w:ilvl w:val="2"/>
          <w:numId w:val="60"/>
        </w:numPr>
      </w:pPr>
      <w:bookmarkStart w:id="183" w:name="_Toc204161227"/>
      <w:bookmarkStart w:id="184" w:name="_Toc226736275"/>
      <w:r>
        <w:t>SCS</w:t>
      </w:r>
      <w:r w:rsidR="00CD331E">
        <w:t xml:space="preserve"> Core</w:t>
      </w:r>
      <w:r>
        <w:t xml:space="preserve"> </w:t>
      </w:r>
      <w:r w:rsidR="00CD331E">
        <w:t>s</w:t>
      </w:r>
      <w:r>
        <w:t>ervices</w:t>
      </w:r>
      <w:bookmarkEnd w:id="183"/>
      <w:bookmarkEnd w:id="184"/>
    </w:p>
    <w:p w14:paraId="1EFFF5DD" w14:textId="4933318A" w:rsidR="007144E3" w:rsidRPr="00140A32" w:rsidRDefault="007144E3" w:rsidP="007144E3">
      <w:pPr>
        <w:pStyle w:val="Currenttext"/>
        <w:rPr>
          <w:lang w:val="en-US"/>
        </w:rPr>
      </w:pPr>
      <w:r w:rsidRPr="00140A32">
        <w:rPr>
          <w:lang w:val="en-US"/>
        </w:rPr>
        <w:t xml:space="preserve">The application follows a microservices architecture, where each business domain, such as Order Services, </w:t>
      </w:r>
      <w:r w:rsidR="00CC1FC6">
        <w:rPr>
          <w:lang w:val="en-US"/>
        </w:rPr>
        <w:t>Subl</w:t>
      </w:r>
      <w:r w:rsidRPr="00140A32">
        <w:rPr>
          <w:lang w:val="en-US"/>
        </w:rPr>
        <w:t>edger Services, and Price Services, is encapsulated as an independent Spring Boot service. Each of these services is designed to handle specific business logic and operations related to its domain, ensuring a clear separation of concerns. These microservices communicate with each other over RESTful APIs, which allows for loosely coupled interactions and promotes scalability and flexibility in the system architecture.</w:t>
      </w:r>
    </w:p>
    <w:p w14:paraId="5C87D349" w14:textId="77777777" w:rsidR="007144E3" w:rsidRPr="00140A32" w:rsidRDefault="007144E3" w:rsidP="007144E3">
      <w:pPr>
        <w:pStyle w:val="Currenttext"/>
        <w:rPr>
          <w:lang w:val="en-US"/>
        </w:rPr>
      </w:pPr>
      <w:r w:rsidRPr="00140A32">
        <w:rPr>
          <w:lang w:val="en-US"/>
        </w:rPr>
        <w:t>In addition, each microservice operates independently and does not share direct access to databases. Instead, they interact with their respective data stores, which allows for more effective data management and isolation of concerns. This design pattern also improves the system's resilience, as failures in one microservice do not directly impact the others.</w:t>
      </w:r>
    </w:p>
    <w:p w14:paraId="61C1739B" w14:textId="77777777" w:rsidR="007144E3" w:rsidRPr="00140A32" w:rsidRDefault="007144E3" w:rsidP="007144E3">
      <w:pPr>
        <w:pStyle w:val="Currenttext"/>
        <w:rPr>
          <w:lang w:val="en-US"/>
        </w:rPr>
      </w:pPr>
      <w:r w:rsidRPr="00140A32">
        <w:rPr>
          <w:lang w:val="en-US"/>
        </w:rPr>
        <w:t xml:space="preserve">Logging across these services is consistently implemented using SLF4J (Simple Logging Facade for Java) and Log4j (a reliable logging framework). This consistency ensures that all log messages generated by the different microservices follow a unified format, which simplifies log analysis and troubleshooting. The centralized log management system can aggregate these logs, </w:t>
      </w:r>
      <w:proofErr w:type="gramStart"/>
      <w:r w:rsidRPr="00140A32">
        <w:rPr>
          <w:lang w:val="en-US"/>
        </w:rPr>
        <w:t>providing</w:t>
      </w:r>
      <w:proofErr w:type="gramEnd"/>
      <w:r w:rsidRPr="00140A32">
        <w:rPr>
          <w:lang w:val="en-US"/>
        </w:rPr>
        <w:t xml:space="preserve"> a comprehensive view of the application's behavior and facilitating efficient monitoring and debugging processes.</w:t>
      </w:r>
    </w:p>
    <w:p w14:paraId="557CE437" w14:textId="77777777" w:rsidR="007144E3" w:rsidRPr="001C0DCD" w:rsidRDefault="007144E3" w:rsidP="007144E3">
      <w:pPr>
        <w:pStyle w:val="Currenttext"/>
        <w:rPr>
          <w:lang w:val="en-US"/>
        </w:rPr>
      </w:pPr>
      <w:r w:rsidRPr="00140A32">
        <w:rPr>
          <w:lang w:val="en-US"/>
        </w:rPr>
        <w:t>This robust logging mechanism also contributes to the overall observability of the system, enabling teams to track and analyze application performance, detect anomalies, and respond to incidents promptly. By maintaining detailed logs, the development and operations teams can ensure the application's reliability and optimize its performance over time.</w:t>
      </w:r>
    </w:p>
    <w:p w14:paraId="334BE2D4" w14:textId="77777777" w:rsidR="007144E3" w:rsidRDefault="007144E3" w:rsidP="007144E3">
      <w:pPr>
        <w:pStyle w:val="Currenttext"/>
        <w:ind w:left="714"/>
      </w:pPr>
    </w:p>
    <w:p w14:paraId="0149B87C" w14:textId="473B2C2C" w:rsidR="007144E3" w:rsidRDefault="007144E3" w:rsidP="007144E3">
      <w:pPr>
        <w:pStyle w:val="Title3"/>
        <w:numPr>
          <w:ilvl w:val="2"/>
          <w:numId w:val="60"/>
        </w:numPr>
      </w:pPr>
      <w:bookmarkStart w:id="185" w:name="_Toc204161228"/>
      <w:bookmarkStart w:id="186" w:name="_Toc226736276"/>
      <w:r>
        <w:t xml:space="preserve">SCS </w:t>
      </w:r>
      <w:r w:rsidR="00CD331E">
        <w:t xml:space="preserve">Core </w:t>
      </w:r>
      <w:r>
        <w:t>UI Layer</w:t>
      </w:r>
      <w:bookmarkEnd w:id="185"/>
      <w:bookmarkEnd w:id="186"/>
    </w:p>
    <w:p w14:paraId="04371BE2" w14:textId="77777777" w:rsidR="007144E3" w:rsidRPr="00140A32" w:rsidRDefault="007144E3" w:rsidP="007144E3">
      <w:pPr>
        <w:pStyle w:val="Currenttext"/>
        <w:rPr>
          <w:lang w:val="en-US"/>
        </w:rPr>
      </w:pPr>
      <w:r w:rsidRPr="00140A32">
        <w:rPr>
          <w:lang w:val="en-US"/>
        </w:rPr>
        <w:t xml:space="preserve">The web UI layer is </w:t>
      </w:r>
      <w:r>
        <w:rPr>
          <w:lang w:val="en-US"/>
        </w:rPr>
        <w:t>built</w:t>
      </w:r>
      <w:r w:rsidRPr="00140A32">
        <w:rPr>
          <w:lang w:val="en-US"/>
        </w:rPr>
        <w:t xml:space="preserve"> using Angular, a powerful and flexible front-end framework. This choice allows for the creation of dynamic, highly interactive, and responsive user interfaces that enhance the overall user experience. </w:t>
      </w:r>
      <w:proofErr w:type="spellStart"/>
      <w:r w:rsidRPr="00140A32">
        <w:rPr>
          <w:lang w:val="en-US"/>
        </w:rPr>
        <w:t>Angular’s</w:t>
      </w:r>
      <w:proofErr w:type="spellEnd"/>
      <w:r w:rsidRPr="00140A32">
        <w:rPr>
          <w:lang w:val="en-US"/>
        </w:rPr>
        <w:t xml:space="preserve"> component-based architecture facilitates efficient development and maintenance, ensuring that the UI remains modular and scalable.</w:t>
      </w:r>
    </w:p>
    <w:p w14:paraId="51354E5F" w14:textId="77777777" w:rsidR="007144E3" w:rsidRPr="00140A32" w:rsidRDefault="007144E3" w:rsidP="007144E3">
      <w:pPr>
        <w:pStyle w:val="Currenttext"/>
        <w:rPr>
          <w:lang w:val="en-US"/>
        </w:rPr>
      </w:pPr>
      <w:r w:rsidRPr="00140A32">
        <w:rPr>
          <w:lang w:val="en-US"/>
        </w:rPr>
        <w:t xml:space="preserve">To further optimize performance and deliver content swiftly to users across the globe, AWS CloudFront is employed as the content delivery network (CDN). By </w:t>
      </w:r>
      <w:proofErr w:type="gramStart"/>
      <w:r w:rsidRPr="00140A32">
        <w:rPr>
          <w:lang w:val="en-US"/>
        </w:rPr>
        <w:t>caching</w:t>
      </w:r>
      <w:proofErr w:type="gramEnd"/>
      <w:r w:rsidRPr="00140A32">
        <w:rPr>
          <w:lang w:val="en-US"/>
        </w:rPr>
        <w:t xml:space="preserve"> UI assets at edge locations around the world, </w:t>
      </w:r>
      <w:r>
        <w:rPr>
          <w:lang w:val="en-US"/>
        </w:rPr>
        <w:t xml:space="preserve">AWS </w:t>
      </w:r>
      <w:r w:rsidRPr="00140A32">
        <w:rPr>
          <w:lang w:val="en-US"/>
        </w:rPr>
        <w:t xml:space="preserve">CloudFront significantly reduces latency, providing faster load times and </w:t>
      </w:r>
      <w:proofErr w:type="gramStart"/>
      <w:r w:rsidRPr="00140A32">
        <w:rPr>
          <w:lang w:val="en-US"/>
        </w:rPr>
        <w:t>a smoother</w:t>
      </w:r>
      <w:proofErr w:type="gramEnd"/>
      <w:r w:rsidRPr="00140A32">
        <w:rPr>
          <w:lang w:val="en-US"/>
        </w:rPr>
        <w:t xml:space="preserve"> user experience. This global distribution network ensures that users, regardless of their geographic location, can access the application’s interface quickly and reliably.</w:t>
      </w:r>
    </w:p>
    <w:p w14:paraId="050C6A5D" w14:textId="77777777" w:rsidR="007144E3" w:rsidRDefault="007144E3" w:rsidP="007144E3">
      <w:pPr>
        <w:pStyle w:val="Title2"/>
        <w:numPr>
          <w:ilvl w:val="1"/>
          <w:numId w:val="60"/>
        </w:numPr>
      </w:pPr>
      <w:bookmarkStart w:id="187" w:name="_Toc204161229"/>
      <w:bookmarkStart w:id="188" w:name="_Toc226736277"/>
      <w:r>
        <w:t>Infrastructure Architecture</w:t>
      </w:r>
      <w:bookmarkEnd w:id="187"/>
      <w:bookmarkEnd w:id="188"/>
    </w:p>
    <w:p w14:paraId="48592FD3" w14:textId="53D7C71D" w:rsidR="007144E3" w:rsidRDefault="007144E3" w:rsidP="007144E3">
      <w:pPr>
        <w:pStyle w:val="Currenttext"/>
      </w:pPr>
      <w:r>
        <w:t xml:space="preserve">SCS </w:t>
      </w:r>
      <w:r w:rsidR="00CD331E">
        <w:t xml:space="preserve">Core </w:t>
      </w:r>
      <w:r>
        <w:t xml:space="preserve">is based on </w:t>
      </w:r>
      <w:r w:rsidRPr="00471AEC">
        <w:t xml:space="preserve">AWS infrastructure architecture </w:t>
      </w:r>
      <w:r>
        <w:t xml:space="preserve">and is </w:t>
      </w:r>
      <w:r w:rsidRPr="00471AEC">
        <w:t xml:space="preserve">designed to deliver scalable, secure, and resilient cloud-native solutions by leveraging Amazon Web Services' extensive ecosystem. At its core, the architecture typically includes a multi-account setup governed by </w:t>
      </w:r>
      <w:r>
        <w:t xml:space="preserve">hosting </w:t>
      </w:r>
      <w:r w:rsidRPr="00471AEC">
        <w:t>AWS Organizations, enabling isolation, centralized governance, and cost tracking across environments.</w:t>
      </w:r>
      <w:r w:rsidRPr="00471AEC">
        <w:rPr>
          <w:rFonts w:ascii="Segoe UI" w:hAnsi="Segoe UI" w:cs="Segoe UI"/>
          <w:color w:val="424242"/>
          <w:shd w:val="clear" w:color="auto" w:fill="FAFAFA"/>
        </w:rPr>
        <w:t xml:space="preserve"> </w:t>
      </w:r>
      <w:r w:rsidRPr="00471AEC">
        <w:t>This architecture aligns with the AWS Well-Architected Framework, emphasizing operational excellence, security, reliability, performance efficiency, cost optimization, and sustainability</w:t>
      </w:r>
    </w:p>
    <w:p w14:paraId="208C9AC7" w14:textId="77777777" w:rsidR="007144E3" w:rsidRDefault="007144E3" w:rsidP="007144E3">
      <w:pPr>
        <w:pStyle w:val="Title3"/>
        <w:numPr>
          <w:ilvl w:val="2"/>
          <w:numId w:val="60"/>
        </w:numPr>
      </w:pPr>
      <w:bookmarkStart w:id="189" w:name="_Toc204161230"/>
      <w:bookmarkStart w:id="190" w:name="_Toc226736278"/>
      <w:r>
        <w:t>Existing Architecture</w:t>
      </w:r>
      <w:bookmarkEnd w:id="189"/>
      <w:bookmarkEnd w:id="190"/>
    </w:p>
    <w:p w14:paraId="4D1A9810" w14:textId="77777777" w:rsidR="007144E3" w:rsidRDefault="007144E3" w:rsidP="007144E3">
      <w:pPr>
        <w:ind w:left="567"/>
      </w:pPr>
      <w:r w:rsidRPr="00020F3C">
        <w:t>The</w:t>
      </w:r>
      <w:r>
        <w:t xml:space="preserve"> current</w:t>
      </w:r>
      <w:r w:rsidRPr="00020F3C">
        <w:t xml:space="preserve"> architecture outlines a cloud-native financial trading application deployed on Amazon Web Services (AWS), purpose-built for high availability, scalability, and security. It leverages a suite of AWS services to support various operational layers, including frontend delivery, API management, container orchestration, persistent storage, CI/CD automation, and compliance enforcement. This modular and resilient design ensures the platform can handle dynamic workloads and evolving business requirements while maintaining robust security and performance standards.</w:t>
      </w:r>
    </w:p>
    <w:p w14:paraId="10487A81" w14:textId="77777777" w:rsidR="007144E3" w:rsidRDefault="007144E3" w:rsidP="007144E3">
      <w:pPr>
        <w:pStyle w:val="Caption"/>
        <w:keepNext/>
      </w:pPr>
      <w:r>
        <w:rPr>
          <w:noProof/>
        </w:rPr>
        <w:lastRenderedPageBreak/>
        <w:drawing>
          <wp:inline distT="0" distB="0" distL="0" distR="0" wp14:anchorId="68385F09" wp14:editId="13D99F54">
            <wp:extent cx="5746750" cy="3222449"/>
            <wp:effectExtent l="0" t="0" r="6350" b="0"/>
            <wp:docPr id="187371735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17350" name="Picture 2" descr="A screenshot of a computer&#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54127" cy="3226586"/>
                    </a:xfrm>
                    <a:prstGeom prst="rect">
                      <a:avLst/>
                    </a:prstGeom>
                    <a:noFill/>
                  </pic:spPr>
                </pic:pic>
              </a:graphicData>
            </a:graphic>
          </wp:inline>
        </w:drawing>
      </w:r>
    </w:p>
    <w:p w14:paraId="47904E6D" w14:textId="3671F757" w:rsidR="007144E3" w:rsidRDefault="007144E3" w:rsidP="007144E3">
      <w:pPr>
        <w:pStyle w:val="Caption0"/>
        <w:jc w:val="center"/>
      </w:pPr>
      <w:r>
        <w:t xml:space="preserve">Figure </w:t>
      </w:r>
      <w:r>
        <w:fldChar w:fldCharType="begin"/>
      </w:r>
      <w:r>
        <w:instrText xml:space="preserve"> SEQ Figure \* ARABIC </w:instrText>
      </w:r>
      <w:r>
        <w:fldChar w:fldCharType="separate"/>
      </w:r>
      <w:r w:rsidR="00EA4364">
        <w:rPr>
          <w:noProof/>
        </w:rPr>
        <w:t>38</w:t>
      </w:r>
      <w:r>
        <w:fldChar w:fldCharType="end"/>
      </w:r>
      <w:r>
        <w:t xml:space="preserve"> - Current infrastructure</w:t>
      </w:r>
    </w:p>
    <w:p w14:paraId="061D81D8" w14:textId="77777777" w:rsidR="007144E3" w:rsidRPr="00020F3C" w:rsidRDefault="007144E3" w:rsidP="007144E3">
      <w:pPr>
        <w:pStyle w:val="Currenttext"/>
        <w:rPr>
          <w:lang w:val="en-IN"/>
        </w:rPr>
      </w:pPr>
      <w:r w:rsidRPr="00020F3C">
        <w:rPr>
          <w:lang w:val="en-IN"/>
        </w:rPr>
        <w:t xml:space="preserve">User access to the system is facilitated through </w:t>
      </w:r>
      <w:r>
        <w:rPr>
          <w:lang w:val="en-IN"/>
        </w:rPr>
        <w:t>AWS</w:t>
      </w:r>
      <w:r w:rsidRPr="00020F3C">
        <w:rPr>
          <w:lang w:val="en-IN"/>
        </w:rPr>
        <w:t xml:space="preserve"> Route 53, which provides DNS-based traffic routing and automated failover. This ensures that external clients—including SCS users and API consumers—are directed to the most responsive and healthy endpoints, thereby enhancing reliability and minimizing service interruptions.</w:t>
      </w:r>
    </w:p>
    <w:p w14:paraId="350AF191" w14:textId="77777777" w:rsidR="007144E3" w:rsidRPr="00020F3C" w:rsidRDefault="007144E3" w:rsidP="007144E3">
      <w:pPr>
        <w:pStyle w:val="Currenttext"/>
        <w:rPr>
          <w:lang w:val="en-IN"/>
        </w:rPr>
      </w:pPr>
      <w:r w:rsidRPr="00020F3C">
        <w:rPr>
          <w:lang w:val="en-IN"/>
        </w:rPr>
        <w:t xml:space="preserve">For frontend delivery, static assets such as HTML, CSS, and JavaScript files are hosted on </w:t>
      </w:r>
      <w:r>
        <w:rPr>
          <w:lang w:val="en-IN"/>
        </w:rPr>
        <w:t>AWS</w:t>
      </w:r>
      <w:r w:rsidRPr="00020F3C">
        <w:rPr>
          <w:lang w:val="en-IN"/>
        </w:rPr>
        <w:t xml:space="preserve"> S3, a highly durable and scalable object storage service. These assets are distributed globally via </w:t>
      </w:r>
      <w:r>
        <w:rPr>
          <w:lang w:val="en-IN"/>
        </w:rPr>
        <w:t>AWS</w:t>
      </w:r>
      <w:r w:rsidRPr="00020F3C">
        <w:rPr>
          <w:lang w:val="en-IN"/>
        </w:rPr>
        <w:t xml:space="preserve"> CloudFront, a content delivery network (CDN) that caches content at edge locations. This setup significantly reduces latency and ensures a fast, consistent user experience regardless of geographic location.</w:t>
      </w:r>
    </w:p>
    <w:p w14:paraId="7FE2270E" w14:textId="77777777" w:rsidR="007144E3" w:rsidRPr="00020F3C" w:rsidRDefault="007144E3" w:rsidP="007144E3">
      <w:pPr>
        <w:pStyle w:val="Currenttext"/>
        <w:rPr>
          <w:lang w:val="en-IN"/>
        </w:rPr>
      </w:pPr>
      <w:r w:rsidRPr="00020F3C">
        <w:rPr>
          <w:lang w:val="en-IN"/>
        </w:rPr>
        <w:t xml:space="preserve">API traffic is managed through </w:t>
      </w:r>
      <w:r>
        <w:rPr>
          <w:lang w:val="en-IN"/>
        </w:rPr>
        <w:t>AWS</w:t>
      </w:r>
      <w:r w:rsidRPr="00020F3C">
        <w:rPr>
          <w:lang w:val="en-IN"/>
        </w:rPr>
        <w:t xml:space="preserve"> API Gateway, which offers advanced features such as request throttling, monitoring, and versioning. To protect against common web vulnerabilities like SQL injection and cross-site scripting (XSS), AWS WAF (Web Application Firewall) is integrated into the architecture. Secure communication is enforced using SSL certificates, while </w:t>
      </w:r>
      <w:r>
        <w:rPr>
          <w:lang w:val="en-IN"/>
        </w:rPr>
        <w:t>AWS</w:t>
      </w:r>
      <w:r w:rsidRPr="00020F3C">
        <w:rPr>
          <w:lang w:val="en-IN"/>
        </w:rPr>
        <w:t xml:space="preserve"> Cognito handles user authentication and authorization through JWT tokens. Internal services communicate securely using </w:t>
      </w:r>
      <w:r>
        <w:rPr>
          <w:lang w:val="en-IN"/>
        </w:rPr>
        <w:t xml:space="preserve">AWS </w:t>
      </w:r>
      <w:r w:rsidRPr="00020F3C">
        <w:rPr>
          <w:lang w:val="en-IN"/>
        </w:rPr>
        <w:t xml:space="preserve">VPC </w:t>
      </w:r>
      <w:proofErr w:type="spellStart"/>
      <w:r w:rsidRPr="00020F3C">
        <w:rPr>
          <w:lang w:val="en-IN"/>
        </w:rPr>
        <w:t>PrivateLink</w:t>
      </w:r>
      <w:proofErr w:type="spellEnd"/>
      <w:r w:rsidRPr="00020F3C">
        <w:rPr>
          <w:lang w:val="en-IN"/>
        </w:rPr>
        <w:t>, which enables private connectivity within the AWS environment without exposing services to the public internet.</w:t>
      </w:r>
    </w:p>
    <w:p w14:paraId="22014D0F" w14:textId="4C004F34" w:rsidR="007144E3" w:rsidRPr="00020F3C" w:rsidRDefault="007144E3" w:rsidP="007144E3">
      <w:pPr>
        <w:pStyle w:val="Currenttext"/>
        <w:rPr>
          <w:lang w:val="en-IN"/>
        </w:rPr>
      </w:pPr>
      <w:r w:rsidRPr="00020F3C">
        <w:rPr>
          <w:lang w:val="en-IN"/>
        </w:rPr>
        <w:t>The backend is powered by A</w:t>
      </w:r>
      <w:r>
        <w:rPr>
          <w:lang w:val="en-IN"/>
        </w:rPr>
        <w:t>WS</w:t>
      </w:r>
      <w:r w:rsidRPr="00020F3C">
        <w:rPr>
          <w:lang w:val="en-IN"/>
        </w:rPr>
        <w:t xml:space="preserve"> EKS (Elastic Kubernetes Service), with containerized microservices such as Order Service, </w:t>
      </w:r>
      <w:r w:rsidR="00CC1FC6">
        <w:rPr>
          <w:lang w:val="en-IN"/>
        </w:rPr>
        <w:t>Subl</w:t>
      </w:r>
      <w:r w:rsidRPr="00020F3C">
        <w:rPr>
          <w:lang w:val="en-IN"/>
        </w:rPr>
        <w:t xml:space="preserve">edger Service, and Price Service deployed across multiple Availability Zones. These services are hosted in private subnets within a Virtual Private Cloud (VPC), ensuring network isolation and enhanced security. Incoming requests are routed through a Network Load Balancer (NLB), which distributes traffic efficiently across </w:t>
      </w:r>
      <w:r>
        <w:rPr>
          <w:lang w:val="en-IN"/>
        </w:rPr>
        <w:t xml:space="preserve">AWS </w:t>
      </w:r>
      <w:r w:rsidRPr="00020F3C">
        <w:rPr>
          <w:lang w:val="en-IN"/>
        </w:rPr>
        <w:t>EKS nodes to maintain high availability and fault tolerance.</w:t>
      </w:r>
    </w:p>
    <w:p w14:paraId="26F5ED6D" w14:textId="77777777" w:rsidR="007144E3" w:rsidRPr="00020F3C" w:rsidRDefault="007144E3" w:rsidP="007144E3">
      <w:pPr>
        <w:pStyle w:val="Currenttext"/>
        <w:rPr>
          <w:lang w:val="en-IN"/>
        </w:rPr>
      </w:pPr>
      <w:r w:rsidRPr="00020F3C">
        <w:rPr>
          <w:lang w:val="en-IN"/>
        </w:rPr>
        <w:t>For data storage, A</w:t>
      </w:r>
      <w:r>
        <w:rPr>
          <w:lang w:val="en-IN"/>
        </w:rPr>
        <w:t>WS</w:t>
      </w:r>
      <w:r w:rsidRPr="00020F3C">
        <w:rPr>
          <w:lang w:val="en-IN"/>
        </w:rPr>
        <w:t xml:space="preserve"> EFS (Elastic File System) provides scalable, shared file storage accessible by EKS nodes. This is complemented by </w:t>
      </w:r>
      <w:r>
        <w:rPr>
          <w:lang w:val="en-IN"/>
        </w:rPr>
        <w:t>AWS</w:t>
      </w:r>
      <w:r w:rsidRPr="00020F3C">
        <w:rPr>
          <w:lang w:val="en-IN"/>
        </w:rPr>
        <w:t xml:space="preserve"> </w:t>
      </w:r>
      <w:proofErr w:type="spellStart"/>
      <w:r w:rsidRPr="00020F3C">
        <w:rPr>
          <w:lang w:val="en-IN"/>
        </w:rPr>
        <w:t>DocumentDB</w:t>
      </w:r>
      <w:proofErr w:type="spellEnd"/>
      <w:r w:rsidRPr="00020F3C">
        <w:rPr>
          <w:lang w:val="en-IN"/>
        </w:rPr>
        <w:t>, a MongoDB-compatible NoSQL database that supports high availability, automatic scaling, and multi-AZ replication. This combination ensures both structured and unstructured data are handled efficiently and reliably.</w:t>
      </w:r>
    </w:p>
    <w:p w14:paraId="43A2322F" w14:textId="270A2B7A" w:rsidR="007144E3" w:rsidRPr="00020F3C" w:rsidRDefault="007144E3" w:rsidP="007144E3">
      <w:pPr>
        <w:pStyle w:val="Currenttext"/>
        <w:rPr>
          <w:lang w:val="en-IN"/>
        </w:rPr>
      </w:pPr>
      <w:r w:rsidRPr="00020F3C">
        <w:rPr>
          <w:lang w:val="en-IN"/>
        </w:rPr>
        <w:t>The CI/CD pipeline is initiated by SCS</w:t>
      </w:r>
      <w:r w:rsidR="00296528">
        <w:rPr>
          <w:lang w:val="en-IN"/>
        </w:rPr>
        <w:t xml:space="preserve"> Core</w:t>
      </w:r>
      <w:r w:rsidRPr="00020F3C">
        <w:rPr>
          <w:lang w:val="en-IN"/>
        </w:rPr>
        <w:t xml:space="preserve"> Code Push, which triggers automated build and deployment workflows. AWS IAM (Identity and Access Management) governs access control, ensuring that only authorized users and services can interact with infrastructure components. Docker images used in deployments are stored in </w:t>
      </w:r>
      <w:r>
        <w:rPr>
          <w:lang w:val="en-IN"/>
        </w:rPr>
        <w:t>AWS</w:t>
      </w:r>
      <w:r w:rsidRPr="00020F3C">
        <w:rPr>
          <w:lang w:val="en-IN"/>
        </w:rPr>
        <w:t xml:space="preserve"> ECR (Elastic Container Registry), enabling seamless integration with </w:t>
      </w:r>
      <w:r>
        <w:rPr>
          <w:lang w:val="en-IN"/>
        </w:rPr>
        <w:t xml:space="preserve">AWS </w:t>
      </w:r>
      <w:r w:rsidRPr="00020F3C">
        <w:rPr>
          <w:lang w:val="en-IN"/>
        </w:rPr>
        <w:t>EKS for container orchestration.</w:t>
      </w:r>
    </w:p>
    <w:p w14:paraId="406C08C5" w14:textId="77777777" w:rsidR="007144E3" w:rsidRPr="00020F3C" w:rsidRDefault="007144E3" w:rsidP="007144E3">
      <w:pPr>
        <w:pStyle w:val="Currenttext"/>
        <w:rPr>
          <w:lang w:val="en-IN"/>
        </w:rPr>
      </w:pPr>
      <w:r w:rsidRPr="00020F3C">
        <w:rPr>
          <w:lang w:val="en-IN"/>
        </w:rPr>
        <w:t>Monitoring, security, and compliance are integral to the architecture. A</w:t>
      </w:r>
      <w:r>
        <w:rPr>
          <w:lang w:val="en-IN"/>
        </w:rPr>
        <w:t>WS</w:t>
      </w:r>
      <w:r w:rsidRPr="00020F3C">
        <w:rPr>
          <w:lang w:val="en-IN"/>
        </w:rPr>
        <w:t xml:space="preserve"> CloudWatch collects logs and metrics to provide observability into system performance and health. AWS KMS (Key Management Service) manages encryption keys to protect sensitive data, while AWS Backup ensures data durability and recovery in case of failures. AWS Secrets Manager securely stores configuration secrets such as API keys and database credentials. Finally, AWS Config continuously monitors and records configuration changes across AWS resources, helping enforce compliance with internal and regulatory policies.</w:t>
      </w:r>
    </w:p>
    <w:p w14:paraId="0B99434A" w14:textId="77777777" w:rsidR="007144E3" w:rsidRPr="00140A32" w:rsidRDefault="007144E3" w:rsidP="007144E3">
      <w:pPr>
        <w:pStyle w:val="Currenttext"/>
        <w:ind w:left="714"/>
        <w:rPr>
          <w:lang w:val="en-IN"/>
        </w:rPr>
      </w:pPr>
    </w:p>
    <w:p w14:paraId="11B71992" w14:textId="77777777" w:rsidR="007144E3" w:rsidRDefault="007144E3" w:rsidP="007144E3">
      <w:pPr>
        <w:pStyle w:val="Title3"/>
        <w:numPr>
          <w:ilvl w:val="2"/>
          <w:numId w:val="60"/>
        </w:numPr>
      </w:pPr>
      <w:bookmarkStart w:id="191" w:name="_Toc204161231"/>
      <w:bookmarkStart w:id="192" w:name="_Toc226736279"/>
      <w:r>
        <w:lastRenderedPageBreak/>
        <w:t>Target Architecture</w:t>
      </w:r>
      <w:bookmarkEnd w:id="191"/>
      <w:bookmarkEnd w:id="192"/>
    </w:p>
    <w:p w14:paraId="385CA58B" w14:textId="77777777" w:rsidR="007144E3" w:rsidRPr="00C142AA" w:rsidRDefault="007144E3" w:rsidP="007144E3">
      <w:pPr>
        <w:pStyle w:val="Currenttext"/>
        <w:rPr>
          <w:lang w:val="en-IN"/>
        </w:rPr>
      </w:pPr>
      <w:r>
        <w:t xml:space="preserve">Target architecture will be in addition to above Infrastructure Architecture which contains additional security network components as per Bank hosting environment. </w:t>
      </w:r>
      <w:r w:rsidRPr="00C142AA">
        <w:rPr>
          <w:lang w:val="en-IN"/>
        </w:rPr>
        <w:t>The diagram presents a comprehensive view of an AWS-based network security architecture, showcasing how various security services are integrated to safeguard cloud infrastructure. At the forefront is the </w:t>
      </w:r>
      <w:r w:rsidRPr="00AA4F27">
        <w:rPr>
          <w:lang w:val="en-IN"/>
        </w:rPr>
        <w:t>AWS Network Firewall</w:t>
      </w:r>
      <w:r w:rsidRPr="00C142AA">
        <w:rPr>
          <w:lang w:val="en-IN"/>
        </w:rPr>
        <w:t>, which acts as the initial line of defen</w:t>
      </w:r>
      <w:r>
        <w:rPr>
          <w:lang w:val="en-IN"/>
        </w:rPr>
        <w:t>c</w:t>
      </w:r>
      <w:r w:rsidRPr="00C142AA">
        <w:rPr>
          <w:lang w:val="en-IN"/>
        </w:rPr>
        <w:t>e, filtering traffic before it enters the internal network. This traffic is then routed into an </w:t>
      </w:r>
      <w:r>
        <w:rPr>
          <w:lang w:val="en-IN"/>
        </w:rPr>
        <w:t xml:space="preserve">AWS </w:t>
      </w:r>
      <w:r w:rsidRPr="00AA4F27">
        <w:rPr>
          <w:lang w:val="en-IN"/>
        </w:rPr>
        <w:t>Inspection VPC</w:t>
      </w:r>
      <w:r w:rsidRPr="00C142AA">
        <w:rPr>
          <w:lang w:val="en-IN"/>
        </w:rPr>
        <w:t>, a dedicated virtual private cloud designed for deep packet inspection and threat analysis. Within this VPC resides the </w:t>
      </w:r>
      <w:r>
        <w:rPr>
          <w:lang w:val="en-IN"/>
        </w:rPr>
        <w:t xml:space="preserve">AWS </w:t>
      </w:r>
      <w:r w:rsidRPr="00AA4F27">
        <w:rPr>
          <w:lang w:val="en-IN"/>
        </w:rPr>
        <w:t>Firewall Endpoint</w:t>
      </w:r>
      <w:r w:rsidRPr="00C142AA">
        <w:rPr>
          <w:lang w:val="en-IN"/>
        </w:rPr>
        <w:t>, which serves as the enforcement point for traffic inspection policies.</w:t>
      </w:r>
    </w:p>
    <w:p w14:paraId="5547A57A" w14:textId="77777777" w:rsidR="007144E3" w:rsidRPr="00C142AA" w:rsidRDefault="007144E3" w:rsidP="007144E3">
      <w:pPr>
        <w:pStyle w:val="Currenttext"/>
        <w:rPr>
          <w:lang w:val="en-IN"/>
        </w:rPr>
      </w:pPr>
      <w:r w:rsidRPr="00C142AA">
        <w:rPr>
          <w:lang w:val="en-IN"/>
        </w:rPr>
        <w:t>From the Inspection VPC, traffic is forwarded to the </w:t>
      </w:r>
      <w:r>
        <w:rPr>
          <w:lang w:val="en-IN"/>
        </w:rPr>
        <w:t xml:space="preserve">AWS </w:t>
      </w:r>
      <w:r w:rsidRPr="00AA4F27">
        <w:rPr>
          <w:lang w:val="en-IN"/>
        </w:rPr>
        <w:t>Transit Gateway</w:t>
      </w:r>
      <w:r w:rsidRPr="00C142AA">
        <w:rPr>
          <w:lang w:val="en-IN"/>
        </w:rPr>
        <w:t xml:space="preserve">, a central hub that interconnects multiple VPCs and on-premises networks, enabling scalable and secure routing. The </w:t>
      </w:r>
      <w:r>
        <w:rPr>
          <w:lang w:val="en-IN"/>
        </w:rPr>
        <w:t xml:space="preserve">AWS </w:t>
      </w:r>
      <w:r w:rsidRPr="00C142AA">
        <w:rPr>
          <w:lang w:val="en-IN"/>
        </w:rPr>
        <w:t>Transit Gateway then distributes traffic to additional security services. One such service is </w:t>
      </w:r>
      <w:r w:rsidRPr="00AA4F27">
        <w:rPr>
          <w:lang w:val="en-IN"/>
        </w:rPr>
        <w:t>AWS Shield</w:t>
      </w:r>
      <w:r w:rsidRPr="00C142AA">
        <w:rPr>
          <w:lang w:val="en-IN"/>
        </w:rPr>
        <w:t>, which provides protection against Distributed Denial of Service (DDoS) attacks, ensuring availability and resilience. Another is </w:t>
      </w:r>
      <w:r>
        <w:rPr>
          <w:lang w:val="en-IN"/>
        </w:rPr>
        <w:t xml:space="preserve">AWS </w:t>
      </w:r>
      <w:r w:rsidRPr="00AA4F27">
        <w:rPr>
          <w:lang w:val="en-IN"/>
        </w:rPr>
        <w:t>Session Manager</w:t>
      </w:r>
      <w:r w:rsidRPr="00C142AA">
        <w:rPr>
          <w:lang w:val="en-IN"/>
        </w:rPr>
        <w:t>, which facilitates secure and auditable administrative access to AWS resources without the need to open inbound ports or manage SSH keys.</w:t>
      </w:r>
    </w:p>
    <w:p w14:paraId="38A42D4F" w14:textId="77777777" w:rsidR="007144E3" w:rsidRDefault="007144E3" w:rsidP="007144E3">
      <w:pPr>
        <w:pStyle w:val="Currenttext"/>
        <w:rPr>
          <w:lang w:val="en-IN"/>
        </w:rPr>
      </w:pPr>
      <w:r w:rsidRPr="00C142AA">
        <w:rPr>
          <w:lang w:val="en-IN"/>
        </w:rPr>
        <w:t>The architecture also incorporates </w:t>
      </w:r>
      <w:r w:rsidRPr="00AA4F27">
        <w:rPr>
          <w:lang w:val="en-IN"/>
        </w:rPr>
        <w:t>AWS Direct Connect</w:t>
      </w:r>
      <w:r w:rsidRPr="00C142AA">
        <w:rPr>
          <w:lang w:val="en-IN"/>
        </w:rPr>
        <w:t xml:space="preserve">, which establishes a dedicated network connection from on-premises environments to AWS, enhancing bandwidth and reducing latency. This connection feeds into the </w:t>
      </w:r>
      <w:r>
        <w:rPr>
          <w:lang w:val="en-IN"/>
        </w:rPr>
        <w:t xml:space="preserve">AWS </w:t>
      </w:r>
      <w:r w:rsidRPr="00C142AA">
        <w:rPr>
          <w:lang w:val="en-IN"/>
        </w:rPr>
        <w:t>Transit Gateway, allowing secure and efficient integration of external network security components. These components, represented collectively, may include third-party appliances or additional AWS-native services that further enhance the security posture.</w:t>
      </w:r>
    </w:p>
    <w:p w14:paraId="0D6B106F" w14:textId="77777777" w:rsidR="007144E3" w:rsidRPr="00C142AA" w:rsidRDefault="007144E3" w:rsidP="007144E3">
      <w:pPr>
        <w:pStyle w:val="Currenttext"/>
        <w:rPr>
          <w:lang w:val="en-IN"/>
        </w:rPr>
      </w:pPr>
      <w:r w:rsidRPr="009C0C4A">
        <w:rPr>
          <w:lang w:val="en-IN"/>
        </w:rPr>
        <w:t xml:space="preserve">AWS </w:t>
      </w:r>
      <w:proofErr w:type="spellStart"/>
      <w:r w:rsidRPr="009C0C4A">
        <w:rPr>
          <w:lang w:val="en-IN"/>
        </w:rPr>
        <w:t>GuardDuty</w:t>
      </w:r>
      <w:proofErr w:type="spellEnd"/>
      <w:r w:rsidRPr="009C0C4A">
        <w:rPr>
          <w:lang w:val="en-IN"/>
        </w:rPr>
        <w:t xml:space="preserve"> provides intelligent threat detection and continuous monitoring to protect EKS-based infrastructure from potential security threats. By analysing VPC Flow Logs, Kubernetes audit logs, DNS logs, and AWS CloudTrail events, </w:t>
      </w:r>
      <w:r>
        <w:rPr>
          <w:lang w:val="en-IN"/>
        </w:rPr>
        <w:t xml:space="preserve">AWS </w:t>
      </w:r>
      <w:proofErr w:type="spellStart"/>
      <w:r w:rsidRPr="009C0C4A">
        <w:rPr>
          <w:lang w:val="en-IN"/>
        </w:rPr>
        <w:t>GuardDuty</w:t>
      </w:r>
      <w:proofErr w:type="spellEnd"/>
      <w:r w:rsidRPr="009C0C4A">
        <w:rPr>
          <w:lang w:val="en-IN"/>
        </w:rPr>
        <w:t xml:space="preserve"> helps detect malicious activity such as unauthorized API access, container compromise attempts, or anomalous network behaviour within the Kubernetes cluster. With EKS audit log integration, it monitors control plane activity for suspicious actions like privilege escalation or lateral movement. </w:t>
      </w:r>
      <w:r>
        <w:rPr>
          <w:lang w:val="en-IN"/>
        </w:rPr>
        <w:t xml:space="preserve">AWS </w:t>
      </w:r>
      <w:proofErr w:type="spellStart"/>
      <w:r w:rsidRPr="009C0C4A">
        <w:rPr>
          <w:lang w:val="en-IN"/>
        </w:rPr>
        <w:t>GuardDuty</w:t>
      </w:r>
      <w:proofErr w:type="spellEnd"/>
      <w:r w:rsidRPr="009C0C4A">
        <w:rPr>
          <w:lang w:val="en-IN"/>
        </w:rPr>
        <w:t xml:space="preserve"> operates in a fully managed, serverless manner and delivers real-time alerts with actionable insights, enabling security teams to respond quickly to threats without managing infrastructure or agents manually. This significantly enhances the security posture of containerized workloads running on </w:t>
      </w:r>
      <w:r>
        <w:rPr>
          <w:lang w:val="en-IN"/>
        </w:rPr>
        <w:t xml:space="preserve">AWS </w:t>
      </w:r>
      <w:r w:rsidRPr="009C0C4A">
        <w:rPr>
          <w:lang w:val="en-IN"/>
        </w:rPr>
        <w:t>EKS.</w:t>
      </w:r>
    </w:p>
    <w:p w14:paraId="5F6238E8" w14:textId="77777777" w:rsidR="007144E3" w:rsidRDefault="007144E3" w:rsidP="007144E3">
      <w:pPr>
        <w:pStyle w:val="Caption"/>
        <w:keepNext/>
      </w:pPr>
      <w:r>
        <w:rPr>
          <w:noProof/>
        </w:rPr>
        <w:drawing>
          <wp:inline distT="0" distB="0" distL="0" distR="0" wp14:anchorId="63726551" wp14:editId="36A5C9B0">
            <wp:extent cx="5768340" cy="3081675"/>
            <wp:effectExtent l="0" t="0" r="3810" b="4445"/>
            <wp:docPr id="1573081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81361" name="Picture 1" descr="A screenshot of a computer&#10;&#10;AI-generated content may be incorrect."/>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73240" cy="3084293"/>
                    </a:xfrm>
                    <a:prstGeom prst="rect">
                      <a:avLst/>
                    </a:prstGeom>
                    <a:noFill/>
                    <a:ln>
                      <a:noFill/>
                    </a:ln>
                  </pic:spPr>
                </pic:pic>
              </a:graphicData>
            </a:graphic>
          </wp:inline>
        </w:drawing>
      </w:r>
    </w:p>
    <w:p w14:paraId="562DFA2A" w14:textId="77777777" w:rsidR="007144E3" w:rsidRPr="00C142AA" w:rsidRDefault="007144E3" w:rsidP="007144E3">
      <w:pPr>
        <w:pStyle w:val="Currenttext"/>
        <w:rPr>
          <w:lang w:val="en-IN"/>
        </w:rPr>
      </w:pPr>
    </w:p>
    <w:p w14:paraId="3CE30DF3" w14:textId="4D2A9501" w:rsidR="007144E3" w:rsidRDefault="007144E3" w:rsidP="007144E3">
      <w:pPr>
        <w:pStyle w:val="Caption0"/>
        <w:jc w:val="center"/>
      </w:pPr>
      <w:r>
        <w:t xml:space="preserve">Figure </w:t>
      </w:r>
      <w:r>
        <w:fldChar w:fldCharType="begin"/>
      </w:r>
      <w:r>
        <w:instrText xml:space="preserve"> SEQ Figure \* ARABIC </w:instrText>
      </w:r>
      <w:r>
        <w:fldChar w:fldCharType="separate"/>
      </w:r>
      <w:r w:rsidR="00EA4364">
        <w:rPr>
          <w:noProof/>
        </w:rPr>
        <w:t>39</w:t>
      </w:r>
      <w:r>
        <w:fldChar w:fldCharType="end"/>
      </w:r>
      <w:r>
        <w:t xml:space="preserve"> - Target infrastructure</w:t>
      </w:r>
    </w:p>
    <w:p w14:paraId="6D9B044F" w14:textId="77777777" w:rsidR="007144E3" w:rsidRDefault="007144E3" w:rsidP="007144E3">
      <w:pPr>
        <w:pStyle w:val="Title3"/>
        <w:numPr>
          <w:ilvl w:val="2"/>
          <w:numId w:val="60"/>
        </w:numPr>
      </w:pPr>
      <w:bookmarkStart w:id="193" w:name="_Toc204161232"/>
      <w:bookmarkStart w:id="194" w:name="_Toc226736280"/>
      <w:r>
        <w:t>Infrastructure Scaling</w:t>
      </w:r>
      <w:bookmarkEnd w:id="193"/>
      <w:bookmarkEnd w:id="194"/>
    </w:p>
    <w:p w14:paraId="6F012D27" w14:textId="45C24E93" w:rsidR="007144E3" w:rsidRDefault="007144E3" w:rsidP="007144E3">
      <w:pPr>
        <w:pStyle w:val="Currenttext"/>
      </w:pPr>
      <w:r w:rsidRPr="00175FEE">
        <w:t xml:space="preserve">Infrastructure scaling in </w:t>
      </w:r>
      <w:r>
        <w:t>AWS</w:t>
      </w:r>
      <w:r w:rsidRPr="00175FEE">
        <w:t xml:space="preserve"> Elastic Kubernetes Service (EKS) is a critical capability for managing dynamic workloads in cloud-native environments. </w:t>
      </w:r>
      <w:r>
        <w:t xml:space="preserve">In SCS </w:t>
      </w:r>
      <w:r w:rsidR="00296528">
        <w:t>Core, s</w:t>
      </w:r>
      <w:r>
        <w:t xml:space="preserve">caling is done using Cluster </w:t>
      </w:r>
      <w:proofErr w:type="spellStart"/>
      <w:r>
        <w:t>Autoscaler</w:t>
      </w:r>
      <w:proofErr w:type="spellEnd"/>
      <w:r>
        <w:t xml:space="preserve"> &amp; </w:t>
      </w:r>
      <w:r w:rsidRPr="00175FEE">
        <w:t xml:space="preserve">Horizontal Pod </w:t>
      </w:r>
      <w:proofErr w:type="spellStart"/>
      <w:r w:rsidRPr="00175FEE">
        <w:t>Autoscaler</w:t>
      </w:r>
      <w:proofErr w:type="spellEnd"/>
      <w:r w:rsidRPr="00175FEE">
        <w:t xml:space="preserve"> (HPA)</w:t>
      </w:r>
      <w:r>
        <w:t>.</w:t>
      </w:r>
    </w:p>
    <w:p w14:paraId="1B2E2516" w14:textId="77777777" w:rsidR="007144E3" w:rsidRDefault="007144E3" w:rsidP="007144E3">
      <w:pPr>
        <w:pStyle w:val="Title4"/>
        <w:numPr>
          <w:ilvl w:val="3"/>
          <w:numId w:val="60"/>
        </w:numPr>
      </w:pPr>
      <w:r>
        <w:lastRenderedPageBreak/>
        <w:t xml:space="preserve">EKS Scaling: Cluster </w:t>
      </w:r>
      <w:proofErr w:type="spellStart"/>
      <w:r>
        <w:t>Autoscaler</w:t>
      </w:r>
      <w:proofErr w:type="spellEnd"/>
    </w:p>
    <w:p w14:paraId="54517078" w14:textId="77777777" w:rsidR="007144E3" w:rsidRDefault="007144E3" w:rsidP="007144E3">
      <w:pPr>
        <w:pStyle w:val="Currenttext"/>
      </w:pPr>
      <w:r>
        <w:t xml:space="preserve">The Cluster </w:t>
      </w:r>
      <w:proofErr w:type="spellStart"/>
      <w:r>
        <w:t>Autoscaler</w:t>
      </w:r>
      <w:proofErr w:type="spellEnd"/>
      <w:r>
        <w:t xml:space="preserve"> is a dynamic component within Kubernetes—integrated seamlessly with AWS EKS—that automatically adjusts the number of nodes in a cluster based on real-time workload demands. It continuously monitors the cluster for un-schedulable pods, which are typically pending due to insufficient CPU, memory, or other resource constraints. When such pods are detected, the Cluster </w:t>
      </w:r>
      <w:proofErr w:type="spellStart"/>
      <w:r>
        <w:t>Autoscaler</w:t>
      </w:r>
      <w:proofErr w:type="spellEnd"/>
      <w:r>
        <w:t xml:space="preserve"> triggers a scale-up event, provisioning additional nodes to accommodate the workload. This ensures that applications remain responsive and scalable under fluctuating demand.</w:t>
      </w:r>
    </w:p>
    <w:p w14:paraId="53547D44" w14:textId="77777777" w:rsidR="007144E3" w:rsidRDefault="007144E3" w:rsidP="007144E3">
      <w:pPr>
        <w:pStyle w:val="Caption"/>
        <w:keepNext/>
        <w:jc w:val="center"/>
      </w:pPr>
      <w:r>
        <w:rPr>
          <w:noProof/>
        </w:rPr>
        <w:drawing>
          <wp:inline distT="0" distB="0" distL="0" distR="0" wp14:anchorId="1137490B" wp14:editId="2B4392C1">
            <wp:extent cx="5019675" cy="1634858"/>
            <wp:effectExtent l="0" t="0" r="0" b="3810"/>
            <wp:docPr id="251669403" name="Picture 2"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69403" name="Picture 2" descr="A blue and white sign&#10;&#10;AI-generated content may be incorrect."/>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051347" cy="1645173"/>
                    </a:xfrm>
                    <a:prstGeom prst="rect">
                      <a:avLst/>
                    </a:prstGeom>
                    <a:noFill/>
                    <a:ln>
                      <a:noFill/>
                    </a:ln>
                  </pic:spPr>
                </pic:pic>
              </a:graphicData>
            </a:graphic>
          </wp:inline>
        </w:drawing>
      </w:r>
    </w:p>
    <w:p w14:paraId="6B567317" w14:textId="77777777" w:rsidR="007144E3" w:rsidRDefault="007144E3" w:rsidP="007144E3">
      <w:pPr>
        <w:pStyle w:val="Caption"/>
        <w:keepNext/>
      </w:pPr>
    </w:p>
    <w:p w14:paraId="6E8A2DF1" w14:textId="75A31D61" w:rsidR="007144E3" w:rsidRDefault="007144E3" w:rsidP="007144E3">
      <w:pPr>
        <w:pStyle w:val="Caption0"/>
        <w:jc w:val="center"/>
      </w:pPr>
      <w:r>
        <w:t xml:space="preserve">Figure </w:t>
      </w:r>
      <w:r>
        <w:fldChar w:fldCharType="begin"/>
      </w:r>
      <w:r>
        <w:instrText xml:space="preserve"> SEQ Figure \* ARABIC </w:instrText>
      </w:r>
      <w:r>
        <w:fldChar w:fldCharType="separate"/>
      </w:r>
      <w:r w:rsidR="00EA4364">
        <w:rPr>
          <w:noProof/>
        </w:rPr>
        <w:t>40</w:t>
      </w:r>
      <w:r>
        <w:fldChar w:fldCharType="end"/>
      </w:r>
      <w:r>
        <w:t xml:space="preserve"> - Cluster </w:t>
      </w:r>
      <w:proofErr w:type="spellStart"/>
      <w:r>
        <w:t>Autoscaler</w:t>
      </w:r>
      <w:proofErr w:type="spellEnd"/>
    </w:p>
    <w:p w14:paraId="461168AB" w14:textId="77777777" w:rsidR="007144E3" w:rsidRDefault="007144E3" w:rsidP="007144E3">
      <w:pPr>
        <w:pStyle w:val="Currenttext"/>
      </w:pPr>
      <w:r>
        <w:t xml:space="preserve">In the first stage, the cluster is fully utilized, and new pods remain in a pending state due to a lack of available resources. In the second stage, the Cluster </w:t>
      </w:r>
      <w:proofErr w:type="spellStart"/>
      <w:r>
        <w:t>Autoscaler</w:t>
      </w:r>
      <w:proofErr w:type="spellEnd"/>
      <w:r>
        <w:t xml:space="preserve"> responds by initiating the addition of a new node to the cluster. Finally, in the third stage, the previously pending pods are scheduled and begin running on the newly added node, restoring balance and performance to the system.</w:t>
      </w:r>
    </w:p>
    <w:p w14:paraId="24E9342D" w14:textId="77777777" w:rsidR="007144E3" w:rsidRDefault="007144E3" w:rsidP="007144E3">
      <w:pPr>
        <w:pStyle w:val="Currenttext"/>
      </w:pPr>
      <w:r>
        <w:t xml:space="preserve">Beyond scaling up, the Cluster </w:t>
      </w:r>
      <w:proofErr w:type="spellStart"/>
      <w:r>
        <w:t>Autoscaler</w:t>
      </w:r>
      <w:proofErr w:type="spellEnd"/>
      <w:r>
        <w:t xml:space="preserve"> also identifies underutilized nodes and removes them when they are no longer needed, thereby optimizing resource usage and reducing operational costs. This dual capability of scaling both up and down makes it an essential tool for maintaining efficient, cost-effective, and resilient infrastructure in cloud-native environments like EKS.</w:t>
      </w:r>
    </w:p>
    <w:p w14:paraId="218363D6" w14:textId="77777777" w:rsidR="007144E3" w:rsidRDefault="007144E3" w:rsidP="007144E3">
      <w:pPr>
        <w:pStyle w:val="Title4"/>
        <w:numPr>
          <w:ilvl w:val="3"/>
          <w:numId w:val="60"/>
        </w:numPr>
      </w:pPr>
      <w:r>
        <w:t>EKS Scaling:</w:t>
      </w:r>
      <w:r w:rsidRPr="00140A32">
        <w:t xml:space="preserve"> Horizontal Pod </w:t>
      </w:r>
      <w:proofErr w:type="spellStart"/>
      <w:r w:rsidRPr="00140A32">
        <w:t>Autoscaler</w:t>
      </w:r>
      <w:proofErr w:type="spellEnd"/>
    </w:p>
    <w:p w14:paraId="4899D924" w14:textId="77777777" w:rsidR="007144E3" w:rsidRDefault="007144E3" w:rsidP="007144E3">
      <w:pPr>
        <w:pStyle w:val="Currenttext"/>
      </w:pPr>
      <w:r w:rsidRPr="00175FEE">
        <w:t xml:space="preserve">The Horizontal Pod </w:t>
      </w:r>
      <w:proofErr w:type="spellStart"/>
      <w:r w:rsidRPr="00175FEE">
        <w:t>Autoscaler</w:t>
      </w:r>
      <w:proofErr w:type="spellEnd"/>
      <w:r w:rsidRPr="00175FEE">
        <w:t xml:space="preserve"> (HPA) is a key component in Kubernetes that dynamically adjusts the number of pod replicas in a deployment based on real-time resource utilization metrics such as CPU or memory usage. This ensures that applications can automatically scale out during periods of high demand and scale in when demand subsides, optimizing both performance and cost-efficiency.</w:t>
      </w:r>
    </w:p>
    <w:p w14:paraId="512C1018" w14:textId="77777777" w:rsidR="007144E3" w:rsidRDefault="007144E3" w:rsidP="007144E3">
      <w:pPr>
        <w:pStyle w:val="Caption"/>
        <w:keepNext/>
        <w:jc w:val="center"/>
      </w:pPr>
      <w:r>
        <w:rPr>
          <w:noProof/>
        </w:rPr>
        <w:drawing>
          <wp:inline distT="0" distB="0" distL="0" distR="0" wp14:anchorId="60B56D24" wp14:editId="58A77515">
            <wp:extent cx="5067300" cy="1727653"/>
            <wp:effectExtent l="0" t="0" r="0" b="0"/>
            <wp:docPr id="230822817" name="Picture 1" descr="A blue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22817" name="Picture 1" descr="A blue and white logo"/>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091445" cy="1735885"/>
                    </a:xfrm>
                    <a:prstGeom prst="rect">
                      <a:avLst/>
                    </a:prstGeom>
                    <a:noFill/>
                    <a:ln>
                      <a:noFill/>
                    </a:ln>
                  </pic:spPr>
                </pic:pic>
              </a:graphicData>
            </a:graphic>
          </wp:inline>
        </w:drawing>
      </w:r>
    </w:p>
    <w:p w14:paraId="227256A4" w14:textId="0DAB0029" w:rsidR="007144E3" w:rsidRDefault="007144E3" w:rsidP="007144E3">
      <w:pPr>
        <w:pStyle w:val="Caption0"/>
        <w:jc w:val="center"/>
      </w:pPr>
      <w:r>
        <w:t xml:space="preserve">Figure </w:t>
      </w:r>
      <w:r>
        <w:fldChar w:fldCharType="begin"/>
      </w:r>
      <w:r>
        <w:instrText xml:space="preserve"> SEQ Figure \* ARABIC </w:instrText>
      </w:r>
      <w:r>
        <w:fldChar w:fldCharType="separate"/>
      </w:r>
      <w:r w:rsidR="00EA4364">
        <w:rPr>
          <w:noProof/>
        </w:rPr>
        <w:t>41</w:t>
      </w:r>
      <w:r>
        <w:fldChar w:fldCharType="end"/>
      </w:r>
      <w:r>
        <w:t xml:space="preserve"> - Horizontal Pod </w:t>
      </w:r>
      <w:proofErr w:type="spellStart"/>
      <w:r>
        <w:t>Autoscaler</w:t>
      </w:r>
      <w:proofErr w:type="spellEnd"/>
    </w:p>
    <w:p w14:paraId="177296F7" w14:textId="77777777" w:rsidR="007144E3" w:rsidRDefault="007144E3" w:rsidP="007144E3">
      <w:pPr>
        <w:pStyle w:val="Title2"/>
        <w:numPr>
          <w:ilvl w:val="1"/>
          <w:numId w:val="60"/>
        </w:numPr>
      </w:pPr>
      <w:bookmarkStart w:id="195" w:name="_Toc204161233"/>
      <w:bookmarkStart w:id="196" w:name="_Toc226736281"/>
      <w:r>
        <w:t>Security</w:t>
      </w:r>
      <w:bookmarkEnd w:id="195"/>
      <w:bookmarkEnd w:id="196"/>
    </w:p>
    <w:p w14:paraId="22163CDA" w14:textId="77777777" w:rsidR="007144E3" w:rsidRDefault="007144E3" w:rsidP="007144E3">
      <w:pPr>
        <w:pStyle w:val="Title3"/>
        <w:numPr>
          <w:ilvl w:val="2"/>
          <w:numId w:val="60"/>
        </w:numPr>
      </w:pPr>
      <w:bookmarkStart w:id="197" w:name="_Toc204161234"/>
      <w:bookmarkStart w:id="198" w:name="_Toc226736282"/>
      <w:r>
        <w:t>Infrastructure &amp; Network Security</w:t>
      </w:r>
      <w:bookmarkEnd w:id="197"/>
      <w:bookmarkEnd w:id="198"/>
    </w:p>
    <w:p w14:paraId="4A2936BC" w14:textId="77777777" w:rsidR="007144E3" w:rsidRPr="00AA4F27" w:rsidRDefault="007144E3" w:rsidP="007144E3">
      <w:pPr>
        <w:ind w:left="567"/>
        <w:rPr>
          <w:lang w:val="en-IN"/>
        </w:rPr>
      </w:pPr>
      <w:r w:rsidRPr="00490322">
        <w:rPr>
          <w:lang w:val="en-IN"/>
        </w:rPr>
        <w:t xml:space="preserve">The AWS infrastructure security architecture </w:t>
      </w:r>
      <w:r>
        <w:rPr>
          <w:lang w:val="en-IN"/>
        </w:rPr>
        <w:t>r</w:t>
      </w:r>
      <w:r w:rsidRPr="00490322">
        <w:rPr>
          <w:lang w:val="en-IN"/>
        </w:rPr>
        <w:t>epresents a comprehensive, multi-layered approach to securing a cloud-native application environment.</w:t>
      </w:r>
      <w:r w:rsidRPr="00E96590">
        <w:t xml:space="preserve"> </w:t>
      </w:r>
      <w:r>
        <w:t xml:space="preserve">It emphasizes the use of private subnets, VPC peering, and routing controls </w:t>
      </w:r>
      <w:r>
        <w:lastRenderedPageBreak/>
        <w:t xml:space="preserve">to isolate workloads. Security Groups, Network ACLs, and AWS Network Firewall are recommended for traffic filtering and access control. Kubernetes Network Policies and service </w:t>
      </w:r>
      <w:proofErr w:type="gramStart"/>
      <w:r>
        <w:t>meshes</w:t>
      </w:r>
      <w:proofErr w:type="gramEnd"/>
      <w:r>
        <w:t xml:space="preserve"> like Istio are used to manage pod-level communication and encryption.</w:t>
      </w:r>
    </w:p>
    <w:p w14:paraId="2A25A556" w14:textId="77777777" w:rsidR="007144E3" w:rsidRDefault="007144E3" w:rsidP="007144E3">
      <w:pPr>
        <w:pStyle w:val="Title4"/>
        <w:numPr>
          <w:ilvl w:val="3"/>
          <w:numId w:val="60"/>
        </w:numPr>
      </w:pPr>
      <w:r>
        <w:t>VPC Design &amp; Subnet Isolation</w:t>
      </w:r>
    </w:p>
    <w:p w14:paraId="0144A252" w14:textId="5BBB0C73" w:rsidR="007144E3" w:rsidRPr="00D94CF3" w:rsidRDefault="007144E3" w:rsidP="007144E3">
      <w:pPr>
        <w:ind w:left="708"/>
      </w:pPr>
      <w:r w:rsidRPr="007A2FDD">
        <w:t>Deploying services within private subnets can create isolated environments and restrict exposure to the public internet, thereby potentially reducing the attack surface.</w:t>
      </w:r>
      <w:r>
        <w:t xml:space="preserve"> SCS </w:t>
      </w:r>
      <w:r w:rsidR="00296528">
        <w:t xml:space="preserve">Core </w:t>
      </w:r>
      <w:r w:rsidRPr="007A2FDD">
        <w:t>architecture uses A</w:t>
      </w:r>
      <w:r>
        <w:t>WS</w:t>
      </w:r>
      <w:r w:rsidRPr="007A2FDD">
        <w:t xml:space="preserve"> VPC with private subnets to host A</w:t>
      </w:r>
      <w:r>
        <w:t>WS</w:t>
      </w:r>
      <w:r w:rsidRPr="007A2FDD">
        <w:t xml:space="preserve"> EKS workloads, ensuring isolation from public access. Inter-VPC communication may be established through </w:t>
      </w:r>
      <w:r>
        <w:t xml:space="preserve">AWS </w:t>
      </w:r>
      <w:r w:rsidRPr="007A2FDD">
        <w:t xml:space="preserve">VPC peering or </w:t>
      </w:r>
      <w:r>
        <w:t xml:space="preserve">AWS </w:t>
      </w:r>
      <w:r w:rsidRPr="007A2FDD">
        <w:t>Transit Gateway solutions, with NAT gateways and routing policies managed to control traffic flow and address unauthorized access concerns.</w:t>
      </w:r>
      <w:r>
        <w:t xml:space="preserve"> </w:t>
      </w:r>
      <w:r w:rsidRPr="007A2FDD">
        <w:t>Multiple Availability Zones are leveraged for high availability and fault tolerance.</w:t>
      </w:r>
    </w:p>
    <w:p w14:paraId="4113E19B" w14:textId="77777777" w:rsidR="007144E3" w:rsidRDefault="007144E3" w:rsidP="007144E3">
      <w:pPr>
        <w:pStyle w:val="Title4"/>
        <w:numPr>
          <w:ilvl w:val="3"/>
          <w:numId w:val="60"/>
        </w:numPr>
      </w:pPr>
      <w:r>
        <w:t>Security Groups, NACL &amp; Network Firewall</w:t>
      </w:r>
    </w:p>
    <w:p w14:paraId="32C2CB88" w14:textId="77777777" w:rsidR="007144E3" w:rsidRPr="00D94CF3" w:rsidRDefault="007144E3" w:rsidP="007144E3">
      <w:pPr>
        <w:ind w:left="708"/>
      </w:pPr>
      <w:r w:rsidRPr="00BF5429">
        <w:t>Security Groups and Network Access Control Lists (NACLs) must be meticulously configured to uphold the principle of least privilege. Only essential ports and CIDRs should be permitted, with deny-all default rules supplemented by explicit allowlists. Additionally, deploying AWS Network Firewall enables deep packet inspection and stateful traffic filtering at the VPC level, thereby strengthening the overall network security posture.</w:t>
      </w:r>
    </w:p>
    <w:p w14:paraId="7606E5A3" w14:textId="77777777" w:rsidR="007144E3" w:rsidRDefault="007144E3" w:rsidP="007144E3">
      <w:pPr>
        <w:pStyle w:val="Title4"/>
        <w:numPr>
          <w:ilvl w:val="3"/>
          <w:numId w:val="60"/>
        </w:numPr>
        <w:rPr>
          <w:lang w:val="nb-NO"/>
        </w:rPr>
      </w:pPr>
      <w:r w:rsidRPr="00636FE0">
        <w:rPr>
          <w:lang w:val="nb-NO"/>
        </w:rPr>
        <w:t>Ingress &amp; Egress Control for EKS</w:t>
      </w:r>
    </w:p>
    <w:p w14:paraId="01A49821" w14:textId="77777777" w:rsidR="007144E3" w:rsidRDefault="007144E3" w:rsidP="007144E3">
      <w:pPr>
        <w:ind w:left="708"/>
      </w:pPr>
      <w:r w:rsidRPr="00AA4F27">
        <w:t xml:space="preserve">Kubernetes Network Policies are recommended for managing pod-to-pod and namespace-level communication within </w:t>
      </w:r>
      <w:r>
        <w:t xml:space="preserve">AWS </w:t>
      </w:r>
      <w:r w:rsidRPr="00AA4F27">
        <w:t>EKS clusters. Additionally, implementing service meshes such as Istio enables enforcement of mutual TLS (</w:t>
      </w:r>
      <w:proofErr w:type="spellStart"/>
      <w:r w:rsidRPr="00AA4F27">
        <w:t>mTLS</w:t>
      </w:r>
      <w:proofErr w:type="spellEnd"/>
      <w:r w:rsidRPr="00AA4F27">
        <w:t>) and facilitates granular traffic control, thereby promoting secure service-to-service interactions and ensuring the encryption of data in transit.</w:t>
      </w:r>
    </w:p>
    <w:p w14:paraId="226CCB7C" w14:textId="77777777" w:rsidR="007144E3" w:rsidRPr="00AA4F27" w:rsidRDefault="007144E3" w:rsidP="007144E3">
      <w:pPr>
        <w:pStyle w:val="Currenttext"/>
      </w:pPr>
    </w:p>
    <w:p w14:paraId="42C70EF1" w14:textId="77777777" w:rsidR="007144E3" w:rsidRDefault="007144E3" w:rsidP="007144E3">
      <w:pPr>
        <w:pStyle w:val="Title3"/>
      </w:pPr>
      <w:bookmarkStart w:id="199" w:name="_Toc204161235"/>
      <w:bookmarkStart w:id="200" w:name="_Toc226736283"/>
      <w:r>
        <w:t>Identity, Access Management and Service Security</w:t>
      </w:r>
      <w:bookmarkEnd w:id="199"/>
      <w:bookmarkEnd w:id="200"/>
    </w:p>
    <w:p w14:paraId="6995100C" w14:textId="77777777" w:rsidR="007144E3" w:rsidRDefault="007144E3" w:rsidP="007144E3">
      <w:pPr>
        <w:ind w:left="567"/>
        <w:rPr>
          <w:lang w:val="en-IN"/>
        </w:rPr>
      </w:pPr>
      <w:r>
        <w:t>T</w:t>
      </w:r>
      <w:r w:rsidRPr="007A3C90">
        <w:t xml:space="preserve">he implementation of least privilege access </w:t>
      </w:r>
      <w:r>
        <w:t>relies on</w:t>
      </w:r>
      <w:r w:rsidRPr="007A3C90">
        <w:t xml:space="preserve"> IAM roles and policies.</w:t>
      </w:r>
      <w:r>
        <w:t xml:space="preserve"> </w:t>
      </w:r>
      <w:r>
        <w:rPr>
          <w:lang w:val="en-IN"/>
        </w:rPr>
        <w:t>Security at back-end service level is ensuring that the service execution is authorized.  We can identify following types of controls:</w:t>
      </w:r>
    </w:p>
    <w:p w14:paraId="16959273" w14:textId="77777777" w:rsidR="007144E3" w:rsidRDefault="007144E3" w:rsidP="007144E3">
      <w:pPr>
        <w:pStyle w:val="ListParagraph"/>
        <w:numPr>
          <w:ilvl w:val="0"/>
          <w:numId w:val="61"/>
        </w:numPr>
        <w:rPr>
          <w:lang w:val="en-IN"/>
        </w:rPr>
      </w:pPr>
      <w:r>
        <w:rPr>
          <w:lang w:val="en-IN"/>
        </w:rPr>
        <w:t>Authentication</w:t>
      </w:r>
    </w:p>
    <w:p w14:paraId="03200373" w14:textId="77777777" w:rsidR="007144E3" w:rsidRDefault="007144E3" w:rsidP="007144E3">
      <w:pPr>
        <w:pStyle w:val="ListParagraph"/>
        <w:numPr>
          <w:ilvl w:val="0"/>
          <w:numId w:val="61"/>
        </w:numPr>
        <w:rPr>
          <w:lang w:val="en-IN"/>
        </w:rPr>
      </w:pPr>
      <w:r>
        <w:rPr>
          <w:lang w:val="en-IN"/>
        </w:rPr>
        <w:t>Role based access control (RBAC)</w:t>
      </w:r>
    </w:p>
    <w:p w14:paraId="7E30F2B1" w14:textId="77777777" w:rsidR="007144E3" w:rsidRDefault="007144E3" w:rsidP="007144E3">
      <w:pPr>
        <w:pStyle w:val="ListParagraph"/>
        <w:numPr>
          <w:ilvl w:val="0"/>
          <w:numId w:val="61"/>
        </w:numPr>
        <w:rPr>
          <w:lang w:val="en-IN"/>
        </w:rPr>
      </w:pPr>
      <w:r>
        <w:rPr>
          <w:lang w:val="en-IN"/>
        </w:rPr>
        <w:t xml:space="preserve">Asset-link based access control  </w:t>
      </w:r>
    </w:p>
    <w:p w14:paraId="36DB7F0B" w14:textId="77777777" w:rsidR="007144E3" w:rsidRDefault="007144E3" w:rsidP="007144E3">
      <w:pPr>
        <w:pStyle w:val="ListParagraph"/>
        <w:numPr>
          <w:ilvl w:val="0"/>
          <w:numId w:val="61"/>
        </w:numPr>
        <w:rPr>
          <w:lang w:val="en-IN"/>
        </w:rPr>
      </w:pPr>
      <w:r>
        <w:rPr>
          <w:lang w:val="en-IN"/>
        </w:rPr>
        <w:t>Functional eligibility</w:t>
      </w:r>
    </w:p>
    <w:p w14:paraId="1DA59474" w14:textId="77777777" w:rsidR="007144E3" w:rsidRDefault="007144E3" w:rsidP="007144E3">
      <w:pPr>
        <w:pStyle w:val="Title4"/>
        <w:ind w:left="57" w:firstLine="1134"/>
      </w:pPr>
      <w:r>
        <w:t>Authentication</w:t>
      </w:r>
    </w:p>
    <w:p w14:paraId="743CD63E" w14:textId="77777777" w:rsidR="007144E3" w:rsidRPr="00102E4E" w:rsidRDefault="007144E3" w:rsidP="007144E3">
      <w:pPr>
        <w:pStyle w:val="Currenttext"/>
      </w:pPr>
      <w:r>
        <w:t>User authentication should be secured using Multi-Factor Authentication (MFA) and OAuth2-based access mechanisms. AWS Cognito is used to manage user identities, and integration with enterprise Single Sign-On (SSO) solutions ensures centralized and secure authentication across services. Authentication &amp; SSO will be integrated as per Bank choice.</w:t>
      </w:r>
    </w:p>
    <w:p w14:paraId="5CF3F9E3" w14:textId="77777777" w:rsidR="007144E3" w:rsidRDefault="007144E3" w:rsidP="007144E3">
      <w:pPr>
        <w:pStyle w:val="Title4"/>
        <w:ind w:left="57" w:firstLine="1134"/>
      </w:pPr>
      <w:bookmarkStart w:id="201" w:name="_Ref226634306"/>
      <w:r w:rsidRPr="003904FB">
        <w:t>Role based access control</w:t>
      </w:r>
      <w:bookmarkEnd w:id="201"/>
    </w:p>
    <w:p w14:paraId="16C672ED" w14:textId="44458D60" w:rsidR="007144E3" w:rsidRDefault="007144E3" w:rsidP="007144E3">
      <w:pPr>
        <w:pStyle w:val="Currenttext"/>
      </w:pPr>
      <w:r>
        <w:t xml:space="preserve">Every service controls that the role of the user who triggered the service </w:t>
      </w:r>
      <w:del w:id="202" w:author="ORBAN Olivier" w:date="2026-05-20T08:31:00Z" w16du:dateUtc="2026-05-20T06:31:00Z">
        <w:r w:rsidDel="004F29F9">
          <w:delText xml:space="preserve"> </w:delText>
        </w:r>
      </w:del>
      <w:r>
        <w:t>is relevant to execute its logic.</w:t>
      </w:r>
    </w:p>
    <w:p w14:paraId="5633B26E" w14:textId="77777777" w:rsidR="007144E3" w:rsidRDefault="007144E3" w:rsidP="007144E3">
      <w:pPr>
        <w:pStyle w:val="Currenttext"/>
      </w:pPr>
      <w:r>
        <w:t xml:space="preserve">The user role is made available via the JWT token which is provided during the API call that triggers the service. </w:t>
      </w:r>
    </w:p>
    <w:p w14:paraId="185118FB" w14:textId="77777777" w:rsidR="007144E3" w:rsidRDefault="007144E3" w:rsidP="007144E3">
      <w:pPr>
        <w:pStyle w:val="Currenttext"/>
      </w:pPr>
      <w:r>
        <w:t>This is a simple control: the service must test that the role provided in the token matches the list of roles (or persona) the service is accepting.  The name of the roles can be changes via a configuration file (but the granularity and related access can’t be changed for now).</w:t>
      </w:r>
    </w:p>
    <w:p w14:paraId="75694F00" w14:textId="4080F595" w:rsidR="004331FE" w:rsidRPr="003904FB" w:rsidRDefault="004331FE" w:rsidP="007144E3">
      <w:pPr>
        <w:pStyle w:val="Currenttext"/>
      </w:pPr>
      <w:r>
        <w:t xml:space="preserve">Cf. § </w:t>
      </w:r>
      <w:r w:rsidR="00050DC1">
        <w:fldChar w:fldCharType="begin"/>
      </w:r>
      <w:r w:rsidR="00050DC1">
        <w:instrText xml:space="preserve"> REF _Ref190361177 \r \h </w:instrText>
      </w:r>
      <w:r w:rsidR="00050DC1">
        <w:fldChar w:fldCharType="separate"/>
      </w:r>
      <w:r w:rsidR="00050DC1">
        <w:t>3.23</w:t>
      </w:r>
      <w:r w:rsidR="00050DC1">
        <w:fldChar w:fldCharType="end"/>
      </w:r>
      <w:r w:rsidR="00050DC1">
        <w:t xml:space="preserve"> for the list of roles.</w:t>
      </w:r>
    </w:p>
    <w:p w14:paraId="7A3801B0" w14:textId="77777777" w:rsidR="007144E3" w:rsidRDefault="007144E3" w:rsidP="007144E3">
      <w:pPr>
        <w:pStyle w:val="Title4"/>
        <w:numPr>
          <w:ilvl w:val="3"/>
          <w:numId w:val="60"/>
        </w:numPr>
      </w:pPr>
      <w:r>
        <w:t>Asset-link based access control</w:t>
      </w:r>
    </w:p>
    <w:p w14:paraId="51A5B918" w14:textId="77777777" w:rsidR="007144E3" w:rsidRDefault="007144E3" w:rsidP="007144E3">
      <w:pPr>
        <w:pStyle w:val="Currenttext"/>
      </w:pPr>
      <w:r>
        <w:t>Every service controls that the user who triggered the service has some relevant links with the asset(s) which is(are) handled by the service.</w:t>
      </w:r>
    </w:p>
    <w:p w14:paraId="5DBAA6CF" w14:textId="77777777" w:rsidR="007144E3" w:rsidRDefault="007144E3" w:rsidP="007144E3">
      <w:pPr>
        <w:pStyle w:val="Currenttext"/>
      </w:pPr>
      <w:r>
        <w:t xml:space="preserve">If the user is a bank customer, currently the service checks that this customer is the holder of the crypto-account on which the service is operating.  If it’s not the case, the action must be refused.  In the future this logic could be </w:t>
      </w:r>
      <w:r>
        <w:lastRenderedPageBreak/>
        <w:t xml:space="preserve">extended to manage more complex situations with crypto-accounts held by several holders or where mandates are granted on </w:t>
      </w:r>
      <w:proofErr w:type="spellStart"/>
      <w:r>
        <w:t>cyrpto</w:t>
      </w:r>
      <w:proofErr w:type="spellEnd"/>
      <w:r>
        <w:t>-accounts.</w:t>
      </w:r>
    </w:p>
    <w:p w14:paraId="5C9E2BEA" w14:textId="77777777" w:rsidR="007144E3" w:rsidRDefault="007144E3" w:rsidP="007144E3">
      <w:pPr>
        <w:pStyle w:val="Currenttext"/>
      </w:pPr>
      <w:r>
        <w:t xml:space="preserve">The control is based on the customer </w:t>
      </w:r>
      <w:proofErr w:type="gramStart"/>
      <w:r>
        <w:t>identifier</w:t>
      </w:r>
      <w:proofErr w:type="gramEnd"/>
      <w:r>
        <w:t xml:space="preserve"> which is provided in the JWT, which ensures it can’t be intercept-ed and modified during the call.</w:t>
      </w:r>
    </w:p>
    <w:p w14:paraId="3B078C3F" w14:textId="77777777" w:rsidR="007144E3" w:rsidRDefault="007144E3" w:rsidP="007144E3">
      <w:pPr>
        <w:pStyle w:val="Currenttext"/>
      </w:pPr>
      <w:r>
        <w:t xml:space="preserve">In the current implementation of the solution, this approach is partially implemented. For development purpose, AWS Cognito is used to manage user and login.  A JWT is created at </w:t>
      </w:r>
      <w:proofErr w:type="gramStart"/>
      <w:r>
        <w:t>login</w:t>
      </w:r>
      <w:proofErr w:type="gramEnd"/>
      <w:r>
        <w:t xml:space="preserve"> but it doesn’t contain a customer id.  In-stead we use the user email as customer identification (instead of the one that should be provided from the bank customer database).  This one is then stored at account level as customer id.  This way of working doesn’t allow to completely secure the controls related to the link between user and the customer on the behalf of whom the user is acting.  A production ready implementation must review this implementation, relying on more advanced user management and authentication mechanism that will create a JWT token with the adequate customer id.</w:t>
      </w:r>
    </w:p>
    <w:p w14:paraId="2B9C175E" w14:textId="5AE43E7F" w:rsidR="007144E3" w:rsidRDefault="007144E3" w:rsidP="007144E3">
      <w:pPr>
        <w:pStyle w:val="Currenttext"/>
      </w:pPr>
      <w:r>
        <w:t>In case of a ‘bank user’ role, the control that the bank user can access a given customer (and his/her assets) is delegated to the Core Banking System, via a call to an API endpoint POST /bank-user-access-controls, with the user id and customer id in the body.  A simple ‘true/false’ is expected as answer: if the answer is true, it means that the bank user can access this customer (and if false, the access must be refused).  Implementing the logic to manage links between bank user and the customer they can access is not the responsibility of the SCS</w:t>
      </w:r>
      <w:r w:rsidR="009B4B10">
        <w:t xml:space="preserve"> Core</w:t>
      </w:r>
      <w:r>
        <w:t>.  Let’s notice that an alternative would be that the JWT includes a list of customers the user can access, but as the list could be huge, it’s not applicable. This control must be implemented in all services which access customer information and that can be called by a ‘bank user’ role.</w:t>
      </w:r>
    </w:p>
    <w:p w14:paraId="15179E08" w14:textId="62F1E718" w:rsidR="000E1C3A" w:rsidRPr="00164230" w:rsidRDefault="000E1C3A" w:rsidP="007144E3">
      <w:pPr>
        <w:pStyle w:val="Currenttext"/>
      </w:pPr>
      <w:r>
        <w:t>Such control doesn’t exist i</w:t>
      </w:r>
      <w:r w:rsidR="00EC769D">
        <w:t>f</w:t>
      </w:r>
      <w:r>
        <w:t xml:space="preserve"> the accessed resource has no link with customer or account, as for example the endpoint that allows retrieving information on digital asset price or configuration.</w:t>
      </w:r>
    </w:p>
    <w:p w14:paraId="1E3939C2" w14:textId="77777777" w:rsidR="007144E3" w:rsidRDefault="007144E3" w:rsidP="007144E3">
      <w:pPr>
        <w:pStyle w:val="Title4"/>
        <w:numPr>
          <w:ilvl w:val="3"/>
          <w:numId w:val="60"/>
        </w:numPr>
      </w:pPr>
      <w:r>
        <w:t>Functional eligibility</w:t>
      </w:r>
    </w:p>
    <w:p w14:paraId="14697B54" w14:textId="77777777" w:rsidR="007144E3" w:rsidRPr="00636FE0" w:rsidRDefault="007144E3" w:rsidP="007144E3">
      <w:pPr>
        <w:pStyle w:val="Currenttext"/>
        <w:rPr>
          <w:lang w:val="en-IN"/>
        </w:rPr>
      </w:pPr>
      <w:r w:rsidRPr="00164230">
        <w:rPr>
          <w:lang w:val="en-IN"/>
        </w:rPr>
        <w:t xml:space="preserve">Functional eligibility relates to the business logic of each service.  For </w:t>
      </w:r>
      <w:proofErr w:type="gramStart"/>
      <w:r w:rsidRPr="00164230">
        <w:rPr>
          <w:lang w:val="en-IN"/>
        </w:rPr>
        <w:t>example</w:t>
      </w:r>
      <w:proofErr w:type="gramEnd"/>
      <w:r w:rsidRPr="00164230">
        <w:rPr>
          <w:lang w:val="en-IN"/>
        </w:rPr>
        <w:t xml:space="preserve"> it’s about controlling that the customer is not already holder of a crypto-account, as for now we only accept one account per customer.  Or it can be controls on limits, etc.  The use cases described in chapter 3 are detailing these controls.</w:t>
      </w:r>
    </w:p>
    <w:p w14:paraId="2DAD13AB" w14:textId="77777777" w:rsidR="007144E3" w:rsidRDefault="007144E3" w:rsidP="007144E3">
      <w:pPr>
        <w:pStyle w:val="Title3"/>
      </w:pPr>
      <w:bookmarkStart w:id="203" w:name="_Toc204161236"/>
      <w:bookmarkStart w:id="204" w:name="_Toc226736284"/>
      <w:r>
        <w:t>Application Security</w:t>
      </w:r>
      <w:bookmarkEnd w:id="203"/>
      <w:bookmarkEnd w:id="204"/>
    </w:p>
    <w:p w14:paraId="63D84BE7" w14:textId="77777777" w:rsidR="007144E3" w:rsidRDefault="007144E3" w:rsidP="007144E3">
      <w:pPr>
        <w:ind w:left="567"/>
      </w:pPr>
      <w:r w:rsidRPr="009927E8">
        <w:t>Application security encompasses UI security, API protection</w:t>
      </w:r>
      <w:r>
        <w:t xml:space="preserve"> and</w:t>
      </w:r>
      <w:r w:rsidRPr="009927E8">
        <w:t xml:space="preserve"> AWS Web Application Firewall (WAF).</w:t>
      </w:r>
    </w:p>
    <w:p w14:paraId="7BE4D360" w14:textId="77777777" w:rsidR="007144E3" w:rsidRDefault="007144E3" w:rsidP="007144E3">
      <w:pPr>
        <w:pStyle w:val="Title4"/>
        <w:numPr>
          <w:ilvl w:val="3"/>
          <w:numId w:val="60"/>
        </w:numPr>
      </w:pPr>
      <w:r>
        <w:t>UI Security</w:t>
      </w:r>
    </w:p>
    <w:p w14:paraId="148E10C0" w14:textId="77777777" w:rsidR="007144E3" w:rsidRPr="0019782A" w:rsidRDefault="007144E3" w:rsidP="007144E3">
      <w:pPr>
        <w:pStyle w:val="Currenttext"/>
        <w:rPr>
          <w:lang w:val="en-IN"/>
        </w:rPr>
      </w:pPr>
      <w:r w:rsidRPr="0019782A">
        <w:rPr>
          <w:lang w:val="en-IN"/>
        </w:rPr>
        <w:t xml:space="preserve">The UI layer is responsible to identify and authenticate users, relying on some login mechanism.  In our default implementation, this responsibility is delegated to AWS Cognito.  During the integration of the solution in the bank IT landscape, this can be replaced by the bank selected mechanism.  </w:t>
      </w:r>
    </w:p>
    <w:p w14:paraId="2925476E" w14:textId="77777777" w:rsidR="007144E3" w:rsidRPr="0019782A" w:rsidRDefault="007144E3" w:rsidP="007144E3">
      <w:pPr>
        <w:pStyle w:val="Currenttext"/>
        <w:rPr>
          <w:lang w:val="en-IN"/>
        </w:rPr>
      </w:pPr>
      <w:r w:rsidRPr="0019782A">
        <w:rPr>
          <w:lang w:val="en-IN"/>
        </w:rPr>
        <w:t xml:space="preserve">If the user is a customer of the bank, it’s also up to the login mechanism to identity the customer on behalf of whom the user is acting. This information must be communicated to the </w:t>
      </w:r>
      <w:proofErr w:type="gramStart"/>
      <w:r w:rsidRPr="0019782A">
        <w:rPr>
          <w:lang w:val="en-IN"/>
        </w:rPr>
        <w:t>back-end</w:t>
      </w:r>
      <w:proofErr w:type="gramEnd"/>
      <w:r w:rsidRPr="0019782A">
        <w:rPr>
          <w:lang w:val="en-IN"/>
        </w:rPr>
        <w:t xml:space="preserve"> via the API call. </w:t>
      </w:r>
    </w:p>
    <w:p w14:paraId="16320AD9" w14:textId="77777777" w:rsidR="007144E3" w:rsidRPr="0019782A" w:rsidRDefault="007144E3" w:rsidP="007144E3">
      <w:pPr>
        <w:pStyle w:val="Currenttext"/>
        <w:rPr>
          <w:lang w:val="en-IN"/>
        </w:rPr>
      </w:pPr>
      <w:r w:rsidRPr="0019782A">
        <w:rPr>
          <w:lang w:val="en-IN"/>
        </w:rPr>
        <w:t>Based on this authentication, the UI layer must build a JWT (Json Web Token) as expected by the API (cf. next paragraph)</w:t>
      </w:r>
    </w:p>
    <w:p w14:paraId="18D6F00A" w14:textId="2652063B" w:rsidR="007144E3" w:rsidRPr="004306C3" w:rsidRDefault="007144E3" w:rsidP="007144E3">
      <w:pPr>
        <w:pStyle w:val="Currenttext"/>
        <w:rPr>
          <w:lang w:val="en-IN"/>
        </w:rPr>
      </w:pPr>
      <w:r w:rsidRPr="0019782A">
        <w:rPr>
          <w:lang w:val="en-IN"/>
        </w:rPr>
        <w:t>The UI layer is also responsible to check the access to the UI page, by implementing Role Based Access Control (RBAC</w:t>
      </w:r>
      <w:r w:rsidRPr="004306C3">
        <w:rPr>
          <w:lang w:val="en-IN"/>
        </w:rPr>
        <w:t xml:space="preserve">).  During end user setup </w:t>
      </w:r>
      <w:r w:rsidRPr="00AA4F27">
        <w:rPr>
          <w:lang w:val="en-IN"/>
        </w:rPr>
        <w:t>respective roles</w:t>
      </w:r>
      <w:r w:rsidRPr="004306C3">
        <w:rPr>
          <w:lang w:val="en-IN"/>
        </w:rPr>
        <w:t xml:space="preserve"> </w:t>
      </w:r>
      <w:r w:rsidR="00566D0D">
        <w:rPr>
          <w:lang w:val="en-IN"/>
        </w:rPr>
        <w:t xml:space="preserve">(cf. § </w:t>
      </w:r>
      <w:r w:rsidR="00EC4B0C">
        <w:rPr>
          <w:lang w:val="en-IN"/>
        </w:rPr>
        <w:fldChar w:fldCharType="begin"/>
      </w:r>
      <w:r w:rsidR="00EC4B0C">
        <w:rPr>
          <w:lang w:val="en-IN"/>
        </w:rPr>
        <w:instrText xml:space="preserve"> REF _Ref190361177 \r \h </w:instrText>
      </w:r>
      <w:r w:rsidR="00EC4B0C">
        <w:rPr>
          <w:lang w:val="en-IN"/>
        </w:rPr>
      </w:r>
      <w:r w:rsidR="00EC4B0C">
        <w:rPr>
          <w:lang w:val="en-IN"/>
        </w:rPr>
        <w:fldChar w:fldCharType="separate"/>
      </w:r>
      <w:r w:rsidR="00EC4B0C">
        <w:rPr>
          <w:lang w:val="en-IN"/>
        </w:rPr>
        <w:t>3.23</w:t>
      </w:r>
      <w:r w:rsidR="00EC4B0C">
        <w:rPr>
          <w:lang w:val="en-IN"/>
        </w:rPr>
        <w:fldChar w:fldCharType="end"/>
      </w:r>
      <w:r w:rsidR="00EC4B0C">
        <w:rPr>
          <w:lang w:val="en-IN"/>
        </w:rPr>
        <w:t xml:space="preserve">) </w:t>
      </w:r>
      <w:r w:rsidRPr="004306C3">
        <w:rPr>
          <w:lang w:val="en-IN"/>
        </w:rPr>
        <w:t xml:space="preserve">will be assigned to respective users. </w:t>
      </w:r>
    </w:p>
    <w:p w14:paraId="35264B34" w14:textId="77777777" w:rsidR="007144E3" w:rsidRPr="0019782A" w:rsidRDefault="007144E3" w:rsidP="007144E3">
      <w:pPr>
        <w:ind w:left="567"/>
        <w:rPr>
          <w:lang w:val="en-IN"/>
        </w:rPr>
      </w:pPr>
      <w:r w:rsidRPr="00AA4F27">
        <w:t>These roles will be integrated into the user profile within the Authentication Provider (in this case, Cognito). Upon login, the application UI will retrieve the JWT token and access the user profile, including the assigned role. Users will then be directed to the appropriate page based on their designated role.</w:t>
      </w:r>
    </w:p>
    <w:p w14:paraId="191FDF03" w14:textId="77777777" w:rsidR="007144E3" w:rsidRPr="00636FE0" w:rsidRDefault="007144E3" w:rsidP="007144E3">
      <w:pPr>
        <w:pStyle w:val="Currenttext"/>
        <w:rPr>
          <w:lang w:val="en-IN"/>
        </w:rPr>
      </w:pPr>
      <w:r w:rsidRPr="0019782A">
        <w:rPr>
          <w:lang w:val="en-IN"/>
        </w:rPr>
        <w:t xml:space="preserve">The UI layer is also responsible for the implementation of ‘signature’ of sensitive actions.  A ‘signature’ is </w:t>
      </w:r>
      <w:r>
        <w:rPr>
          <w:lang w:val="en-IN"/>
        </w:rPr>
        <w:t xml:space="preserve">a </w:t>
      </w:r>
      <w:r w:rsidRPr="0019782A">
        <w:rPr>
          <w:lang w:val="en-IN"/>
        </w:rPr>
        <w:t>mechanism usually based on authentication that request</w:t>
      </w:r>
      <w:r>
        <w:rPr>
          <w:lang w:val="en-IN"/>
        </w:rPr>
        <w:t>s</w:t>
      </w:r>
      <w:r w:rsidRPr="0019782A">
        <w:rPr>
          <w:lang w:val="en-IN"/>
        </w:rPr>
        <w:t xml:space="preserve"> a confirmation from the user and allows the system to ensure the user is well at the origin of the action.  Such signature can be based on multi-factor authentication mechanisms.  In the default implementation, there is no such signature implemented, but it can be implemented during the integration project.  As described in § 4.5.3, the API allows to capture a proof of signature which can be used for non-repudiation pu</w:t>
      </w:r>
      <w:r>
        <w:rPr>
          <w:lang w:val="en-IN"/>
        </w:rPr>
        <w:t>r</w:t>
      </w:r>
      <w:r w:rsidRPr="0019782A">
        <w:rPr>
          <w:lang w:val="en-IN"/>
        </w:rPr>
        <w:t>poses.</w:t>
      </w:r>
    </w:p>
    <w:p w14:paraId="76BB36C0" w14:textId="77777777" w:rsidR="007144E3" w:rsidRDefault="007144E3" w:rsidP="007144E3">
      <w:pPr>
        <w:pStyle w:val="Title4"/>
        <w:numPr>
          <w:ilvl w:val="3"/>
          <w:numId w:val="60"/>
        </w:numPr>
      </w:pPr>
      <w:r>
        <w:t>API Security</w:t>
      </w:r>
    </w:p>
    <w:p w14:paraId="07305A97" w14:textId="77777777" w:rsidR="007144E3" w:rsidRPr="00C56EFD" w:rsidRDefault="007144E3" w:rsidP="007144E3">
      <w:pPr>
        <w:pStyle w:val="Currenttext"/>
      </w:pPr>
      <w:r>
        <w:t xml:space="preserve">There are multiple aspects related to API security to </w:t>
      </w:r>
      <w:proofErr w:type="gramStart"/>
      <w:r>
        <w:t xml:space="preserve">take into </w:t>
      </w:r>
      <w:r w:rsidRPr="00C56EFD">
        <w:t>account</w:t>
      </w:r>
      <w:proofErr w:type="gramEnd"/>
      <w:r w:rsidRPr="00C56EFD">
        <w:t xml:space="preserve"> </w:t>
      </w:r>
    </w:p>
    <w:p w14:paraId="651009A0" w14:textId="77777777" w:rsidR="007144E3" w:rsidRPr="00C56EFD" w:rsidRDefault="007144E3" w:rsidP="007144E3">
      <w:pPr>
        <w:pStyle w:val="Currenttext"/>
        <w:ind w:left="1416" w:hanging="282"/>
      </w:pPr>
      <w:r w:rsidRPr="00C56EFD">
        <w:t>•</w:t>
      </w:r>
      <w:r w:rsidRPr="00C56EFD">
        <w:tab/>
        <w:t>Security at transport level, related to the network and the communication between the caller and the called application, relying on TLS.</w:t>
      </w:r>
    </w:p>
    <w:p w14:paraId="334E36DD" w14:textId="77777777" w:rsidR="007144E3" w:rsidRPr="00C56EFD" w:rsidRDefault="007144E3" w:rsidP="007144E3">
      <w:pPr>
        <w:pStyle w:val="Currenttext"/>
        <w:ind w:left="1416" w:hanging="282"/>
      </w:pPr>
      <w:r w:rsidRPr="00C56EFD">
        <w:lastRenderedPageBreak/>
        <w:t>•</w:t>
      </w:r>
      <w:r w:rsidRPr="00C56EFD">
        <w:tab/>
        <w:t>Security related to the identification, authentication and authorization of the calling application, to control the calling application is entitled to call the service.</w:t>
      </w:r>
    </w:p>
    <w:p w14:paraId="5A9B79CD" w14:textId="77777777" w:rsidR="007144E3" w:rsidRPr="00C56EFD" w:rsidRDefault="007144E3" w:rsidP="007144E3">
      <w:pPr>
        <w:pStyle w:val="Currenttext"/>
        <w:ind w:left="1416" w:hanging="282"/>
      </w:pPr>
      <w:r w:rsidRPr="00C56EFD">
        <w:t>•</w:t>
      </w:r>
      <w:r w:rsidRPr="00C56EFD">
        <w:tab/>
        <w:t>Security related to the identification, authentication and authorization of the user behind the API call, to control the user is who it claims to be and is entitled to call the service.</w:t>
      </w:r>
    </w:p>
    <w:p w14:paraId="199C8C2F" w14:textId="77777777" w:rsidR="007144E3" w:rsidRPr="00C56EFD" w:rsidRDefault="007144E3" w:rsidP="007144E3">
      <w:pPr>
        <w:pStyle w:val="Currenttext"/>
        <w:ind w:left="1416" w:hanging="282"/>
      </w:pPr>
      <w:r w:rsidRPr="00C56EFD">
        <w:t>•</w:t>
      </w:r>
      <w:r w:rsidRPr="00C56EFD">
        <w:tab/>
        <w:t>Security related to the functional context, to control that the service can indeed be realized for this account or operation (the functional context).  This part is under the responsibility of each service as it depends on the functional scope of the service.  Cf. § 4.4.4.</w:t>
      </w:r>
    </w:p>
    <w:p w14:paraId="25BAB155" w14:textId="77777777" w:rsidR="007144E3" w:rsidRPr="00C56EFD" w:rsidRDefault="007144E3" w:rsidP="007144E3">
      <w:pPr>
        <w:pStyle w:val="Currenttext"/>
        <w:ind w:left="1416" w:hanging="282"/>
      </w:pPr>
      <w:r w:rsidRPr="00C56EFD">
        <w:t>•</w:t>
      </w:r>
      <w:r w:rsidRPr="00C56EFD">
        <w:tab/>
        <w:t>Rate Limit &amp; Throttling to protect against abuse, brute-force attacks, and denial of service (DoS).</w:t>
      </w:r>
    </w:p>
    <w:p w14:paraId="0631BD95" w14:textId="77777777" w:rsidR="007144E3" w:rsidRPr="00C56EFD" w:rsidRDefault="007144E3" w:rsidP="007144E3">
      <w:pPr>
        <w:pStyle w:val="Currenttext"/>
        <w:ind w:left="1416" w:hanging="282"/>
      </w:pPr>
      <w:r w:rsidRPr="00C56EFD">
        <w:t>•</w:t>
      </w:r>
      <w:r w:rsidRPr="00C56EFD">
        <w:tab/>
        <w:t>CORS policies to restrict cross-origin requests to known domains.</w:t>
      </w:r>
    </w:p>
    <w:p w14:paraId="3D42BD58" w14:textId="77777777" w:rsidR="007144E3" w:rsidRPr="00C56EFD" w:rsidRDefault="007144E3" w:rsidP="007144E3">
      <w:pPr>
        <w:pStyle w:val="Currenttext"/>
        <w:ind w:left="1416" w:hanging="282"/>
      </w:pPr>
      <w:r w:rsidRPr="00C56EFD">
        <w:t>•</w:t>
      </w:r>
      <w:r w:rsidRPr="00C56EFD">
        <w:tab/>
        <w:t>Logging &amp; Monitoring to monitor anomalous API behaviour.</w:t>
      </w:r>
    </w:p>
    <w:p w14:paraId="4466A5FF" w14:textId="77777777" w:rsidR="007144E3" w:rsidRPr="00C56EFD" w:rsidRDefault="007144E3" w:rsidP="007144E3">
      <w:pPr>
        <w:pStyle w:val="Currenttext"/>
        <w:ind w:left="1416" w:hanging="282"/>
      </w:pPr>
      <w:r w:rsidRPr="00C56EFD">
        <w:t>•</w:t>
      </w:r>
      <w:r w:rsidRPr="00C56EFD">
        <w:tab/>
        <w:t>Error Handling and Information Disclosure to provide generic error code and to avoid send detail stack trace</w:t>
      </w:r>
    </w:p>
    <w:p w14:paraId="30FAF6FD" w14:textId="77777777" w:rsidR="007144E3" w:rsidRDefault="007144E3" w:rsidP="007144E3">
      <w:pPr>
        <w:pStyle w:val="Currenttext"/>
        <w:ind w:left="1416" w:hanging="282"/>
      </w:pPr>
      <w:r w:rsidRPr="00C56EFD">
        <w:t>•</w:t>
      </w:r>
      <w:r w:rsidRPr="00C56EFD">
        <w:tab/>
        <w:t>Input Validation &amp; Data Sanitization to validate all incoming data</w:t>
      </w:r>
    </w:p>
    <w:p w14:paraId="26E2091A" w14:textId="77777777" w:rsidR="007144E3" w:rsidRDefault="007144E3" w:rsidP="007144E3">
      <w:pPr>
        <w:pStyle w:val="Currenttext"/>
        <w:ind w:left="0"/>
      </w:pPr>
    </w:p>
    <w:p w14:paraId="4883DEF8" w14:textId="77777777" w:rsidR="007144E3" w:rsidRPr="00636FE0" w:rsidRDefault="007144E3" w:rsidP="007144E3">
      <w:pPr>
        <w:pStyle w:val="Currenttext"/>
        <w:rPr>
          <w:b/>
          <w:bCs/>
        </w:rPr>
      </w:pPr>
      <w:r w:rsidRPr="00636FE0">
        <w:rPr>
          <w:b/>
          <w:bCs/>
        </w:rPr>
        <w:t>Transport level</w:t>
      </w:r>
    </w:p>
    <w:p w14:paraId="060DB699" w14:textId="51631790" w:rsidR="007144E3" w:rsidRDefault="007144E3" w:rsidP="007144E3">
      <w:pPr>
        <w:pStyle w:val="Currenttext"/>
      </w:pPr>
      <w:r>
        <w:t>On the transport level all requests to the SCS</w:t>
      </w:r>
      <w:r w:rsidR="009B4B10">
        <w:t xml:space="preserve"> Core</w:t>
      </w:r>
      <w:r>
        <w:t>, as well as all requests sent by the SCS</w:t>
      </w:r>
      <w:r w:rsidR="009B4B10">
        <w:t xml:space="preserve"> Core</w:t>
      </w:r>
      <w:r>
        <w:t xml:space="preserve">, must be encrypted using TLS and be made over HTTPS. TLS 1.3 must be used. The TLS authentication method used is one-way, that means in requests to SCS the caller server authenticates itself with its certificate and in case of requests from </w:t>
      </w:r>
      <w:proofErr w:type="gramStart"/>
      <w:r>
        <w:t xml:space="preserve">SCS </w:t>
      </w:r>
      <w:r w:rsidR="009B4B10">
        <w:t xml:space="preserve"> Core</w:t>
      </w:r>
      <w:proofErr w:type="gramEnd"/>
      <w:r w:rsidR="009B4B10">
        <w:t xml:space="preserve"> </w:t>
      </w:r>
      <w:r>
        <w:t>to external parties, the latter authenticates itself with its certificate.</w:t>
      </w:r>
    </w:p>
    <w:p w14:paraId="5722D1A4" w14:textId="77777777" w:rsidR="007144E3" w:rsidRDefault="007144E3" w:rsidP="007144E3">
      <w:pPr>
        <w:pStyle w:val="Currenttext"/>
      </w:pPr>
      <w:r>
        <w:t>Any connection without TLS encryption, such as plain http will be refused.</w:t>
      </w:r>
    </w:p>
    <w:p w14:paraId="6DD1540C" w14:textId="77777777" w:rsidR="007144E3" w:rsidRDefault="007144E3" w:rsidP="007144E3">
      <w:pPr>
        <w:pStyle w:val="Currenttext"/>
      </w:pPr>
      <w:r w:rsidRPr="00645550">
        <w:t xml:space="preserve">When an application uses AWS Cognito for managing user authentication and authorization, it is critical to ensure that all communication between the application and </w:t>
      </w:r>
      <w:r w:rsidRPr="00AA4F27">
        <w:t xml:space="preserve">AWS </w:t>
      </w:r>
      <w:r w:rsidRPr="00645550">
        <w:t xml:space="preserve">Cognito is secure. This is achieved </w:t>
      </w:r>
      <w:proofErr w:type="gramStart"/>
      <w:r w:rsidRPr="00645550">
        <w:t>through the use of</w:t>
      </w:r>
      <w:proofErr w:type="gramEnd"/>
      <w:r w:rsidRPr="00645550">
        <w:t xml:space="preserve"> SSL (Secure Sockets Layer), which encrypts data in transit. All communication between the frontend/backend and AWS Cognito is conducted over HTTPS, which uses SSL/TLS protocols.</w:t>
      </w:r>
    </w:p>
    <w:p w14:paraId="1292378A" w14:textId="77777777" w:rsidR="007144E3" w:rsidRPr="00636FE0" w:rsidRDefault="007144E3" w:rsidP="007144E3">
      <w:pPr>
        <w:pStyle w:val="Currenttext"/>
        <w:rPr>
          <w:b/>
          <w:bCs/>
        </w:rPr>
      </w:pPr>
      <w:r w:rsidRPr="00636FE0">
        <w:rPr>
          <w:b/>
          <w:bCs/>
        </w:rPr>
        <w:t>Application control</w:t>
      </w:r>
    </w:p>
    <w:p w14:paraId="0E696142" w14:textId="77777777" w:rsidR="007144E3" w:rsidRPr="007A520E" w:rsidRDefault="007144E3" w:rsidP="007144E3">
      <w:pPr>
        <w:pStyle w:val="Currenttext"/>
      </w:pPr>
      <w:r w:rsidRPr="007A520E">
        <w:t xml:space="preserve">For calls to the internal API endpoints, the ones published by the subledger services and only called by the request &amp; operation services, we take the hypothesis that both set of services are always deployed in the same container (or pod).  </w:t>
      </w:r>
      <w:proofErr w:type="gramStart"/>
      <w:r w:rsidRPr="007A520E">
        <w:t>Consequently</w:t>
      </w:r>
      <w:proofErr w:type="gramEnd"/>
      <w:r w:rsidRPr="007A520E">
        <w:t xml:space="preserve"> there is no need to setup specific security features, as these calls will always be made inside a container (or pod) sub-network, which is private and not accessible from outside the container (or pod).  </w:t>
      </w:r>
    </w:p>
    <w:p w14:paraId="7BC4D652" w14:textId="77777777" w:rsidR="007144E3" w:rsidRPr="00636FE0" w:rsidRDefault="007144E3" w:rsidP="007144E3">
      <w:pPr>
        <w:pStyle w:val="Currenttext"/>
        <w:rPr>
          <w:b/>
          <w:bCs/>
        </w:rPr>
      </w:pPr>
      <w:r w:rsidRPr="00636FE0">
        <w:rPr>
          <w:b/>
          <w:bCs/>
        </w:rPr>
        <w:t>User control</w:t>
      </w:r>
    </w:p>
    <w:p w14:paraId="495F1494" w14:textId="77777777" w:rsidR="007144E3" w:rsidRDefault="007144E3" w:rsidP="007144E3">
      <w:pPr>
        <w:pStyle w:val="Currenttext"/>
      </w:pPr>
      <w:r>
        <w:t xml:space="preserve">The back-end service has also to control the consistency between the user, the customer and the related assets (account or operation) to ensure no “man in the middle” corrupted the information.  </w:t>
      </w:r>
    </w:p>
    <w:p w14:paraId="5FA5574B" w14:textId="77777777" w:rsidR="007144E3" w:rsidRDefault="007144E3" w:rsidP="007144E3">
      <w:pPr>
        <w:pStyle w:val="Currenttext"/>
      </w:pPr>
      <w:r>
        <w:t xml:space="preserve">These controls rely on the usage of a JWT (Json Web Token) which is required for any API call.  The UI (more precisely the login mechanism) </w:t>
      </w:r>
      <w:proofErr w:type="gramStart"/>
      <w:r>
        <w:t>has to</w:t>
      </w:r>
      <w:proofErr w:type="gramEnd"/>
      <w:r>
        <w:t xml:space="preserve"> create this JWT and encrypt it and communicate it with the API call in an ‘Authorization’ header.  This JWT must contain the following attributes:</w:t>
      </w:r>
    </w:p>
    <w:p w14:paraId="6512B6CE" w14:textId="77777777" w:rsidR="007144E3" w:rsidRDefault="007144E3" w:rsidP="007144E3">
      <w:pPr>
        <w:pStyle w:val="Currenttext"/>
        <w:numPr>
          <w:ilvl w:val="0"/>
          <w:numId w:val="32"/>
        </w:numPr>
      </w:pPr>
      <w:r>
        <w:t>‘sub’: identifier of the user</w:t>
      </w:r>
    </w:p>
    <w:p w14:paraId="19FBDF85" w14:textId="77777777" w:rsidR="007144E3" w:rsidRDefault="007144E3" w:rsidP="007144E3">
      <w:pPr>
        <w:pStyle w:val="Currenttext"/>
        <w:numPr>
          <w:ilvl w:val="0"/>
          <w:numId w:val="32"/>
        </w:numPr>
      </w:pPr>
      <w:r>
        <w:t>‘</w:t>
      </w:r>
      <w:proofErr w:type="spellStart"/>
      <w:r>
        <w:t>iat</w:t>
      </w:r>
      <w:proofErr w:type="spellEnd"/>
      <w:r>
        <w:t>’: time at which the token is issued</w:t>
      </w:r>
    </w:p>
    <w:p w14:paraId="6EBAAD42" w14:textId="77777777" w:rsidR="007144E3" w:rsidRDefault="007144E3" w:rsidP="007144E3">
      <w:pPr>
        <w:pStyle w:val="Currenttext"/>
        <w:numPr>
          <w:ilvl w:val="0"/>
          <w:numId w:val="32"/>
        </w:numPr>
      </w:pPr>
      <w:r>
        <w:t>‘exp’: time at which the token expires</w:t>
      </w:r>
    </w:p>
    <w:p w14:paraId="0A95A2CF" w14:textId="77777777" w:rsidR="007144E3" w:rsidRDefault="007144E3" w:rsidP="007144E3">
      <w:pPr>
        <w:pStyle w:val="Currenttext"/>
        <w:numPr>
          <w:ilvl w:val="0"/>
          <w:numId w:val="32"/>
        </w:numPr>
      </w:pPr>
      <w:r>
        <w:t>‘client’: identifier of the app that consumes the API</w:t>
      </w:r>
    </w:p>
    <w:p w14:paraId="29938CFB" w14:textId="77777777" w:rsidR="007144E3" w:rsidRDefault="007144E3" w:rsidP="007144E3">
      <w:pPr>
        <w:pStyle w:val="Currenttext"/>
        <w:numPr>
          <w:ilvl w:val="0"/>
          <w:numId w:val="32"/>
        </w:numPr>
      </w:pPr>
      <w:r>
        <w:t>‘customer’: identifier of the customer on behalf of whom the user is acting</w:t>
      </w:r>
    </w:p>
    <w:p w14:paraId="1C94525A" w14:textId="685673B2" w:rsidR="007144E3" w:rsidRDefault="007144E3" w:rsidP="007144E3">
      <w:pPr>
        <w:pStyle w:val="Currenttext"/>
        <w:numPr>
          <w:ilvl w:val="0"/>
          <w:numId w:val="32"/>
        </w:numPr>
      </w:pPr>
      <w:r>
        <w:t xml:space="preserve">‘role’: role of the user, which matches the identified persona, </w:t>
      </w:r>
      <w:proofErr w:type="spellStart"/>
      <w:r>
        <w:t>cf</w:t>
      </w:r>
      <w:proofErr w:type="spellEnd"/>
      <w:r>
        <w:t xml:space="preserve"> §</w:t>
      </w:r>
      <w:r w:rsidR="008E4E1D">
        <w:fldChar w:fldCharType="begin"/>
      </w:r>
      <w:r w:rsidR="008E4E1D">
        <w:instrText xml:space="preserve"> REF _Ref190361177 \r \h </w:instrText>
      </w:r>
      <w:r w:rsidR="008E4E1D">
        <w:fldChar w:fldCharType="separate"/>
      </w:r>
      <w:r w:rsidR="008E4E1D">
        <w:t>3.23</w:t>
      </w:r>
      <w:r w:rsidR="008E4E1D">
        <w:fldChar w:fldCharType="end"/>
      </w:r>
      <w:r>
        <w:t>.</w:t>
      </w:r>
    </w:p>
    <w:p w14:paraId="01280005" w14:textId="77777777" w:rsidR="007144E3" w:rsidRDefault="007144E3" w:rsidP="007144E3">
      <w:pPr>
        <w:pStyle w:val="Currenttext"/>
      </w:pPr>
      <w:r>
        <w:t>The service behind the API must control the JWT validity to ensure it’s not corrupted.  The functional part of these controls is described in § 4.4.4 which are related to service security.</w:t>
      </w:r>
    </w:p>
    <w:p w14:paraId="76957191" w14:textId="77777777" w:rsidR="007144E3" w:rsidRDefault="007144E3" w:rsidP="007144E3">
      <w:pPr>
        <w:pStyle w:val="Currenttext"/>
      </w:pPr>
    </w:p>
    <w:p w14:paraId="5E32B8E4" w14:textId="77777777" w:rsidR="007144E3" w:rsidRPr="00AA4F27" w:rsidRDefault="007144E3" w:rsidP="007144E3">
      <w:pPr>
        <w:pStyle w:val="Currenttext"/>
        <w:rPr>
          <w:b/>
          <w:bCs/>
        </w:rPr>
      </w:pPr>
      <w:r w:rsidRPr="00AA4F27">
        <w:rPr>
          <w:b/>
          <w:bCs/>
        </w:rPr>
        <w:t>Rate Limit &amp; Throttling</w:t>
      </w:r>
    </w:p>
    <w:p w14:paraId="5AEBF9E3" w14:textId="77777777" w:rsidR="007144E3" w:rsidRPr="00AA4F27" w:rsidRDefault="007144E3" w:rsidP="007144E3">
      <w:pPr>
        <w:pStyle w:val="Currenttext"/>
      </w:pPr>
      <w:r w:rsidRPr="008C4F40">
        <w:t xml:space="preserve">Rate limiting and throttling are essential for protecting APIs from abuse, denial-of-service (DoS) attacks, or sudden traffic spikes. AWS API Gateway natively supports throttling settings at both API stage and method levels, allowing architects to define request quotas per user, per second, and burst capacity. This ensures fair usage and protects backend services from being overwhelmed. Additionally, AWS WAF can enforce rate-based rules at the edge to block IP addresses making excessive requests, adding a perimeter </w:t>
      </w:r>
      <w:r w:rsidRPr="00AA4F27">
        <w:t>defence</w:t>
      </w:r>
      <w:r w:rsidRPr="008C4F40">
        <w:t xml:space="preserve"> layer before traffic reaches the </w:t>
      </w:r>
      <w:r w:rsidRPr="00AA4F27">
        <w:t xml:space="preserve">AWS </w:t>
      </w:r>
      <w:r w:rsidRPr="008C4F40">
        <w:t>API Gateway. Throttling also helps preserve service quality and enables predictable scaling, particularly for backend microservices with constrained resources.</w:t>
      </w:r>
    </w:p>
    <w:p w14:paraId="29DE6B5C" w14:textId="77777777" w:rsidR="007144E3" w:rsidRPr="008C4F40" w:rsidRDefault="007144E3" w:rsidP="007144E3">
      <w:pPr>
        <w:pStyle w:val="Currenttext"/>
      </w:pPr>
    </w:p>
    <w:p w14:paraId="54C95F7E" w14:textId="77777777" w:rsidR="007144E3" w:rsidRPr="008C4F40" w:rsidRDefault="007144E3" w:rsidP="007144E3">
      <w:pPr>
        <w:pStyle w:val="Currenttext"/>
        <w:ind w:left="0"/>
        <w:rPr>
          <w:b/>
          <w:bCs/>
        </w:rPr>
      </w:pPr>
      <w:r w:rsidRPr="008C4F40">
        <w:lastRenderedPageBreak/>
        <w:t xml:space="preserve">          </w:t>
      </w:r>
      <w:r w:rsidRPr="00AA4F27">
        <w:rPr>
          <w:b/>
          <w:bCs/>
        </w:rPr>
        <w:t>CORS Policies (Cross-Origin Resource Sharing in API Gateway)</w:t>
      </w:r>
    </w:p>
    <w:p w14:paraId="4C615205" w14:textId="77777777" w:rsidR="007144E3" w:rsidRPr="008C4F40" w:rsidRDefault="007144E3" w:rsidP="007144E3">
      <w:pPr>
        <w:pStyle w:val="Currenttext"/>
      </w:pPr>
      <w:r w:rsidRPr="00AA4F27">
        <w:t xml:space="preserve">Cross-Origin Resource Sharing (CORS) is crucial for controlling how frontend applications access APIs hosted on </w:t>
      </w:r>
      <w:r w:rsidRPr="008C4F40">
        <w:t xml:space="preserve">               </w:t>
      </w:r>
      <w:r w:rsidRPr="00AA4F27">
        <w:t>different domains. In AWS API Gateway, CORS headers (e.g., Access-Control-Allow-Origin, Access-Control-Allow-Methods) can be configured directly in the method response settings.</w:t>
      </w:r>
    </w:p>
    <w:p w14:paraId="4C945D36" w14:textId="77777777" w:rsidR="007144E3" w:rsidRPr="00AA4F27" w:rsidRDefault="007144E3" w:rsidP="007144E3">
      <w:pPr>
        <w:pStyle w:val="Currenttext"/>
      </w:pPr>
    </w:p>
    <w:p w14:paraId="72C8C0D3" w14:textId="77777777" w:rsidR="007144E3" w:rsidRPr="008C4F40" w:rsidRDefault="007144E3" w:rsidP="007144E3">
      <w:pPr>
        <w:pStyle w:val="Currenttext"/>
        <w:ind w:left="0"/>
        <w:rPr>
          <w:b/>
          <w:bCs/>
        </w:rPr>
      </w:pPr>
      <w:r w:rsidRPr="008C4F40">
        <w:t xml:space="preserve">          </w:t>
      </w:r>
      <w:r w:rsidRPr="008C4F40">
        <w:rPr>
          <w:b/>
          <w:bCs/>
        </w:rPr>
        <w:t>Logging &amp; Monitoring</w:t>
      </w:r>
    </w:p>
    <w:p w14:paraId="1A9A4130" w14:textId="77777777" w:rsidR="007144E3" w:rsidRPr="008C4F40" w:rsidRDefault="007144E3" w:rsidP="007144E3">
      <w:pPr>
        <w:pStyle w:val="Currenttext"/>
      </w:pPr>
      <w:r w:rsidRPr="008C4F40">
        <w:t>Robust logging and monitoring are essential for detecting anomalies, auditing access, and investigating incidents. In AWS, CloudWatch is used to log API Gateway requests, response status codes, latencies, and usage metrics. Custom metrics and filters can be created to trigger alerts for suspicious behaviour, such as spikes in 4xx/5xx errors.</w:t>
      </w:r>
    </w:p>
    <w:p w14:paraId="2AC37C85" w14:textId="77777777" w:rsidR="007144E3" w:rsidRPr="008C4F40" w:rsidRDefault="007144E3" w:rsidP="007144E3">
      <w:pPr>
        <w:pStyle w:val="Currenttext"/>
      </w:pPr>
      <w:r w:rsidRPr="008C4F40">
        <w:t xml:space="preserve">AWS X-Ray can be integrated with </w:t>
      </w:r>
      <w:r w:rsidRPr="00AA4F27">
        <w:t xml:space="preserve">AWS </w:t>
      </w:r>
      <w:r w:rsidRPr="008C4F40">
        <w:t xml:space="preserve">API Gateway and Lambda to trace end-to-end API calls across services, enabling architects to visualize bottlenecks and performance issues. For security monitoring, AWS WAF logs and </w:t>
      </w:r>
      <w:r w:rsidRPr="00AA4F27">
        <w:t xml:space="preserve">AWS </w:t>
      </w:r>
      <w:proofErr w:type="spellStart"/>
      <w:r w:rsidRPr="008C4F40">
        <w:t>GuardDuty</w:t>
      </w:r>
      <w:proofErr w:type="spellEnd"/>
      <w:r w:rsidRPr="008C4F40">
        <w:t xml:space="preserve"> findings can be centrally analysed to identify API misuse or reconnaissance attempts.</w:t>
      </w:r>
    </w:p>
    <w:p w14:paraId="288CC8FE" w14:textId="77777777" w:rsidR="007144E3" w:rsidRPr="008C4F40" w:rsidRDefault="007144E3" w:rsidP="007144E3">
      <w:pPr>
        <w:pStyle w:val="Currenttext"/>
        <w:ind w:left="0"/>
      </w:pPr>
      <w:r w:rsidRPr="008C4F40">
        <w:t xml:space="preserve">       </w:t>
      </w:r>
    </w:p>
    <w:p w14:paraId="3C078779" w14:textId="77777777" w:rsidR="007144E3" w:rsidRPr="008C4F40" w:rsidRDefault="007144E3" w:rsidP="007144E3">
      <w:pPr>
        <w:pStyle w:val="Currenttext"/>
        <w:ind w:left="0"/>
        <w:rPr>
          <w:b/>
          <w:bCs/>
        </w:rPr>
      </w:pPr>
      <w:r w:rsidRPr="008C4F40">
        <w:t xml:space="preserve">          </w:t>
      </w:r>
      <w:r w:rsidRPr="008C4F40">
        <w:rPr>
          <w:b/>
          <w:bCs/>
        </w:rPr>
        <w:t>Error Handling &amp; Information Disclosure</w:t>
      </w:r>
    </w:p>
    <w:p w14:paraId="07E50693" w14:textId="77777777" w:rsidR="007144E3" w:rsidRPr="008C4F40" w:rsidRDefault="007144E3" w:rsidP="007144E3">
      <w:pPr>
        <w:pStyle w:val="Currenttext"/>
      </w:pPr>
      <w:r w:rsidRPr="008C4F40">
        <w:t>To maintain a secure interface, error messages should be sanitized and standardized. AWS API Gateway supports custom error responses, allowing to intercept and mask backend error details (e.g., stack traces, DB errors). Only essential HTTP status codes and generic messages (e.g., 400 Bad Request, 403 Forbidden) should be exposed to clients. Internally, detailed logs should be sent to CloudWatch for debugging and operational analysis. Masking sensitive error content reduces the attack surface and prevents information leakage that could aid attackers.</w:t>
      </w:r>
    </w:p>
    <w:p w14:paraId="7839F22B" w14:textId="77777777" w:rsidR="007144E3" w:rsidRPr="00AA4F27" w:rsidRDefault="007144E3" w:rsidP="007144E3">
      <w:pPr>
        <w:pStyle w:val="Currenttext"/>
      </w:pPr>
    </w:p>
    <w:p w14:paraId="620C415F" w14:textId="77777777" w:rsidR="007144E3" w:rsidRPr="008C4F40" w:rsidRDefault="007144E3" w:rsidP="007144E3">
      <w:pPr>
        <w:pStyle w:val="Currenttext"/>
        <w:ind w:left="0"/>
        <w:rPr>
          <w:b/>
          <w:bCs/>
        </w:rPr>
      </w:pPr>
      <w:r w:rsidRPr="008C4F40">
        <w:t xml:space="preserve">          </w:t>
      </w:r>
      <w:r w:rsidRPr="008C4F40">
        <w:rPr>
          <w:b/>
          <w:bCs/>
        </w:rPr>
        <w:t>Input Validation &amp; Data Sanitization</w:t>
      </w:r>
    </w:p>
    <w:p w14:paraId="0B34CD21" w14:textId="77777777" w:rsidR="007144E3" w:rsidRPr="008C4F40" w:rsidRDefault="007144E3" w:rsidP="007144E3">
      <w:pPr>
        <w:pStyle w:val="Currenttext"/>
      </w:pPr>
      <w:r w:rsidRPr="008C4F40">
        <w:t xml:space="preserve">Input validation is critical to prevent injection attacks (e.g., SQL, script injection) and ensure data integrity. In AWS, API Gateway models (based on </w:t>
      </w:r>
      <w:proofErr w:type="spellStart"/>
      <w:r w:rsidRPr="008C4F40">
        <w:t>OpenAPI</w:t>
      </w:r>
      <w:proofErr w:type="spellEnd"/>
      <w:r w:rsidRPr="008C4F40">
        <w:t>/Swagger schemas) can be used to validate request payloads against defined types and constraints before the request reaches the backend.</w:t>
      </w:r>
    </w:p>
    <w:p w14:paraId="03AE28E2" w14:textId="77777777" w:rsidR="007144E3" w:rsidRPr="00916277" w:rsidRDefault="007144E3" w:rsidP="007144E3">
      <w:pPr>
        <w:pStyle w:val="Currenttext"/>
        <w:jc w:val="left"/>
      </w:pPr>
      <w:r w:rsidRPr="008C4F40">
        <w:t xml:space="preserve">For deeper validation, backend Lambda functions or microservices should enforce strict checks on inputs and sanitize any user-provided data. Combined with </w:t>
      </w:r>
      <w:r w:rsidRPr="00AA4F27">
        <w:t xml:space="preserve">AWS </w:t>
      </w:r>
      <w:r w:rsidRPr="008C4F40">
        <w:t>WAF rules that block common patterns (e.g., XSS, SQLi), this ensures a defen</w:t>
      </w:r>
      <w:r w:rsidRPr="00AA4F27">
        <w:t>c</w:t>
      </w:r>
      <w:r w:rsidRPr="008C4F40">
        <w:t>e-in-depth approach to handling untrusted input.</w:t>
      </w:r>
    </w:p>
    <w:p w14:paraId="4B631AED" w14:textId="77777777" w:rsidR="007144E3" w:rsidRDefault="007144E3" w:rsidP="007144E3">
      <w:pPr>
        <w:pStyle w:val="Title4"/>
        <w:numPr>
          <w:ilvl w:val="3"/>
          <w:numId w:val="60"/>
        </w:numPr>
      </w:pPr>
      <w:r>
        <w:t>Web Application Firewall (WAF)</w:t>
      </w:r>
    </w:p>
    <w:p w14:paraId="340CD21C" w14:textId="77777777" w:rsidR="007144E3" w:rsidRPr="00DF2C63" w:rsidRDefault="007144E3" w:rsidP="007144E3">
      <w:pPr>
        <w:ind w:left="567"/>
      </w:pPr>
      <w:r w:rsidRPr="006156F8">
        <w:t>AWS WAF ought to be configured with managed rule sets to safeguard web applications against prevalent threats, including SQL injection and cross-site scripting (XSS). Implementing rate-based rules further assists in mitigating Distributed Denial of Service (DDoS) attacks and bot traffic, thereby supporting continued application availability and optimal performance.</w:t>
      </w:r>
    </w:p>
    <w:p w14:paraId="6AE5581B" w14:textId="77777777" w:rsidR="007144E3" w:rsidRDefault="007144E3" w:rsidP="007144E3">
      <w:pPr>
        <w:pStyle w:val="Title3"/>
      </w:pPr>
      <w:bookmarkStart w:id="205" w:name="_Ref204078154"/>
      <w:bookmarkStart w:id="206" w:name="_Toc204161237"/>
      <w:bookmarkStart w:id="207" w:name="_Toc226736285"/>
      <w:r>
        <w:t>Data Protection &amp; Encryption</w:t>
      </w:r>
      <w:bookmarkEnd w:id="205"/>
      <w:bookmarkEnd w:id="206"/>
      <w:bookmarkEnd w:id="207"/>
    </w:p>
    <w:p w14:paraId="7B71FF23" w14:textId="77777777" w:rsidR="007144E3" w:rsidRPr="009F2FB1" w:rsidRDefault="007144E3" w:rsidP="007144E3">
      <w:pPr>
        <w:ind w:left="567"/>
      </w:pPr>
      <w:r w:rsidRPr="009F2FB1">
        <w:t>This section underscores the criticality of encrypting data both at rest and in transit by utilising AWS Key Management Service (KMS) and Transport Layer Security (TLS). It further advises implementing robust secrets management practices with AWS Secrets Manager, as well as enforcing stringent access control and classification measures for sensitive information.</w:t>
      </w:r>
    </w:p>
    <w:p w14:paraId="5F55E151" w14:textId="77777777" w:rsidR="007144E3" w:rsidRDefault="007144E3" w:rsidP="007144E3">
      <w:pPr>
        <w:pStyle w:val="Title4"/>
        <w:numPr>
          <w:ilvl w:val="3"/>
          <w:numId w:val="60"/>
        </w:numPr>
      </w:pPr>
      <w:r>
        <w:t>Encryption at Rest &amp; In Transit</w:t>
      </w:r>
    </w:p>
    <w:p w14:paraId="7CB1C726" w14:textId="77777777" w:rsidR="007144E3" w:rsidRPr="009F2FB1" w:rsidRDefault="007144E3" w:rsidP="007144E3">
      <w:pPr>
        <w:ind w:left="567"/>
      </w:pPr>
      <w:r w:rsidRPr="006156F8">
        <w:t xml:space="preserve">Data at rest must be encrypted utilizing AWS Key Management Service (KMS) across services including EBS, S3, EFS, and </w:t>
      </w:r>
      <w:proofErr w:type="spellStart"/>
      <w:r w:rsidRPr="006156F8">
        <w:t>DocumentDB</w:t>
      </w:r>
      <w:proofErr w:type="spellEnd"/>
      <w:r w:rsidRPr="006156F8">
        <w:t>. For data in transit, encryption should be implemented using TLS version 1.2 or higher, enforced via Application Load Balancers (ALBs) and Kubernetes Ingress controllers.</w:t>
      </w:r>
    </w:p>
    <w:p w14:paraId="4B31FE21" w14:textId="77777777" w:rsidR="007144E3" w:rsidRDefault="007144E3" w:rsidP="007144E3">
      <w:pPr>
        <w:pStyle w:val="Title4"/>
        <w:numPr>
          <w:ilvl w:val="3"/>
          <w:numId w:val="60"/>
        </w:numPr>
      </w:pPr>
      <w:r>
        <w:t>Secrets Management</w:t>
      </w:r>
    </w:p>
    <w:p w14:paraId="57EF259B" w14:textId="07147CA6" w:rsidR="007144E3" w:rsidRDefault="007144E3" w:rsidP="007144E3">
      <w:pPr>
        <w:ind w:left="567"/>
      </w:pPr>
      <w:r w:rsidRPr="005B4006">
        <w:t>Sensitive configuration data, including credentials and tokens, must be securely managed using AWS Secrets Manager or Systems Manager Parameter Store. Whenever feasible, employ short-lived tokens, and ensure that secrets are never hardcoded under any circumstances.</w:t>
      </w:r>
      <w:r>
        <w:t xml:space="preserve"> </w:t>
      </w:r>
      <w:r w:rsidRPr="005B4006">
        <w:t xml:space="preserve">SCS </w:t>
      </w:r>
      <w:r w:rsidR="009B4B10">
        <w:t xml:space="preserve">Core </w:t>
      </w:r>
      <w:r w:rsidRPr="005B4006">
        <w:t xml:space="preserve">utilises AWS Secrets Manager to store API keys for multiple integration providers. These keys are retrieved securely by the SCS </w:t>
      </w:r>
      <w:r w:rsidR="009B4B10">
        <w:t xml:space="preserve">Core </w:t>
      </w:r>
      <w:r w:rsidRPr="005B4006">
        <w:t>application within the AWS network.</w:t>
      </w:r>
    </w:p>
    <w:p w14:paraId="0C82A18D" w14:textId="77777777" w:rsidR="007144E3" w:rsidRDefault="007144E3" w:rsidP="007144E3">
      <w:pPr>
        <w:pStyle w:val="Title4"/>
        <w:numPr>
          <w:ilvl w:val="3"/>
          <w:numId w:val="60"/>
        </w:numPr>
      </w:pPr>
      <w:r>
        <w:lastRenderedPageBreak/>
        <w:t>Data Classification &amp; Access Control</w:t>
      </w:r>
    </w:p>
    <w:p w14:paraId="0A7C4377" w14:textId="77777777" w:rsidR="007144E3" w:rsidRPr="009F2FB1" w:rsidRDefault="007144E3" w:rsidP="007144E3">
      <w:pPr>
        <w:ind w:left="567"/>
      </w:pPr>
      <w:r w:rsidRPr="00BB6A09">
        <w:t>By default, public access to S3 buckets should be restricted, with bucket policies enforced to ensure robust access control. Additionally, implementing data classification and tagging policies is essential for tracking data sensitivity and meeting compliance requirements across cloud resources.</w:t>
      </w:r>
    </w:p>
    <w:p w14:paraId="5C34EA45" w14:textId="77777777" w:rsidR="007144E3" w:rsidRDefault="007144E3" w:rsidP="007144E3">
      <w:pPr>
        <w:pStyle w:val="Title3"/>
      </w:pPr>
      <w:bookmarkStart w:id="208" w:name="_Toc204161238"/>
      <w:bookmarkStart w:id="209" w:name="_Toc226736286"/>
      <w:proofErr w:type="spellStart"/>
      <w:r>
        <w:t>DevSecOps</w:t>
      </w:r>
      <w:bookmarkEnd w:id="208"/>
      <w:bookmarkEnd w:id="209"/>
      <w:proofErr w:type="spellEnd"/>
    </w:p>
    <w:p w14:paraId="750C4230" w14:textId="77777777" w:rsidR="007144E3" w:rsidRPr="00A72529" w:rsidRDefault="007144E3" w:rsidP="007144E3">
      <w:pPr>
        <w:ind w:left="567"/>
      </w:pPr>
      <w:r w:rsidRPr="00A72529">
        <w:t xml:space="preserve">This section advocates for embedding security within CI/CD pipelines by leveraging static and dynamic analysis tools. It encompasses the scanning of container images and infrastructure-as-code templates to identify vulnerabilities, as well as automating remediation processes with solutions such as </w:t>
      </w:r>
      <w:r>
        <w:t>AWS</w:t>
      </w:r>
      <w:r w:rsidRPr="00A72529">
        <w:t xml:space="preserve"> Inspector.</w:t>
      </w:r>
      <w:r w:rsidRPr="00151D59">
        <w:t xml:space="preserve"> It leverages automation to apply security controls in code repositories, build processes, and deployments, thereby reducing manual intervention and human error.</w:t>
      </w:r>
    </w:p>
    <w:p w14:paraId="72542591" w14:textId="77777777" w:rsidR="007144E3" w:rsidRDefault="007144E3" w:rsidP="007144E3">
      <w:pPr>
        <w:pStyle w:val="Title4"/>
        <w:numPr>
          <w:ilvl w:val="3"/>
          <w:numId w:val="60"/>
        </w:numPr>
      </w:pPr>
      <w:r>
        <w:t>CI/CD Pipeline Security</w:t>
      </w:r>
    </w:p>
    <w:p w14:paraId="21322EE1" w14:textId="77777777" w:rsidR="007144E3" w:rsidRPr="00E24455" w:rsidRDefault="007144E3" w:rsidP="007144E3">
      <w:pPr>
        <w:ind w:left="567"/>
      </w:pPr>
      <w:r w:rsidRPr="00540DB2">
        <w:t xml:space="preserve">Security can be incorporated into CI/CD pipelines by utilising Static Application Security Testing (SAST) and Dynamic Application Security Testing (DAST) tools, including SonarQube and </w:t>
      </w:r>
      <w:proofErr w:type="spellStart"/>
      <w:r w:rsidRPr="00540DB2">
        <w:t>Checkmarx</w:t>
      </w:r>
      <w:proofErr w:type="spellEnd"/>
      <w:r w:rsidRPr="00540DB2">
        <w:t xml:space="preserve">. Tools such as </w:t>
      </w:r>
      <w:r>
        <w:t>AWS</w:t>
      </w:r>
      <w:r w:rsidRPr="00540DB2">
        <w:t xml:space="preserve"> Inspector and managed node groups in </w:t>
      </w:r>
      <w:r>
        <w:t xml:space="preserve">AWS </w:t>
      </w:r>
      <w:r w:rsidRPr="00540DB2">
        <w:t>EKS are available for automating patching processes and supporting compliance.</w:t>
      </w:r>
    </w:p>
    <w:p w14:paraId="1D3D2351" w14:textId="77777777" w:rsidR="007144E3" w:rsidRDefault="007144E3" w:rsidP="007144E3">
      <w:pPr>
        <w:pStyle w:val="Title4"/>
        <w:numPr>
          <w:ilvl w:val="3"/>
          <w:numId w:val="60"/>
        </w:numPr>
      </w:pPr>
      <w:r>
        <w:t xml:space="preserve">Container &amp; </w:t>
      </w:r>
      <w:proofErr w:type="spellStart"/>
      <w:r>
        <w:t>IaC</w:t>
      </w:r>
      <w:proofErr w:type="spellEnd"/>
      <w:r>
        <w:t xml:space="preserve"> Security</w:t>
      </w:r>
    </w:p>
    <w:p w14:paraId="4D808908" w14:textId="77777777" w:rsidR="007144E3" w:rsidRPr="00E24455" w:rsidRDefault="007144E3" w:rsidP="007144E3">
      <w:pPr>
        <w:ind w:left="567"/>
      </w:pPr>
      <w:r w:rsidRPr="0080484B">
        <w:t xml:space="preserve">Docker images can be scanned for vulnerabilities with tools such as </w:t>
      </w:r>
      <w:proofErr w:type="spellStart"/>
      <w:r w:rsidRPr="0080484B">
        <w:t>Trivy</w:t>
      </w:r>
      <w:proofErr w:type="spellEnd"/>
      <w:r w:rsidRPr="0080484B">
        <w:t>, Clair, or Aqua before deployment. The use of image signing and trusted registries may also be implemented. Infrastructure as Code (</w:t>
      </w:r>
      <w:proofErr w:type="spellStart"/>
      <w:r w:rsidRPr="0080484B">
        <w:t>IaC</w:t>
      </w:r>
      <w:proofErr w:type="spellEnd"/>
      <w:r w:rsidRPr="0080484B">
        <w:t>) templates, including Terraform, Helm charts, and CloudFormation, can be analysed for potential misconfigurations.</w:t>
      </w:r>
    </w:p>
    <w:p w14:paraId="5715D0FF" w14:textId="77777777" w:rsidR="007144E3" w:rsidRPr="00935AE7" w:rsidRDefault="007144E3" w:rsidP="007144E3">
      <w:pPr>
        <w:pStyle w:val="Currenttext"/>
      </w:pPr>
    </w:p>
    <w:p w14:paraId="7AFF9F59" w14:textId="77777777" w:rsidR="007144E3" w:rsidRDefault="007144E3" w:rsidP="007144E3">
      <w:pPr>
        <w:pStyle w:val="Title2"/>
        <w:numPr>
          <w:ilvl w:val="1"/>
          <w:numId w:val="60"/>
        </w:numPr>
      </w:pPr>
      <w:bookmarkStart w:id="210" w:name="_Toc204161239"/>
      <w:bookmarkStart w:id="211" w:name="_Toc226736287"/>
      <w:r w:rsidRPr="00C23B7C">
        <w:t>Observability &amp; Monitoring</w:t>
      </w:r>
      <w:bookmarkEnd w:id="210"/>
      <w:bookmarkEnd w:id="211"/>
    </w:p>
    <w:p w14:paraId="3B911BEF" w14:textId="77777777" w:rsidR="007144E3" w:rsidRDefault="007144E3" w:rsidP="007144E3">
      <w:pPr>
        <w:pStyle w:val="Currenttext"/>
      </w:pPr>
      <w:r w:rsidRPr="00C23B7C">
        <w:t xml:space="preserve">This section highlights the implementation of centralized logging and monitoring through solutions such as </w:t>
      </w:r>
      <w:r>
        <w:t xml:space="preserve">AWS </w:t>
      </w:r>
      <w:r w:rsidRPr="00C23B7C">
        <w:t>CloudWatch, Prometheus, and the ELK stack. It also addresses threat detection using</w:t>
      </w:r>
      <w:r>
        <w:t xml:space="preserve"> AWS</w:t>
      </w:r>
      <w:r w:rsidRPr="00C23B7C">
        <w:t xml:space="preserve"> </w:t>
      </w:r>
      <w:proofErr w:type="spellStart"/>
      <w:r w:rsidRPr="00C23B7C">
        <w:t>GuardDuty</w:t>
      </w:r>
      <w:proofErr w:type="spellEnd"/>
      <w:r w:rsidRPr="00C23B7C">
        <w:t xml:space="preserve"> and Security Hub, as well as auto-mated remediation facilitated by AWS Config and Lambda functions.</w:t>
      </w:r>
    </w:p>
    <w:p w14:paraId="48E96A61" w14:textId="77777777" w:rsidR="007144E3" w:rsidRDefault="007144E3" w:rsidP="007144E3">
      <w:pPr>
        <w:pStyle w:val="Title3"/>
        <w:numPr>
          <w:ilvl w:val="2"/>
          <w:numId w:val="60"/>
        </w:numPr>
      </w:pPr>
      <w:bookmarkStart w:id="212" w:name="_Toc204161240"/>
      <w:bookmarkStart w:id="213" w:name="_Toc226736288"/>
      <w:r>
        <w:t>Threat Detection &amp; Logging</w:t>
      </w:r>
      <w:bookmarkEnd w:id="212"/>
      <w:bookmarkEnd w:id="213"/>
    </w:p>
    <w:p w14:paraId="3DA2DAD0" w14:textId="77777777" w:rsidR="007144E3" w:rsidRDefault="007144E3" w:rsidP="007144E3">
      <w:pPr>
        <w:ind w:left="567"/>
      </w:pPr>
      <w:r w:rsidRPr="007D3569">
        <w:t xml:space="preserve">To ensure a secure and resilient architecture, AWS </w:t>
      </w:r>
      <w:proofErr w:type="spellStart"/>
      <w:r w:rsidRPr="007D3569">
        <w:t>GuardDuty</w:t>
      </w:r>
      <w:proofErr w:type="spellEnd"/>
      <w:r w:rsidRPr="007D3569">
        <w:t xml:space="preserve"> and Security Hub should be enabled to provide continuous threat detection and centralized visibility across the cloud environment. </w:t>
      </w:r>
      <w:r>
        <w:t xml:space="preserve">AWS </w:t>
      </w:r>
      <w:proofErr w:type="spellStart"/>
      <w:r w:rsidRPr="007D3569">
        <w:t>GuardDuty</w:t>
      </w:r>
      <w:proofErr w:type="spellEnd"/>
      <w:r w:rsidRPr="007D3569">
        <w:t xml:space="preserve"> monitors network traffic, API activity, and Kubernetes logs to detect anomalies, while </w:t>
      </w:r>
      <w:r>
        <w:t xml:space="preserve">AWS </w:t>
      </w:r>
      <w:r w:rsidRPr="007D3569">
        <w:t xml:space="preserve">Security Hub aggregates findings from multiple security tools to streamline compliance and incident management. AWS CloudTrail must log all API activity for governance and audit purposes, and Kubernetes audit logs in </w:t>
      </w:r>
      <w:r>
        <w:t xml:space="preserve">AWS </w:t>
      </w:r>
      <w:r w:rsidRPr="007D3569">
        <w:t>EKS should be enabled to track control plane interactions. These services form the foundation for real-time observability, fast incident response, and continuous security assurance in AWS-based architectures.</w:t>
      </w:r>
    </w:p>
    <w:p w14:paraId="5FDDCCE4" w14:textId="7B86DE31" w:rsidR="006C3D07" w:rsidRDefault="006C3D07" w:rsidP="007144E3">
      <w:pPr>
        <w:ind w:left="567"/>
      </w:pPr>
      <w:r>
        <w:t>Application logging</w:t>
      </w:r>
      <w:r w:rsidR="00891D96">
        <w:t xml:space="preserve"> can be activated at different levels:</w:t>
      </w:r>
    </w:p>
    <w:p w14:paraId="6AE5DF64" w14:textId="28F341D2" w:rsidR="00891D96" w:rsidRDefault="00C65844" w:rsidP="00891D96">
      <w:pPr>
        <w:pStyle w:val="ListParagraph"/>
        <w:numPr>
          <w:ilvl w:val="0"/>
          <w:numId w:val="140"/>
        </w:numPr>
      </w:pPr>
      <w:r>
        <w:t>Debug</w:t>
      </w:r>
      <w:r w:rsidR="00D723EC">
        <w:t xml:space="preserve">: which provides an exhaustive trace of </w:t>
      </w:r>
      <w:r w:rsidR="00174230">
        <w:t>application processing</w:t>
      </w:r>
      <w:r w:rsidR="00EC5831">
        <w:t xml:space="preserve">, </w:t>
      </w:r>
      <w:r w:rsidR="004D3EF1">
        <w:t>with details on</w:t>
      </w:r>
      <w:r w:rsidR="00EC5831">
        <w:t xml:space="preserve"> internal </w:t>
      </w:r>
      <w:proofErr w:type="spellStart"/>
      <w:r w:rsidR="004D3EF1">
        <w:t>behavior</w:t>
      </w:r>
      <w:proofErr w:type="spellEnd"/>
      <w:r w:rsidR="004D3EF1">
        <w:t xml:space="preserve"> of each method</w:t>
      </w:r>
      <w:r w:rsidR="00BE2E14">
        <w:t xml:space="preserve"> and key values</w:t>
      </w:r>
    </w:p>
    <w:p w14:paraId="7C75A001" w14:textId="2B910D2A" w:rsidR="00174230" w:rsidRDefault="00BE2E14" w:rsidP="00891D96">
      <w:pPr>
        <w:pStyle w:val="ListParagraph"/>
        <w:numPr>
          <w:ilvl w:val="0"/>
          <w:numId w:val="140"/>
        </w:numPr>
      </w:pPr>
      <w:r>
        <w:t>Info</w:t>
      </w:r>
      <w:r w:rsidR="00233395">
        <w:t>: which provides</w:t>
      </w:r>
      <w:r w:rsidR="00323883">
        <w:t xml:space="preserve"> a less detailed trace of application processing, </w:t>
      </w:r>
      <w:r w:rsidR="004D3EF1">
        <w:t>allowing to identify the</w:t>
      </w:r>
      <w:r w:rsidR="00075DEE">
        <w:t xml:space="preserve"> methods which are used</w:t>
      </w:r>
      <w:r w:rsidR="008959F1">
        <w:t xml:space="preserve"> with their status.</w:t>
      </w:r>
    </w:p>
    <w:p w14:paraId="03FDAF09" w14:textId="3FC91877" w:rsidR="00885B2D" w:rsidRDefault="00EE0931" w:rsidP="00891D96">
      <w:pPr>
        <w:pStyle w:val="ListParagraph"/>
        <w:numPr>
          <w:ilvl w:val="0"/>
          <w:numId w:val="140"/>
        </w:numPr>
      </w:pPr>
      <w:r>
        <w:t>Warn: which provides trace of potential issues (non-blocking ones)</w:t>
      </w:r>
    </w:p>
    <w:p w14:paraId="55017E6D" w14:textId="5F486A72" w:rsidR="00EE0931" w:rsidRDefault="00EE0931" w:rsidP="00891D96">
      <w:pPr>
        <w:pStyle w:val="ListParagraph"/>
        <w:numPr>
          <w:ilvl w:val="0"/>
          <w:numId w:val="140"/>
        </w:numPr>
      </w:pPr>
      <w:r>
        <w:t>Error: which only provides trace of errors (blocking issues)</w:t>
      </w:r>
    </w:p>
    <w:p w14:paraId="6E39E762" w14:textId="534436CC" w:rsidR="002D5A72" w:rsidRDefault="002D5A72" w:rsidP="00EE0931">
      <w:pPr>
        <w:ind w:left="567"/>
      </w:pPr>
      <w:r>
        <w:t>Debug mode should only be used in development and testing environments</w:t>
      </w:r>
      <w:r w:rsidR="00811549">
        <w:t xml:space="preserve"> (but can be used in production too if really required)</w:t>
      </w:r>
      <w:r w:rsidR="00BE5D0F">
        <w:t>.</w:t>
      </w:r>
    </w:p>
    <w:p w14:paraId="20087488" w14:textId="01A33BCD" w:rsidR="00EE0931" w:rsidRDefault="00EE0931" w:rsidP="00EE0931">
      <w:pPr>
        <w:ind w:left="567"/>
      </w:pPr>
      <w:proofErr w:type="gramStart"/>
      <w:r>
        <w:t>In order to</w:t>
      </w:r>
      <w:proofErr w:type="gramEnd"/>
      <w:r>
        <w:t xml:space="preserve"> respect privacy constrains, logs only contain technical id (as for example account id)</w:t>
      </w:r>
      <w:r w:rsidR="00ED510C">
        <w:t>.  Except in Info messages, where no id is provided.</w:t>
      </w:r>
    </w:p>
    <w:p w14:paraId="2BB133A8" w14:textId="77777777" w:rsidR="007144E3" w:rsidRDefault="007144E3" w:rsidP="007144E3">
      <w:pPr>
        <w:pStyle w:val="Title3"/>
        <w:numPr>
          <w:ilvl w:val="2"/>
          <w:numId w:val="60"/>
        </w:numPr>
      </w:pPr>
      <w:bookmarkStart w:id="214" w:name="_Toc204161241"/>
      <w:bookmarkStart w:id="215" w:name="_Toc226736289"/>
      <w:r>
        <w:lastRenderedPageBreak/>
        <w:t>Centralized Monitoring</w:t>
      </w:r>
      <w:bookmarkEnd w:id="214"/>
      <w:bookmarkEnd w:id="215"/>
    </w:p>
    <w:p w14:paraId="4817828E" w14:textId="77777777" w:rsidR="007144E3" w:rsidRDefault="007144E3" w:rsidP="007144E3">
      <w:pPr>
        <w:ind w:left="567"/>
      </w:pPr>
      <w:r>
        <w:t xml:space="preserve">To ensure comprehensive visibility and actionable insights across distributed microservices and containerized workloads, monitoring should be architected as a centralized and scalable solution. Use AWS CloudWatch for collecting metrics and logs from AWS-native services, and Prometheus for capturing time-series metrics from Kubernetes workloads. For log aggregation at the container level, integrate </w:t>
      </w:r>
      <w:proofErr w:type="spellStart"/>
      <w:r>
        <w:t>Fluentd</w:t>
      </w:r>
      <w:proofErr w:type="spellEnd"/>
      <w:r>
        <w:t xml:space="preserve"> or Fluent Bit to stream logs into centralized platforms like the ELK stack (Elasticsearch, Logstash, Kibana) or AWS CloudWatch Logs.</w:t>
      </w:r>
    </w:p>
    <w:p w14:paraId="48F86936" w14:textId="77777777" w:rsidR="007144E3" w:rsidRDefault="007144E3" w:rsidP="007144E3"/>
    <w:p w14:paraId="7CE91E78" w14:textId="77777777" w:rsidR="007144E3" w:rsidRDefault="007144E3" w:rsidP="007144E3">
      <w:pPr>
        <w:ind w:left="567"/>
      </w:pPr>
      <w:r>
        <w:t xml:space="preserve">This centralized architecture enables correlation across infrastructure, application, and security layers, supporting proactive detection of performance degradation, errors, and anomalous </w:t>
      </w:r>
      <w:proofErr w:type="spellStart"/>
      <w:r>
        <w:t>behavior</w:t>
      </w:r>
      <w:proofErr w:type="spellEnd"/>
      <w:r>
        <w:t xml:space="preserve">. In parallel, AWS </w:t>
      </w:r>
      <w:proofErr w:type="spellStart"/>
      <w:r>
        <w:t>GuardDuty</w:t>
      </w:r>
      <w:proofErr w:type="spellEnd"/>
      <w:r>
        <w:t xml:space="preserve"> for EKS should be enabled to continuously monitor Kubernetes audit logs and network activity for security anomalies such as unauthorized access attempts, privilege escalation, or lateral movement within the cluster.</w:t>
      </w:r>
    </w:p>
    <w:p w14:paraId="1642EA57" w14:textId="77777777" w:rsidR="007144E3" w:rsidRDefault="007144E3" w:rsidP="007144E3">
      <w:pPr>
        <w:pStyle w:val="Title3"/>
        <w:numPr>
          <w:ilvl w:val="2"/>
          <w:numId w:val="60"/>
        </w:numPr>
      </w:pPr>
      <w:bookmarkStart w:id="216" w:name="_Toc204161242"/>
      <w:bookmarkStart w:id="217" w:name="_Toc226736290"/>
      <w:r>
        <w:t>Automated Remediation</w:t>
      </w:r>
      <w:bookmarkEnd w:id="216"/>
      <w:bookmarkEnd w:id="217"/>
    </w:p>
    <w:p w14:paraId="2024D21E" w14:textId="77777777" w:rsidR="007144E3" w:rsidRDefault="007144E3" w:rsidP="007144E3">
      <w:pPr>
        <w:ind w:left="567"/>
      </w:pPr>
      <w:r w:rsidRPr="00C45AB9">
        <w:t>AWS Config rules and Lambda functions can be utilized to automatically address security issues, such as open ports or unencrypted storage buckets. This approach helps maintain compliance and minimizes the need for manual intervention.</w:t>
      </w:r>
    </w:p>
    <w:p w14:paraId="3F9D7974" w14:textId="77777777" w:rsidR="007144E3" w:rsidRPr="00C23B7C" w:rsidRDefault="007144E3" w:rsidP="007144E3">
      <w:pPr>
        <w:pStyle w:val="Currenttext"/>
      </w:pPr>
    </w:p>
    <w:p w14:paraId="17492598" w14:textId="77777777" w:rsidR="007144E3" w:rsidRDefault="007144E3" w:rsidP="007144E3">
      <w:pPr>
        <w:pStyle w:val="Title2"/>
        <w:numPr>
          <w:ilvl w:val="1"/>
          <w:numId w:val="60"/>
        </w:numPr>
      </w:pPr>
      <w:bookmarkStart w:id="218" w:name="_Toc204161243"/>
      <w:bookmarkStart w:id="219" w:name="_Toc226736291"/>
      <w:r>
        <w:t>API</w:t>
      </w:r>
      <w:bookmarkEnd w:id="218"/>
      <w:bookmarkEnd w:id="219"/>
    </w:p>
    <w:p w14:paraId="6C33F283" w14:textId="77777777" w:rsidR="007144E3" w:rsidRDefault="007144E3" w:rsidP="007144E3">
      <w:pPr>
        <w:pStyle w:val="Title3"/>
        <w:numPr>
          <w:ilvl w:val="2"/>
          <w:numId w:val="60"/>
        </w:numPr>
      </w:pPr>
      <w:bookmarkStart w:id="220" w:name="_Toc204161244"/>
      <w:bookmarkStart w:id="221" w:name="_Toc226736292"/>
      <w:r>
        <w:t>Design</w:t>
      </w:r>
      <w:bookmarkEnd w:id="220"/>
      <w:bookmarkEnd w:id="221"/>
    </w:p>
    <w:p w14:paraId="1FEB7192" w14:textId="77777777" w:rsidR="007144E3" w:rsidRDefault="007144E3" w:rsidP="007144E3">
      <w:pPr>
        <w:pStyle w:val="Title4"/>
        <w:numPr>
          <w:ilvl w:val="3"/>
          <w:numId w:val="60"/>
        </w:numPr>
      </w:pPr>
      <w:r>
        <w:t xml:space="preserve">Resource </w:t>
      </w:r>
    </w:p>
    <w:p w14:paraId="2670A9C2" w14:textId="77777777" w:rsidR="007144E3" w:rsidRDefault="007144E3" w:rsidP="007144E3">
      <w:pPr>
        <w:pStyle w:val="Currenttext"/>
      </w:pPr>
      <w:r>
        <w:t xml:space="preserve">Objective of the design of API is to make them as developer friendly as possible, especially for external API which are the visible part of the iceberg.  The name of resources is thus simplified: the concept of ‘request’ which exists in the model is hidden.  For </w:t>
      </w:r>
      <w:proofErr w:type="gramStart"/>
      <w:r>
        <w:t>example</w:t>
      </w:r>
      <w:proofErr w:type="gramEnd"/>
      <w:r>
        <w:t xml:space="preserve"> the creation of an account opening request is made via a </w:t>
      </w:r>
      <w:proofErr w:type="gramStart"/>
      <w:r>
        <w:t>simple POST /accounts</w:t>
      </w:r>
      <w:proofErr w:type="gramEnd"/>
      <w:r>
        <w:t xml:space="preserve">, and not a POST /account-requests while </w:t>
      </w:r>
      <w:proofErr w:type="gramStart"/>
      <w:r>
        <w:t>actually this</w:t>
      </w:r>
      <w:proofErr w:type="gramEnd"/>
      <w:r>
        <w:t xml:space="preserve"> would be more correct regarding the objective of the endpoint.</w:t>
      </w:r>
    </w:p>
    <w:p w14:paraId="4B2D4866" w14:textId="77777777" w:rsidR="007144E3" w:rsidRDefault="007144E3" w:rsidP="007144E3">
      <w:pPr>
        <w:pStyle w:val="Currenttext"/>
      </w:pPr>
      <w:r>
        <w:t xml:space="preserve">All resource and field names follow a lower-camel case convention.  The only exception is in the </w:t>
      </w:r>
      <w:proofErr w:type="spellStart"/>
      <w:r>
        <w:t>openAPI</w:t>
      </w:r>
      <w:proofErr w:type="spellEnd"/>
      <w:r>
        <w:t xml:space="preserve"> file, in the schema description to reference complex object (made of several unitary fields).</w:t>
      </w:r>
    </w:p>
    <w:p w14:paraId="233F517D" w14:textId="77777777" w:rsidR="007144E3" w:rsidRDefault="007144E3" w:rsidP="007144E3">
      <w:pPr>
        <w:pStyle w:val="Title4"/>
        <w:numPr>
          <w:ilvl w:val="3"/>
          <w:numId w:val="60"/>
        </w:numPr>
      </w:pPr>
      <w:r>
        <w:t>Message structure</w:t>
      </w:r>
    </w:p>
    <w:p w14:paraId="4F25F97B" w14:textId="77777777" w:rsidR="007144E3" w:rsidRDefault="007144E3" w:rsidP="007144E3">
      <w:pPr>
        <w:pStyle w:val="Currenttext"/>
      </w:pPr>
      <w:r>
        <w:t>The returned message by an API endpoint call follows always the same structure:</w:t>
      </w:r>
    </w:p>
    <w:p w14:paraId="7EE0D20D" w14:textId="77777777" w:rsidR="007144E3" w:rsidRDefault="007144E3" w:rsidP="007144E3">
      <w:pPr>
        <w:pStyle w:val="Currenttext"/>
        <w:numPr>
          <w:ilvl w:val="0"/>
          <w:numId w:val="37"/>
        </w:numPr>
      </w:pPr>
      <w:r>
        <w:t>A ‘message’ field that provides a description in plain English of the result of the call.  It’s mainly useful for developer to have simple and rapid feedback.  But it could also be used at UI level to provide a message to the user, as result of his/her action.</w:t>
      </w:r>
    </w:p>
    <w:p w14:paraId="11E72BEB" w14:textId="77777777" w:rsidR="007144E3" w:rsidRDefault="007144E3" w:rsidP="007144E3">
      <w:pPr>
        <w:pStyle w:val="Currenttext"/>
        <w:numPr>
          <w:ilvl w:val="0"/>
          <w:numId w:val="37"/>
        </w:numPr>
      </w:pPr>
      <w:r>
        <w:t>A ‘payload’ structure that contains the returned data.  The payload contains the resource(s) in the scope of the API endpoint.</w:t>
      </w:r>
    </w:p>
    <w:p w14:paraId="6C8C9F20" w14:textId="77777777" w:rsidR="007144E3" w:rsidRDefault="007144E3" w:rsidP="007144E3">
      <w:pPr>
        <w:pStyle w:val="Title4"/>
        <w:numPr>
          <w:ilvl w:val="3"/>
          <w:numId w:val="60"/>
        </w:numPr>
      </w:pPr>
      <w:bookmarkStart w:id="222" w:name="_Ref188627211"/>
      <w:r>
        <w:t>Simulation mode</w:t>
      </w:r>
      <w:bookmarkEnd w:id="222"/>
    </w:p>
    <w:p w14:paraId="69C176C6" w14:textId="77777777" w:rsidR="007144E3" w:rsidRDefault="007144E3" w:rsidP="007144E3">
      <w:pPr>
        <w:pStyle w:val="Currenttext"/>
      </w:pPr>
      <w:r>
        <w:t xml:space="preserve">All the API provided by the solution which allows to update information (as POST, PUT, etc) are providing a simulation mode.  </w:t>
      </w:r>
    </w:p>
    <w:p w14:paraId="3DF6765A" w14:textId="77777777" w:rsidR="007144E3" w:rsidRDefault="007144E3" w:rsidP="007144E3">
      <w:pPr>
        <w:pStyle w:val="Currenttext"/>
      </w:pPr>
      <w:r>
        <w:t>The objective of the simulation mode is to let the consumer check that the provided information is correct.  In a simulation mode, the service behind the API will realize all its business logic but without updating any information in DB or creating information in other systems (by calling other services, except if they also provide a simulation mode).</w:t>
      </w:r>
    </w:p>
    <w:p w14:paraId="33272E2B" w14:textId="3DD41060" w:rsidR="007144E3" w:rsidRDefault="007144E3" w:rsidP="007144E3">
      <w:pPr>
        <w:pStyle w:val="Currenttext"/>
      </w:pPr>
      <w:r>
        <w:t xml:space="preserve">The benefit of the simulation mode is mainly for the UI layer: it allows managing a user workflow where there is a confirmation step.  Practically it means that the user is first keying all the required information in the screen, then push on a first ‘validate’ button, that calls the API in simulation mode to check that the provided information is correct.  Then if no error is received from this call, a second button can be shown to the user with a ‘confirm’ label that this time calls the API without the simulation mode, then will then execute the request.  In between, the UI </w:t>
      </w:r>
      <w:r>
        <w:lastRenderedPageBreak/>
        <w:t>could display a message like ‘Are you sure?’.  This is of course optional and depends on the way the UI layer is designed.</w:t>
      </w:r>
    </w:p>
    <w:p w14:paraId="0122E870" w14:textId="77777777" w:rsidR="007144E3" w:rsidRDefault="007144E3" w:rsidP="007144E3">
      <w:pPr>
        <w:pStyle w:val="Currenttext"/>
      </w:pPr>
      <w:r>
        <w:t xml:space="preserve">Practically the simulation mode is implemented use a query parameter </w:t>
      </w:r>
      <w:proofErr w:type="spellStart"/>
      <w:r w:rsidRPr="00691F3B">
        <w:rPr>
          <w:i/>
          <w:iCs/>
        </w:rPr>
        <w:t>simulationIndicator</w:t>
      </w:r>
      <w:proofErr w:type="spellEnd"/>
      <w:r>
        <w:rPr>
          <w:i/>
          <w:iCs/>
        </w:rPr>
        <w:t xml:space="preserve"> </w:t>
      </w:r>
      <w:r w:rsidRPr="00691F3B">
        <w:t>which</w:t>
      </w:r>
      <w:r>
        <w:t xml:space="preserve"> must be set to true to be activated.  If this query parameter is not provided, it’s considered as set to false.  When the simulation mode is activated, the service must control the provided data, do all the business logic that doesn’t lead to a DB update (e.g. call another service to evaluate the fees of a transaction), but not apply any DB update or do calls to other services that would do a DB update (except if this service is also implementing a simulation mode, that could then be used).  </w:t>
      </w:r>
    </w:p>
    <w:p w14:paraId="333BC8BC" w14:textId="77777777" w:rsidR="007144E3" w:rsidRDefault="007144E3" w:rsidP="007144E3">
      <w:pPr>
        <w:pStyle w:val="Title4"/>
        <w:numPr>
          <w:ilvl w:val="3"/>
          <w:numId w:val="60"/>
        </w:numPr>
      </w:pPr>
      <w:r>
        <w:t>Pagination</w:t>
      </w:r>
    </w:p>
    <w:p w14:paraId="1790A90B" w14:textId="77777777" w:rsidR="007144E3" w:rsidRDefault="007144E3" w:rsidP="007144E3">
      <w:pPr>
        <w:pStyle w:val="Currenttext"/>
      </w:pPr>
      <w:r>
        <w:t xml:space="preserve">For </w:t>
      </w:r>
      <w:proofErr w:type="gramStart"/>
      <w:r>
        <w:t>now</w:t>
      </w:r>
      <w:proofErr w:type="gramEnd"/>
      <w:r>
        <w:t xml:space="preserve"> there is no management of pagination at API endpoint level.  But for the GET endpoints that may retrieve </w:t>
      </w:r>
      <w:proofErr w:type="gramStart"/>
      <w:r>
        <w:t>a large number of</w:t>
      </w:r>
      <w:proofErr w:type="gramEnd"/>
      <w:r>
        <w:t xml:space="preserve"> lines, there is a hard-coded limit of lines that can be retrieved.  If this limit is reached, only this limited number of lines will be returned with a return code 206 to warn the consumer.  Up to the consumer to use provided query parameters to make a request that will return a lower number of lines.</w:t>
      </w:r>
    </w:p>
    <w:p w14:paraId="4765ECFD" w14:textId="6019D05A" w:rsidR="00323D67" w:rsidRDefault="003B4D26" w:rsidP="00323D67">
      <w:pPr>
        <w:pStyle w:val="Title4"/>
      </w:pPr>
      <w:r>
        <w:t>Amount</w:t>
      </w:r>
    </w:p>
    <w:p w14:paraId="4ED19413" w14:textId="77777777" w:rsidR="00530B72" w:rsidRDefault="00920AF8" w:rsidP="003B4D26">
      <w:pPr>
        <w:pStyle w:val="Currenttext"/>
      </w:pPr>
      <w:r>
        <w:t>F</w:t>
      </w:r>
      <w:r w:rsidR="003B4D26">
        <w:t xml:space="preserve">ields containing amount are </w:t>
      </w:r>
      <w:r w:rsidR="00651A3A">
        <w:t>grouped with the related currency or digital asset</w:t>
      </w:r>
      <w:r>
        <w:t xml:space="preserve"> to avoid any confusion</w:t>
      </w:r>
      <w:r w:rsidR="00651A3A">
        <w:t xml:space="preserve">.  </w:t>
      </w:r>
      <w:r>
        <w:t xml:space="preserve">There may be some exceptions when the related currency (or digital asset) is obvious.  </w:t>
      </w:r>
    </w:p>
    <w:p w14:paraId="344A4F4D" w14:textId="77777777" w:rsidR="00AC2545" w:rsidRPr="003B4D26" w:rsidRDefault="00AC2545" w:rsidP="00AC2545">
      <w:pPr>
        <w:pStyle w:val="Currenttext"/>
      </w:pPr>
      <w:r>
        <w:t xml:space="preserve">The number of digits after the decimal separator follows the same rules as for their display in UI (cf. § </w:t>
      </w:r>
      <w:r>
        <w:fldChar w:fldCharType="begin"/>
      </w:r>
      <w:r>
        <w:instrText xml:space="preserve"> REF _Ref210996624 \r \h </w:instrText>
      </w:r>
      <w:r>
        <w:fldChar w:fldCharType="separate"/>
      </w:r>
      <w:r>
        <w:t>5.1.1</w:t>
      </w:r>
      <w:r>
        <w:fldChar w:fldCharType="end"/>
      </w:r>
      <w:r>
        <w:t>).  There may be some exceptions when the consumer may need to use this amount to do some computations, as for example when retrieving a price expressed in Euro: having more than 2 significant decimals allows to compute equivalent amount more precisely.</w:t>
      </w:r>
    </w:p>
    <w:p w14:paraId="63405954" w14:textId="3AD40AFF" w:rsidR="003B4D26" w:rsidRDefault="00AE3F0A" w:rsidP="00AE3F0A">
      <w:pPr>
        <w:pStyle w:val="Title4"/>
        <w:rPr>
          <w:ins w:id="223" w:author="ORBAN Olivier" w:date="2026-05-19T13:38:00Z" w16du:dateUtc="2026-05-19T11:38:00Z"/>
        </w:rPr>
      </w:pPr>
      <w:ins w:id="224" w:author="ORBAN Olivier" w:date="2026-05-19T13:37:00Z" w16du:dateUtc="2026-05-19T11:37:00Z">
        <w:r>
          <w:t>Extension (x-</w:t>
        </w:r>
      </w:ins>
      <w:ins w:id="225" w:author="ORBAN Olivier" w:date="2026-05-19T13:38:00Z" w16du:dateUtc="2026-05-19T11:38:00Z">
        <w:r>
          <w:t>)</w:t>
        </w:r>
      </w:ins>
    </w:p>
    <w:p w14:paraId="3E61694B" w14:textId="1A81D5A7" w:rsidR="00AE3F0A" w:rsidRDefault="00AE3F0A" w:rsidP="00AE3F0A">
      <w:pPr>
        <w:pStyle w:val="Currenttext"/>
        <w:rPr>
          <w:ins w:id="226" w:author="ORBAN Olivier" w:date="2026-05-19T13:38:00Z" w16du:dateUtc="2026-05-19T11:38:00Z"/>
        </w:rPr>
      </w:pPr>
      <w:ins w:id="227" w:author="ORBAN Olivier" w:date="2026-05-19T13:38:00Z" w16du:dateUtc="2026-05-19T11:38:00Z">
        <w:r>
          <w:t xml:space="preserve">We use the following extensions to document the REST API endpoints via the </w:t>
        </w:r>
        <w:proofErr w:type="spellStart"/>
        <w:r>
          <w:t>openAPI</w:t>
        </w:r>
        <w:proofErr w:type="spellEnd"/>
        <w:r>
          <w:t xml:space="preserve"> specification:</w:t>
        </w:r>
      </w:ins>
    </w:p>
    <w:p w14:paraId="63E897EE" w14:textId="2A3F7040" w:rsidR="00AE3F0A" w:rsidRDefault="00AE3F0A" w:rsidP="00AE3F0A">
      <w:pPr>
        <w:pStyle w:val="Currenttext"/>
        <w:numPr>
          <w:ilvl w:val="0"/>
          <w:numId w:val="171"/>
        </w:numPr>
        <w:rPr>
          <w:ins w:id="228" w:author="ORBAN Olivier" w:date="2026-05-19T13:38:00Z" w16du:dateUtc="2026-05-19T11:38:00Z"/>
        </w:rPr>
      </w:pPr>
      <w:ins w:id="229" w:author="ORBAN Olivier" w:date="2026-05-19T13:38:00Z" w16du:dateUtc="2026-05-19T11:38:00Z">
        <w:r>
          <w:t>x-role: list the user roles which are required to use the endpoint,</w:t>
        </w:r>
      </w:ins>
    </w:p>
    <w:p w14:paraId="5449578B" w14:textId="118C8DC6" w:rsidR="00AE3F0A" w:rsidRPr="00AE3F0A" w:rsidRDefault="00AE3F0A" w:rsidP="00AE3F0A">
      <w:pPr>
        <w:pStyle w:val="Currenttext"/>
        <w:numPr>
          <w:ilvl w:val="0"/>
          <w:numId w:val="171"/>
        </w:numPr>
        <w:pPrChange w:id="230" w:author="ORBAN Olivier" w:date="2026-05-19T13:38:00Z" w16du:dateUtc="2026-05-19T11:38:00Z">
          <w:pPr>
            <w:pStyle w:val="Currenttext"/>
          </w:pPr>
        </w:pPrChange>
      </w:pPr>
      <w:ins w:id="231" w:author="ORBAN Olivier" w:date="2026-05-19T13:38:00Z" w16du:dateUtc="2026-05-19T11:38:00Z">
        <w:r>
          <w:t>x-</w:t>
        </w:r>
        <w:proofErr w:type="gramStart"/>
        <w:r>
          <w:t>availability:</w:t>
        </w:r>
        <w:proofErr w:type="gramEnd"/>
        <w:r>
          <w:t xml:space="preserve"> indicates in which version of SCS the endpoint is available.</w:t>
        </w:r>
      </w:ins>
    </w:p>
    <w:p w14:paraId="23B1DAAF" w14:textId="77777777" w:rsidR="007144E3" w:rsidRPr="00AA4F27" w:rsidRDefault="007144E3" w:rsidP="007144E3">
      <w:pPr>
        <w:pStyle w:val="Title3"/>
        <w:numPr>
          <w:ilvl w:val="2"/>
          <w:numId w:val="60"/>
        </w:numPr>
      </w:pPr>
      <w:bookmarkStart w:id="232" w:name="_Toc204161245"/>
      <w:bookmarkStart w:id="233" w:name="_Toc226736293"/>
      <w:r w:rsidRPr="00AA4F27">
        <w:t>API Versioning</w:t>
      </w:r>
      <w:bookmarkEnd w:id="232"/>
      <w:bookmarkEnd w:id="233"/>
    </w:p>
    <w:p w14:paraId="573FBA14" w14:textId="77777777" w:rsidR="00B74322" w:rsidRDefault="007144E3" w:rsidP="007144E3">
      <w:pPr>
        <w:pStyle w:val="Currenttext"/>
      </w:pPr>
      <w:r w:rsidRPr="00AA4F27">
        <w:t xml:space="preserve">Versioning ensures backward compatibility and smooth evolution of APIs. </w:t>
      </w:r>
    </w:p>
    <w:p w14:paraId="791F38EF" w14:textId="5259B9F4" w:rsidR="007144E3" w:rsidRPr="00AA4F27" w:rsidRDefault="007144E3" w:rsidP="007144E3">
      <w:pPr>
        <w:pStyle w:val="Currenttext"/>
      </w:pPr>
      <w:r w:rsidRPr="00AA4F27">
        <w:t>AWS API Gateway allows versioning through:</w:t>
      </w:r>
    </w:p>
    <w:p w14:paraId="3DD82AB6" w14:textId="77777777" w:rsidR="007144E3" w:rsidRPr="00AA4F27" w:rsidRDefault="007144E3" w:rsidP="007144E3">
      <w:pPr>
        <w:pStyle w:val="Currenttext"/>
        <w:numPr>
          <w:ilvl w:val="0"/>
          <w:numId w:val="70"/>
        </w:numPr>
      </w:pPr>
      <w:r w:rsidRPr="00AA4F27">
        <w:t>Stage-based versioning (e.g., /v1/, /v2/ in the URL path),</w:t>
      </w:r>
    </w:p>
    <w:p w14:paraId="28EB7058" w14:textId="77777777" w:rsidR="007144E3" w:rsidRPr="00AA4F27" w:rsidRDefault="007144E3" w:rsidP="007144E3">
      <w:pPr>
        <w:pStyle w:val="Currenttext"/>
        <w:numPr>
          <w:ilvl w:val="0"/>
          <w:numId w:val="70"/>
        </w:numPr>
      </w:pPr>
      <w:r w:rsidRPr="00AA4F27">
        <w:t>Custom domain mappings</w:t>
      </w:r>
    </w:p>
    <w:p w14:paraId="6B41ACD8" w14:textId="10FBCA8E" w:rsidR="007144E3" w:rsidRDefault="007144E3" w:rsidP="007144E3">
      <w:pPr>
        <w:pStyle w:val="Currenttext"/>
      </w:pPr>
      <w:r w:rsidRPr="00AA4F27">
        <w:t>SCS</w:t>
      </w:r>
      <w:r w:rsidR="009B4B10">
        <w:t xml:space="preserve"> Core</w:t>
      </w:r>
      <w:r w:rsidRPr="00AA4F27">
        <w:t xml:space="preserve"> is versioned &amp; enabled with above both methods. API deployment stages can also be configured to include environment segregation like </w:t>
      </w:r>
      <w:proofErr w:type="spellStart"/>
      <w:proofErr w:type="gramStart"/>
      <w:r w:rsidRPr="00AA4F27">
        <w:t>dev,uat</w:t>
      </w:r>
      <w:proofErr w:type="gramEnd"/>
      <w:r w:rsidRPr="00AA4F27">
        <w:t>,prd</w:t>
      </w:r>
      <w:proofErr w:type="spellEnd"/>
      <w:r w:rsidRPr="00AA4F27">
        <w:t>.</w:t>
      </w:r>
    </w:p>
    <w:p w14:paraId="271AF6AE" w14:textId="1101664B" w:rsidR="00B74322" w:rsidRDefault="00001B1F" w:rsidP="00626D80">
      <w:pPr>
        <w:pStyle w:val="Title4"/>
      </w:pPr>
      <w:r>
        <w:t xml:space="preserve">REST </w:t>
      </w:r>
      <w:r w:rsidR="00E57242">
        <w:t>API versioning policies</w:t>
      </w:r>
    </w:p>
    <w:p w14:paraId="169CFE64" w14:textId="73CB7473" w:rsidR="00E57242" w:rsidRDefault="00E57242" w:rsidP="00E57242">
      <w:pPr>
        <w:pStyle w:val="Currenttext"/>
      </w:pPr>
      <w:r>
        <w:t xml:space="preserve">The main principle is that a </w:t>
      </w:r>
      <w:r w:rsidR="001F311F">
        <w:t xml:space="preserve">change in </w:t>
      </w:r>
      <w:proofErr w:type="gramStart"/>
      <w:r w:rsidR="001F311F">
        <w:t>an</w:t>
      </w:r>
      <w:proofErr w:type="gramEnd"/>
      <w:r w:rsidR="001F311F">
        <w:t xml:space="preserve"> </w:t>
      </w:r>
      <w:r w:rsidR="00A821EB">
        <w:t xml:space="preserve">REST </w:t>
      </w:r>
      <w:r w:rsidR="001F311F">
        <w:t xml:space="preserve">API endpoint that break the backward compatibility must imply a major version of this API.  </w:t>
      </w:r>
      <w:r w:rsidR="007371EE">
        <w:t xml:space="preserve">While a change in an API endpoint that preserves backward compatibility </w:t>
      </w:r>
      <w:r w:rsidR="003A0075">
        <w:t>must imply a minor version of this API.</w:t>
      </w:r>
    </w:p>
    <w:p w14:paraId="3FB62C89" w14:textId="641B7E27" w:rsidR="00FF6B49" w:rsidRDefault="00001B1F" w:rsidP="00E57242">
      <w:pPr>
        <w:pStyle w:val="Currenttext"/>
      </w:pPr>
      <w:r>
        <w:t>A</w:t>
      </w:r>
      <w:r w:rsidR="00A821EB">
        <w:t xml:space="preserve"> m</w:t>
      </w:r>
      <w:r w:rsidR="003A0075">
        <w:t>ajor version of API must be managed in the URL of the API</w:t>
      </w:r>
      <w:r w:rsidR="00DB27A3">
        <w:t xml:space="preserve"> endpoint.  Minor version of API must be managed in API documentation (i.e. in the </w:t>
      </w:r>
      <w:proofErr w:type="spellStart"/>
      <w:r w:rsidR="00A821EB">
        <w:t>OpenAPI</w:t>
      </w:r>
      <w:proofErr w:type="spellEnd"/>
      <w:r w:rsidR="00A821EB">
        <w:t xml:space="preserve"> file, through the info version attribute).</w:t>
      </w:r>
      <w:r w:rsidR="00764247">
        <w:t xml:space="preserve">  </w:t>
      </w:r>
      <w:r w:rsidR="00FF6B49">
        <w:t>API versionin</w:t>
      </w:r>
      <w:r w:rsidR="007371EE">
        <w:t>g</w:t>
      </w:r>
      <w:r w:rsidR="00FF6B49">
        <w:t xml:space="preserve"> is managed at API level, i.e. at the level of a group of an </w:t>
      </w:r>
      <w:proofErr w:type="gramStart"/>
      <w:r w:rsidR="00FF6B49">
        <w:t>API endpoints</w:t>
      </w:r>
      <w:proofErr w:type="gramEnd"/>
      <w:r w:rsidR="00FF6B49">
        <w:t xml:space="preserve">; all the endpoints </w:t>
      </w:r>
      <w:r w:rsidR="007371EE">
        <w:t>are sharing the same version.</w:t>
      </w:r>
    </w:p>
    <w:p w14:paraId="64B40639" w14:textId="191637F3" w:rsidR="00764247" w:rsidRDefault="00001B1F" w:rsidP="00E57242">
      <w:pPr>
        <w:pStyle w:val="Currenttext"/>
      </w:pPr>
      <w:r>
        <w:t>Here is a non-</w:t>
      </w:r>
      <w:proofErr w:type="spellStart"/>
      <w:r>
        <w:t>exaustive</w:t>
      </w:r>
      <w:proofErr w:type="spellEnd"/>
      <w:r>
        <w:t xml:space="preserve"> list of changes which are breaking and must lead to a major version:</w:t>
      </w:r>
    </w:p>
    <w:p w14:paraId="26C30B12" w14:textId="09486B51" w:rsidR="00001B1F" w:rsidRDefault="00E21FCC" w:rsidP="00E21FCC">
      <w:pPr>
        <w:pStyle w:val="Currenttext"/>
        <w:numPr>
          <w:ilvl w:val="0"/>
          <w:numId w:val="167"/>
        </w:numPr>
      </w:pPr>
      <w:r>
        <w:t>Removal of an endpoint</w:t>
      </w:r>
    </w:p>
    <w:p w14:paraId="42B0F2BE" w14:textId="77370CBA" w:rsidR="00E21FCC" w:rsidRDefault="006A2019" w:rsidP="00E21FCC">
      <w:pPr>
        <w:pStyle w:val="Currenttext"/>
        <w:numPr>
          <w:ilvl w:val="0"/>
          <w:numId w:val="167"/>
        </w:numPr>
      </w:pPr>
      <w:r>
        <w:t>Change in URL/URI</w:t>
      </w:r>
    </w:p>
    <w:p w14:paraId="5220C7B1" w14:textId="36492D32" w:rsidR="006A2019" w:rsidRDefault="006A2019" w:rsidP="00E21FCC">
      <w:pPr>
        <w:pStyle w:val="Currenttext"/>
        <w:numPr>
          <w:ilvl w:val="0"/>
          <w:numId w:val="167"/>
        </w:numPr>
      </w:pPr>
      <w:r>
        <w:t xml:space="preserve">Add new mandatory </w:t>
      </w:r>
      <w:r w:rsidR="005319E8">
        <w:t xml:space="preserve">request / query parameter or </w:t>
      </w:r>
      <w:r>
        <w:t>field in an endpoint payload</w:t>
      </w:r>
      <w:r w:rsidR="009F730F">
        <w:t xml:space="preserve"> input</w:t>
      </w:r>
    </w:p>
    <w:p w14:paraId="225FBC65" w14:textId="4A4F4889" w:rsidR="006A2019" w:rsidRDefault="005319E8" w:rsidP="00E21FCC">
      <w:pPr>
        <w:pStyle w:val="Currenttext"/>
        <w:numPr>
          <w:ilvl w:val="0"/>
          <w:numId w:val="167"/>
        </w:numPr>
      </w:pPr>
      <w:r>
        <w:t>Change name or remove request / query parameters</w:t>
      </w:r>
    </w:p>
    <w:p w14:paraId="6105B74B" w14:textId="77777777" w:rsidR="00AD792E" w:rsidRDefault="00AD792E" w:rsidP="00AD792E">
      <w:pPr>
        <w:pStyle w:val="Currenttext"/>
        <w:numPr>
          <w:ilvl w:val="0"/>
          <w:numId w:val="167"/>
        </w:numPr>
      </w:pPr>
      <w:r>
        <w:t>Remove or change a field in an endpoint payload output</w:t>
      </w:r>
    </w:p>
    <w:p w14:paraId="21832382" w14:textId="02CDD4FF" w:rsidR="00B603C0" w:rsidRDefault="00B603C0" w:rsidP="00E21FCC">
      <w:pPr>
        <w:pStyle w:val="Currenttext"/>
        <w:numPr>
          <w:ilvl w:val="0"/>
          <w:numId w:val="167"/>
        </w:numPr>
      </w:pPr>
      <w:r>
        <w:t xml:space="preserve">Remove or change the name of </w:t>
      </w:r>
      <w:r w:rsidR="009F730F">
        <w:t xml:space="preserve">an </w:t>
      </w:r>
      <w:r w:rsidR="00AD792E">
        <w:t xml:space="preserve">item in an </w:t>
      </w:r>
      <w:proofErr w:type="spellStart"/>
      <w:r w:rsidR="009F730F">
        <w:t>enum</w:t>
      </w:r>
      <w:proofErr w:type="spellEnd"/>
    </w:p>
    <w:p w14:paraId="2A48496B" w14:textId="3F92856F" w:rsidR="009713DB" w:rsidRDefault="009713DB" w:rsidP="00E57242">
      <w:pPr>
        <w:pStyle w:val="Currenttext"/>
      </w:pPr>
      <w:r>
        <w:t>Here is a non-</w:t>
      </w:r>
      <w:proofErr w:type="spellStart"/>
      <w:r>
        <w:t>exaustive</w:t>
      </w:r>
      <w:proofErr w:type="spellEnd"/>
      <w:r>
        <w:t xml:space="preserve"> list of changes which are not breaking and should lead to a minor version:</w:t>
      </w:r>
    </w:p>
    <w:p w14:paraId="29051E93" w14:textId="1B0295BA" w:rsidR="009713DB" w:rsidRDefault="00AB5B8D" w:rsidP="009713DB">
      <w:pPr>
        <w:pStyle w:val="Currenttext"/>
        <w:numPr>
          <w:ilvl w:val="0"/>
          <w:numId w:val="169"/>
        </w:numPr>
      </w:pPr>
      <w:r>
        <w:lastRenderedPageBreak/>
        <w:t>Add a new endpoint</w:t>
      </w:r>
    </w:p>
    <w:p w14:paraId="78B1BBB8" w14:textId="7B51DF0C" w:rsidR="00AB5B8D" w:rsidRDefault="00AB5B8D" w:rsidP="009713DB">
      <w:pPr>
        <w:pStyle w:val="Currenttext"/>
        <w:numPr>
          <w:ilvl w:val="0"/>
          <w:numId w:val="169"/>
        </w:numPr>
      </w:pPr>
      <w:r>
        <w:t>Add new optional request parameter to an existing endpoint</w:t>
      </w:r>
    </w:p>
    <w:p w14:paraId="62154982" w14:textId="6761B83C" w:rsidR="00AB5B8D" w:rsidRDefault="00AB5B8D" w:rsidP="009713DB">
      <w:pPr>
        <w:pStyle w:val="Currenttext"/>
        <w:numPr>
          <w:ilvl w:val="0"/>
          <w:numId w:val="169"/>
        </w:numPr>
      </w:pPr>
      <w:r>
        <w:t xml:space="preserve">Add new values in an existing </w:t>
      </w:r>
      <w:proofErr w:type="spellStart"/>
      <w:r>
        <w:t>enum</w:t>
      </w:r>
      <w:proofErr w:type="spellEnd"/>
    </w:p>
    <w:p w14:paraId="5E1A5EBE" w14:textId="561BB89C" w:rsidR="00436DD8" w:rsidRDefault="00A00912" w:rsidP="00436DD8">
      <w:pPr>
        <w:pStyle w:val="Currenttext"/>
        <w:numPr>
          <w:ilvl w:val="0"/>
          <w:numId w:val="169"/>
        </w:numPr>
      </w:pPr>
      <w:r>
        <w:t>Add new field in an endpoint payload output</w:t>
      </w:r>
    </w:p>
    <w:p w14:paraId="6670462A" w14:textId="064214DE" w:rsidR="00436DD8" w:rsidRDefault="00436DD8" w:rsidP="007E1D8C">
      <w:pPr>
        <w:pStyle w:val="Currenttext"/>
        <w:numPr>
          <w:ilvl w:val="0"/>
          <w:numId w:val="169"/>
        </w:numPr>
      </w:pPr>
      <w:r>
        <w:t>Change the order of the fields in an endpoint payload.</w:t>
      </w:r>
    </w:p>
    <w:p w14:paraId="6F782D2C" w14:textId="7A0B9B0D" w:rsidR="00001B1F" w:rsidRDefault="00533ED1" w:rsidP="00E57242">
      <w:pPr>
        <w:pStyle w:val="Currenttext"/>
      </w:pPr>
      <w:r>
        <w:t xml:space="preserve">Let’s remark that </w:t>
      </w:r>
      <w:r w:rsidR="00770E4C">
        <w:t>resource identifier can’t be changed, even with a major version: a resource identifier must continue to identify the same resource, even in case of major version.</w:t>
      </w:r>
    </w:p>
    <w:p w14:paraId="2861AC0C" w14:textId="7F408736" w:rsidR="00770E4C" w:rsidRDefault="001974C4" w:rsidP="00E57242">
      <w:pPr>
        <w:pStyle w:val="Currenttext"/>
      </w:pPr>
      <w:r>
        <w:t>On the other side, the API consumer must be tolerant about changes in minor versions.</w:t>
      </w:r>
      <w:r w:rsidR="00AF4499">
        <w:t xml:space="preserve">  Here is a non-</w:t>
      </w:r>
      <w:proofErr w:type="spellStart"/>
      <w:r w:rsidR="00AF4499">
        <w:t>exaustive</w:t>
      </w:r>
      <w:proofErr w:type="spellEnd"/>
      <w:r w:rsidR="00AF4499">
        <w:t xml:space="preserve"> list of changes a consumer must be able to deal with:</w:t>
      </w:r>
    </w:p>
    <w:p w14:paraId="4CE55CCD" w14:textId="3FAFBCA6" w:rsidR="00AF4499" w:rsidRDefault="00C7099C" w:rsidP="00AF4499">
      <w:pPr>
        <w:pStyle w:val="Currenttext"/>
        <w:numPr>
          <w:ilvl w:val="0"/>
          <w:numId w:val="168"/>
        </w:numPr>
      </w:pPr>
      <w:r>
        <w:t>Receive unexpected / unknown attributes in an API answer and ignore them</w:t>
      </w:r>
    </w:p>
    <w:p w14:paraId="442C9373" w14:textId="13D8263D" w:rsidR="003864B3" w:rsidRDefault="003864B3" w:rsidP="003864B3">
      <w:pPr>
        <w:pStyle w:val="Currenttext"/>
        <w:numPr>
          <w:ilvl w:val="0"/>
          <w:numId w:val="168"/>
        </w:numPr>
      </w:pPr>
      <w:r>
        <w:t>Receive unexpected / unknown HTTP header in an API answer and ignore them</w:t>
      </w:r>
    </w:p>
    <w:p w14:paraId="3B565EB8" w14:textId="5288C6A9" w:rsidR="003864B3" w:rsidRDefault="003864B3" w:rsidP="003864B3">
      <w:pPr>
        <w:pStyle w:val="Currenttext"/>
        <w:numPr>
          <w:ilvl w:val="0"/>
          <w:numId w:val="168"/>
        </w:numPr>
      </w:pPr>
      <w:r>
        <w:t>Receive attributes in a different order than previously</w:t>
      </w:r>
    </w:p>
    <w:p w14:paraId="2FFC688E" w14:textId="42E42BE4" w:rsidR="003864B3" w:rsidRDefault="00D51C0F" w:rsidP="006D4B1F">
      <w:pPr>
        <w:pStyle w:val="Currenttext"/>
      </w:pPr>
      <w:r>
        <w:t xml:space="preserve">The service that exposes the API </w:t>
      </w:r>
      <w:r w:rsidR="0098777F">
        <w:t xml:space="preserve">must manage backward compatibility, considering that at least </w:t>
      </w:r>
      <w:r w:rsidR="001E1104">
        <w:t xml:space="preserve">the </w:t>
      </w:r>
      <w:r w:rsidR="0098777F">
        <w:t>two</w:t>
      </w:r>
      <w:r w:rsidR="001E1104">
        <w:t xml:space="preserve"> last minor versions of the endpoint must be supported.  </w:t>
      </w:r>
      <w:r w:rsidR="00B82C35">
        <w:t xml:space="preserve">That means that if current version of the API is </w:t>
      </w:r>
      <w:proofErr w:type="spellStart"/>
      <w:proofErr w:type="gramStart"/>
      <w:r w:rsidR="00B82C35">
        <w:t>vX.Y</w:t>
      </w:r>
      <w:proofErr w:type="spellEnd"/>
      <w:proofErr w:type="gramEnd"/>
      <w:r w:rsidR="00B82C35">
        <w:t xml:space="preserve">, the service must still accept calls using the </w:t>
      </w:r>
      <w:proofErr w:type="gramStart"/>
      <w:r w:rsidR="00B82C35">
        <w:t>vX.Y</w:t>
      </w:r>
      <w:proofErr w:type="gramEnd"/>
      <w:r w:rsidR="00B82C35">
        <w:t xml:space="preserve">-2 contract.  If Y is </w:t>
      </w:r>
      <w:r w:rsidR="009C65CD">
        <w:t>lower than 3, it means that the service must still accept calls using the vX-1 of the contract.</w:t>
      </w:r>
    </w:p>
    <w:p w14:paraId="3498688C" w14:textId="381D5EBC" w:rsidR="00FC1233" w:rsidRDefault="00FC1233" w:rsidP="007E1D8C">
      <w:pPr>
        <w:pStyle w:val="Currenttext"/>
      </w:pPr>
      <w:r>
        <w:t xml:space="preserve">Let’s notice that the service has its own version, which </w:t>
      </w:r>
      <w:r w:rsidR="00D84809">
        <w:t>is not identical to the API version: the service version may evolve for other reason than an API update.  But an API update should impact the service version.</w:t>
      </w:r>
    </w:p>
    <w:p w14:paraId="5DCFE442" w14:textId="77777777" w:rsidR="003864B3" w:rsidRPr="00E57242" w:rsidRDefault="003864B3" w:rsidP="007E1D8C">
      <w:pPr>
        <w:pStyle w:val="Currenttext"/>
        <w:ind w:left="1287"/>
      </w:pPr>
    </w:p>
    <w:p w14:paraId="5190C23E" w14:textId="77777777" w:rsidR="007144E3" w:rsidRDefault="007144E3" w:rsidP="007144E3">
      <w:pPr>
        <w:pStyle w:val="Title3"/>
        <w:numPr>
          <w:ilvl w:val="2"/>
          <w:numId w:val="60"/>
        </w:numPr>
      </w:pPr>
      <w:bookmarkStart w:id="234" w:name="_Ref203492849"/>
      <w:bookmarkStart w:id="235" w:name="_Toc204161246"/>
      <w:bookmarkStart w:id="236" w:name="_Toc226736294"/>
      <w:r>
        <w:t>Non-repudiation</w:t>
      </w:r>
      <w:bookmarkEnd w:id="234"/>
      <w:bookmarkEnd w:id="235"/>
      <w:bookmarkEnd w:id="236"/>
    </w:p>
    <w:p w14:paraId="3978B464" w14:textId="359024B1" w:rsidR="007144E3" w:rsidRPr="00C9404C" w:rsidRDefault="007144E3" w:rsidP="007144E3">
      <w:pPr>
        <w:ind w:left="567"/>
      </w:pPr>
      <w:r>
        <w:t>Each API endpoint that captures a customer request (as for example the creation of a buying order) accepts a ‘</w:t>
      </w:r>
      <w:r w:rsidR="001176A3">
        <w:t>Authorization-Reference</w:t>
      </w:r>
      <w:r w:rsidR="00663ADE">
        <w:t xml:space="preserve">’ header </w:t>
      </w:r>
      <w:r>
        <w:t xml:space="preserve">which should be used to store a reference to the customer </w:t>
      </w:r>
      <w:r w:rsidR="001176A3">
        <w:t xml:space="preserve">authorization (or </w:t>
      </w:r>
      <w:r>
        <w:t>signature</w:t>
      </w:r>
      <w:r w:rsidR="001176A3">
        <w:t>)</w:t>
      </w:r>
      <w:r>
        <w:t xml:space="preserve">.  This customer signature (e.g. an authentication of the customer via a dedicated mechanism) </w:t>
      </w:r>
      <w:proofErr w:type="gramStart"/>
      <w:r>
        <w:t>has to</w:t>
      </w:r>
      <w:proofErr w:type="gramEnd"/>
      <w:r>
        <w:t xml:space="preserve"> be managed by the bank by its own security-related mechanisms.  This reference to the customer signature is store</w:t>
      </w:r>
      <w:r w:rsidR="00663ADE">
        <w:t>d</w:t>
      </w:r>
      <w:r>
        <w:t xml:space="preserve"> in the SCS</w:t>
      </w:r>
      <w:r w:rsidR="000938AC">
        <w:t xml:space="preserve"> Core</w:t>
      </w:r>
      <w:r>
        <w:t xml:space="preserve"> database, </w:t>
      </w:r>
      <w:proofErr w:type="gramStart"/>
      <w:r>
        <w:t>in order to</w:t>
      </w:r>
      <w:proofErr w:type="gramEnd"/>
      <w:r>
        <w:t xml:space="preserve"> keep a link to the signature, for future justification.  It’s up to the integration project to identify the reference to use: it could be token, a</w:t>
      </w:r>
      <w:r w:rsidR="00663ADE">
        <w:t>n</w:t>
      </w:r>
      <w:r>
        <w:t xml:space="preserve"> authentication session id, a hash, etc.</w:t>
      </w:r>
    </w:p>
    <w:p w14:paraId="66AD416F" w14:textId="77777777" w:rsidR="007144E3" w:rsidRDefault="007144E3" w:rsidP="007144E3">
      <w:pPr>
        <w:pStyle w:val="Title3"/>
        <w:numPr>
          <w:ilvl w:val="2"/>
          <w:numId w:val="60"/>
        </w:numPr>
      </w:pPr>
      <w:bookmarkStart w:id="237" w:name="_Toc204161247"/>
      <w:bookmarkStart w:id="238" w:name="_Toc226736295"/>
      <w:r>
        <w:t>Error management in API</w:t>
      </w:r>
      <w:bookmarkEnd w:id="237"/>
      <w:bookmarkEnd w:id="238"/>
    </w:p>
    <w:p w14:paraId="1FB428C0" w14:textId="77777777" w:rsidR="007144E3" w:rsidRDefault="007144E3" w:rsidP="007144E3">
      <w:pPr>
        <w:spacing w:after="160" w:line="259" w:lineRule="auto"/>
        <w:ind w:left="567"/>
      </w:pPr>
      <w:r>
        <w:t xml:space="preserve">This chapter is related to the management of errors when calling API endpoints.  This management is aligned on REST API error management best practices, especially on the usage of status code (cf. for example </w:t>
      </w:r>
      <w:hyperlink r:id="rId109" w:history="1">
        <w:r w:rsidRPr="00647FD7">
          <w:rPr>
            <w:rStyle w:val="Hyperlink"/>
          </w:rPr>
          <w:t>https://developer.mozilla.org/en-US/docs/Web/HTTP/Status</w:t>
        </w:r>
      </w:hyperlink>
      <w:r>
        <w:t>); the focus here is on client errors and server errors.</w:t>
      </w:r>
    </w:p>
    <w:p w14:paraId="5D8C1707" w14:textId="77777777" w:rsidR="007144E3" w:rsidRDefault="007144E3" w:rsidP="007144E3">
      <w:pPr>
        <w:spacing w:after="160" w:line="259" w:lineRule="auto"/>
        <w:ind w:left="567"/>
      </w:pPr>
      <w:r>
        <w:t>It’s important to distinct these two types of errors:</w:t>
      </w:r>
    </w:p>
    <w:p w14:paraId="625C5A1B" w14:textId="77777777" w:rsidR="007144E3" w:rsidRDefault="007144E3" w:rsidP="007144E3">
      <w:pPr>
        <w:pStyle w:val="Currenttext"/>
        <w:numPr>
          <w:ilvl w:val="0"/>
          <w:numId w:val="22"/>
        </w:numPr>
      </w:pPr>
      <w:r>
        <w:t xml:space="preserve">Client errors (status code 4xx) are triggers by the information provided by the client, which are not accepted by the service logic.  There are also called ‘intended errors’ as these errors are explicitly managed by the service logic.  An example is an error that would occur because a customer doesn’t </w:t>
      </w:r>
      <w:proofErr w:type="gramStart"/>
      <w:r>
        <w:t>exist, or</w:t>
      </w:r>
      <w:proofErr w:type="gramEnd"/>
      <w:r>
        <w:t xml:space="preserve"> has not the right status.</w:t>
      </w:r>
    </w:p>
    <w:p w14:paraId="0BF9B399" w14:textId="77777777" w:rsidR="007144E3" w:rsidRDefault="007144E3" w:rsidP="007144E3">
      <w:pPr>
        <w:pStyle w:val="Currenttext"/>
        <w:numPr>
          <w:ilvl w:val="0"/>
          <w:numId w:val="22"/>
        </w:numPr>
      </w:pPr>
      <w:r>
        <w:t xml:space="preserve">Server errors (status code 5xx) are independent of the client </w:t>
      </w:r>
      <w:proofErr w:type="gramStart"/>
      <w:r>
        <w:t>information,</w:t>
      </w:r>
      <w:proofErr w:type="gramEnd"/>
      <w:r>
        <w:t xml:space="preserve"> they can happen even if the provided information is perfectly acceptable from a functional point of view.  They are only related to the server context.  They are usually more technical and less expected.  An example is the unavailability of the data base, avoiding its update.</w:t>
      </w:r>
    </w:p>
    <w:p w14:paraId="056BBCBE" w14:textId="77777777" w:rsidR="007144E3" w:rsidRDefault="007144E3" w:rsidP="007144E3">
      <w:pPr>
        <w:spacing w:after="160" w:line="259" w:lineRule="auto"/>
        <w:ind w:left="567"/>
      </w:pPr>
    </w:p>
    <w:p w14:paraId="1134756E" w14:textId="4086F5C2" w:rsidR="007144E3" w:rsidRDefault="007144E3" w:rsidP="007144E3">
      <w:pPr>
        <w:spacing w:after="160" w:line="259" w:lineRule="auto"/>
        <w:ind w:left="567"/>
      </w:pPr>
      <w:r>
        <w:t xml:space="preserve">In both cases, the API endpoint must return details on the error.  The SCS </w:t>
      </w:r>
      <w:r w:rsidR="000938AC">
        <w:t xml:space="preserve">Core </w:t>
      </w:r>
      <w:r>
        <w:t xml:space="preserve">API will provide the following information (cf. also the documentation of API in </w:t>
      </w:r>
      <w:proofErr w:type="spellStart"/>
      <w:r>
        <w:t>openAPI</w:t>
      </w:r>
      <w:proofErr w:type="spellEnd"/>
      <w:r>
        <w:t xml:space="preserve"> format that details this information):</w:t>
      </w:r>
    </w:p>
    <w:p w14:paraId="2489BD7A" w14:textId="77777777" w:rsidR="007144E3" w:rsidRPr="000B159C" w:rsidRDefault="007144E3" w:rsidP="007144E3">
      <w:pPr>
        <w:pStyle w:val="Currenttext"/>
        <w:numPr>
          <w:ilvl w:val="0"/>
          <w:numId w:val="22"/>
        </w:numPr>
      </w:pPr>
      <w:proofErr w:type="spellStart"/>
      <w:r w:rsidRPr="000B159C">
        <w:t>traceId</w:t>
      </w:r>
      <w:proofErr w:type="spellEnd"/>
      <w:r w:rsidRPr="000B159C">
        <w:t xml:space="preserve">: </w:t>
      </w:r>
      <w:r>
        <w:t>if a trace id has been generated by the service, this one is provided</w:t>
      </w:r>
    </w:p>
    <w:p w14:paraId="5336B3DB" w14:textId="77777777" w:rsidR="007144E3" w:rsidRPr="000B159C" w:rsidRDefault="007144E3" w:rsidP="007144E3">
      <w:pPr>
        <w:pStyle w:val="Currenttext"/>
        <w:numPr>
          <w:ilvl w:val="0"/>
          <w:numId w:val="22"/>
        </w:numPr>
      </w:pPr>
      <w:proofErr w:type="spellStart"/>
      <w:r w:rsidRPr="000B159C">
        <w:t>returnCode</w:t>
      </w:r>
      <w:proofErr w:type="spellEnd"/>
      <w:r w:rsidRPr="000B159C">
        <w:t>: a “human readable” code which identifies univocally the error.  The API documentation must list all the return code that can be provided by each endpoint.  For example: “ACCOUNT_ALREADY_EXIST” if a customer is trying to create twice an account (this is a 4xx error).  Or for example “CUSTODIAN_NOT_AVAILABLE” if an API call to Fireblocks is failing for technical reason</w:t>
      </w:r>
      <w:r>
        <w:t xml:space="preserve"> (</w:t>
      </w:r>
      <w:r w:rsidRPr="000B159C">
        <w:t>this is a 5xx error</w:t>
      </w:r>
      <w:r>
        <w:t>)</w:t>
      </w:r>
      <w:r w:rsidRPr="000B159C">
        <w:t>.</w:t>
      </w:r>
    </w:p>
    <w:p w14:paraId="749EBDC9" w14:textId="77777777" w:rsidR="007144E3" w:rsidRPr="000B159C" w:rsidRDefault="007144E3" w:rsidP="007144E3">
      <w:pPr>
        <w:pStyle w:val="Currenttext"/>
        <w:numPr>
          <w:ilvl w:val="0"/>
          <w:numId w:val="22"/>
        </w:numPr>
      </w:pPr>
      <w:r w:rsidRPr="000B159C">
        <w:t>label: a text detailing the error.  For the same example: “This customer has already an account</w:t>
      </w:r>
      <w:r>
        <w:t>.</w:t>
      </w:r>
    </w:p>
    <w:p w14:paraId="08E3B113" w14:textId="77777777" w:rsidR="007144E3" w:rsidRPr="000B159C" w:rsidRDefault="007144E3" w:rsidP="007144E3">
      <w:pPr>
        <w:pStyle w:val="Currenttext"/>
        <w:numPr>
          <w:ilvl w:val="0"/>
          <w:numId w:val="22"/>
        </w:numPr>
      </w:pPr>
      <w:r w:rsidRPr="000B159C">
        <w:lastRenderedPageBreak/>
        <w:t xml:space="preserve">type: to distinct business error, security error, technical error.  4xx errors </w:t>
      </w:r>
      <w:r>
        <w:t>are</w:t>
      </w:r>
      <w:r w:rsidRPr="000B159C">
        <w:t xml:space="preserve"> ‘BUS’ or ‘SEC’.  5xx error </w:t>
      </w:r>
      <w:r>
        <w:t>are</w:t>
      </w:r>
      <w:r w:rsidRPr="000B159C">
        <w:t xml:space="preserve"> ‘TEC’.</w:t>
      </w:r>
    </w:p>
    <w:p w14:paraId="220CCC7E" w14:textId="77777777" w:rsidR="007144E3" w:rsidRPr="000B159C" w:rsidRDefault="007144E3" w:rsidP="007144E3">
      <w:pPr>
        <w:pStyle w:val="Currenttext"/>
        <w:numPr>
          <w:ilvl w:val="0"/>
          <w:numId w:val="22"/>
        </w:numPr>
      </w:pPr>
      <w:r w:rsidRPr="000B159C">
        <w:t xml:space="preserve">origin: something that allows to identify where the error happened, </w:t>
      </w:r>
      <w:r>
        <w:t>as for example</w:t>
      </w:r>
      <w:r w:rsidRPr="000B159C">
        <w:t xml:space="preserve"> the name of </w:t>
      </w:r>
      <w:r>
        <w:t>a</w:t>
      </w:r>
      <w:r w:rsidRPr="000B159C">
        <w:t xml:space="preserve"> microservice, suffixed with name of </w:t>
      </w:r>
      <w:r>
        <w:t>a</w:t>
      </w:r>
      <w:r w:rsidRPr="000B159C">
        <w:t xml:space="preserve"> method.</w:t>
      </w:r>
    </w:p>
    <w:p w14:paraId="600DC627" w14:textId="77777777" w:rsidR="007144E3" w:rsidRPr="000B159C" w:rsidRDefault="007144E3" w:rsidP="007144E3">
      <w:pPr>
        <w:pStyle w:val="Currenttext"/>
        <w:numPr>
          <w:ilvl w:val="0"/>
          <w:numId w:val="22"/>
        </w:numPr>
      </w:pPr>
      <w:r w:rsidRPr="000B159C">
        <w:t xml:space="preserve">source: a reference to the resource attribute that triggers the error, if relevant (only for 4xx).  For </w:t>
      </w:r>
      <w:proofErr w:type="gramStart"/>
      <w:r w:rsidRPr="000B159C">
        <w:t>example</w:t>
      </w:r>
      <w:proofErr w:type="gramEnd"/>
      <w:r w:rsidRPr="000B159C">
        <w:t xml:space="preserve"> ‘</w:t>
      </w:r>
      <w:proofErr w:type="spellStart"/>
      <w:r>
        <w:t>account</w:t>
      </w:r>
      <w:r w:rsidRPr="000B159C">
        <w:t>Id</w:t>
      </w:r>
      <w:proofErr w:type="spellEnd"/>
      <w:r w:rsidRPr="000B159C">
        <w:t>’.</w:t>
      </w:r>
    </w:p>
    <w:p w14:paraId="0B77B1D8" w14:textId="77777777" w:rsidR="007144E3" w:rsidRPr="000B159C" w:rsidRDefault="007144E3" w:rsidP="007144E3">
      <w:pPr>
        <w:pStyle w:val="Currenttext"/>
        <w:numPr>
          <w:ilvl w:val="0"/>
          <w:numId w:val="22"/>
        </w:numPr>
      </w:pPr>
      <w:r w:rsidRPr="000B159C">
        <w:t xml:space="preserve">parameters: a list of key-value that allows providing more details on the error.  For the same example </w:t>
      </w:r>
      <w:r>
        <w:t xml:space="preserve">this </w:t>
      </w:r>
      <w:r w:rsidRPr="000B159C">
        <w:t xml:space="preserve">could be [ </w:t>
      </w:r>
      <w:proofErr w:type="gramStart"/>
      <w:r w:rsidRPr="000B159C">
        <w:t>{ “</w:t>
      </w:r>
      <w:proofErr w:type="gramEnd"/>
      <w:r w:rsidRPr="000B159C">
        <w:t>code</w:t>
      </w:r>
      <w:proofErr w:type="gramStart"/>
      <w:r w:rsidRPr="000B159C">
        <w:t>” :</w:t>
      </w:r>
      <w:proofErr w:type="gramEnd"/>
      <w:r w:rsidRPr="000B159C">
        <w:t xml:space="preserve"> ”</w:t>
      </w:r>
      <w:proofErr w:type="spellStart"/>
      <w:r>
        <w:t>account</w:t>
      </w:r>
      <w:r w:rsidRPr="000B159C">
        <w:t>Id</w:t>
      </w:r>
      <w:proofErr w:type="spellEnd"/>
      <w:r w:rsidRPr="000B159C">
        <w:t>”</w:t>
      </w:r>
      <w:proofErr w:type="gramStart"/>
      <w:r w:rsidRPr="000B159C">
        <w:t>, ”value” :</w:t>
      </w:r>
      <w:proofErr w:type="gramEnd"/>
      <w:r w:rsidRPr="000B159C">
        <w:t xml:space="preserve"> ”</w:t>
      </w:r>
      <w:proofErr w:type="spellStart"/>
      <w:r w:rsidRPr="000B159C">
        <w:t>xxxxxx</w:t>
      </w:r>
      <w:proofErr w:type="spellEnd"/>
      <w:proofErr w:type="gramStart"/>
      <w:r w:rsidRPr="000B159C">
        <w:t>” }</w:t>
      </w:r>
      <w:proofErr w:type="gramEnd"/>
      <w:r w:rsidRPr="000B159C">
        <w:t xml:space="preserve"> ] which would allow to provide details on the </w:t>
      </w:r>
      <w:proofErr w:type="spellStart"/>
      <w:r>
        <w:t>account</w:t>
      </w:r>
      <w:r w:rsidRPr="000B159C">
        <w:t>Id</w:t>
      </w:r>
      <w:proofErr w:type="spellEnd"/>
      <w:r w:rsidRPr="000B159C">
        <w:t>.</w:t>
      </w:r>
    </w:p>
    <w:p w14:paraId="09EE5F9F" w14:textId="77777777" w:rsidR="007144E3" w:rsidRDefault="007144E3" w:rsidP="007144E3">
      <w:pPr>
        <w:spacing w:after="160" w:line="259" w:lineRule="auto"/>
        <w:ind w:left="567"/>
      </w:pPr>
    </w:p>
    <w:p w14:paraId="18D71A6D" w14:textId="77777777" w:rsidR="007144E3" w:rsidRDefault="007144E3" w:rsidP="007144E3">
      <w:pPr>
        <w:pStyle w:val="Title3"/>
        <w:numPr>
          <w:ilvl w:val="2"/>
          <w:numId w:val="60"/>
        </w:numPr>
      </w:pPr>
      <w:bookmarkStart w:id="239" w:name="_Toc204161248"/>
      <w:bookmarkStart w:id="240" w:name="_Toc226736296"/>
      <w:r>
        <w:t>Idempotency</w:t>
      </w:r>
      <w:bookmarkEnd w:id="239"/>
      <w:bookmarkEnd w:id="240"/>
    </w:p>
    <w:p w14:paraId="0F1D7BE7" w14:textId="77777777" w:rsidR="007144E3" w:rsidRDefault="007144E3" w:rsidP="007144E3">
      <w:pPr>
        <w:ind w:left="567"/>
      </w:pPr>
      <w:r>
        <w:t xml:space="preserve">An API endpoint is idempotent if a consumer can call it multiple times, with the same information (in other words making the same call) and always get the same result. </w:t>
      </w:r>
    </w:p>
    <w:p w14:paraId="7926F826" w14:textId="77777777" w:rsidR="007144E3" w:rsidRDefault="007144E3" w:rsidP="007144E3">
      <w:pPr>
        <w:ind w:left="567"/>
      </w:pPr>
      <w:r>
        <w:t xml:space="preserve"> </w:t>
      </w:r>
    </w:p>
    <w:p w14:paraId="670AC296" w14:textId="77777777" w:rsidR="007144E3" w:rsidRDefault="007144E3" w:rsidP="007144E3">
      <w:pPr>
        <w:ind w:left="567"/>
      </w:pPr>
      <w:r>
        <w:t xml:space="preserve">This is an important feature specially in the case of endpoints which create (or update) information.  For </w:t>
      </w:r>
      <w:proofErr w:type="gramStart"/>
      <w:r>
        <w:t>example</w:t>
      </w:r>
      <w:proofErr w:type="gramEnd"/>
      <w:r>
        <w:t xml:space="preserve"> if the front-end calls an endpoint to create a buying order request, the order can be created by the back-end service, but the answer can be lost due to network issues.  As it doesn’t receive an answer, the front-end will try to call again the endpoint with the same request: the </w:t>
      </w:r>
      <w:proofErr w:type="gramStart"/>
      <w:r>
        <w:t>back-end</w:t>
      </w:r>
      <w:proofErr w:type="gramEnd"/>
      <w:r>
        <w:t xml:space="preserve"> must identify that it’s the same call and not create again the buying order, but answer with the same answer as for the first call.</w:t>
      </w:r>
    </w:p>
    <w:p w14:paraId="22D7ED34" w14:textId="77777777" w:rsidR="007144E3" w:rsidRDefault="007144E3" w:rsidP="007144E3">
      <w:pPr>
        <w:ind w:left="567"/>
      </w:pPr>
    </w:p>
    <w:p w14:paraId="50B3AF45" w14:textId="77777777" w:rsidR="007144E3" w:rsidRDefault="007144E3" w:rsidP="007144E3">
      <w:pPr>
        <w:ind w:left="567"/>
      </w:pPr>
      <w:r w:rsidRPr="007F6C3E">
        <w:t>An idempotent API endpoint relies on a Idempotency-Key w</w:t>
      </w:r>
      <w:r>
        <w:t xml:space="preserve">hich must be provided by the consumer in the header.  It’s up to the consumer to provide an Idempotency-Key which uniquely identifies a call (from a functional point of view).  This header attribute must be provided to subsequent API call (for example to internal API call), </w:t>
      </w:r>
      <w:proofErr w:type="gramStart"/>
      <w:r>
        <w:t>in order to</w:t>
      </w:r>
      <w:proofErr w:type="gramEnd"/>
      <w:r>
        <w:t xml:space="preserve"> control the idempotency in the full chain of calls. </w:t>
      </w:r>
    </w:p>
    <w:p w14:paraId="1857B991" w14:textId="77777777" w:rsidR="007144E3" w:rsidRDefault="007144E3" w:rsidP="007144E3">
      <w:pPr>
        <w:ind w:left="567"/>
      </w:pPr>
      <w:r>
        <w:t xml:space="preserve">That means that the Idempotency-Key is not sufficient to identify uniquely one call; </w:t>
      </w:r>
      <w:proofErr w:type="gramStart"/>
      <w:r>
        <w:t>consequently</w:t>
      </w:r>
      <w:proofErr w:type="gramEnd"/>
      <w:r>
        <w:t xml:space="preserve"> the API endpoint must also </w:t>
      </w:r>
      <w:proofErr w:type="gramStart"/>
      <w:r>
        <w:t>take into account</w:t>
      </w:r>
      <w:proofErr w:type="gramEnd"/>
      <w:r>
        <w:t xml:space="preserve"> the signature of the call, including the REST verb (e.g. POST, GET, etc), the resource path and the input payload.  Each API endpoint, which supports idempotency, must create a hash with this set of information (i.e. the Idempotency-Key, the REST verb, the resource path and the input payload) which is used to identify a unique call.  This hash must be saved in an idempotency cache next to the answer (full payload) which is provided by the service.  </w:t>
      </w:r>
    </w:p>
    <w:p w14:paraId="7876BECC" w14:textId="77777777" w:rsidR="007144E3" w:rsidRDefault="007144E3" w:rsidP="007144E3">
      <w:pPr>
        <w:ind w:left="567"/>
      </w:pPr>
      <w:r>
        <w:t>For each call, the API endpoint must check if a similar call has not been done yet, by hashing the different information and search in the idempotency cache.  If some information is found, the business logic of the service can be by-passed, and the previous answer must be again provided.</w:t>
      </w:r>
    </w:p>
    <w:p w14:paraId="7E82911D" w14:textId="77777777" w:rsidR="007144E3" w:rsidRPr="007F6C3E" w:rsidRDefault="007144E3" w:rsidP="007144E3">
      <w:pPr>
        <w:ind w:left="567"/>
      </w:pPr>
      <w:r>
        <w:t xml:space="preserve">The idempotency cache should be regularly </w:t>
      </w:r>
      <w:proofErr w:type="gramStart"/>
      <w:r>
        <w:t>cleaned-up</w:t>
      </w:r>
      <w:proofErr w:type="gramEnd"/>
      <w:r>
        <w:t xml:space="preserve"> as its content is only applicable for short periods of time, as for example max 24 hours.</w:t>
      </w:r>
    </w:p>
    <w:p w14:paraId="72061339" w14:textId="77777777" w:rsidR="007144E3" w:rsidRPr="007F6C3E" w:rsidRDefault="007144E3" w:rsidP="007144E3">
      <w:pPr>
        <w:ind w:left="567"/>
      </w:pPr>
    </w:p>
    <w:p w14:paraId="6E1C5E20" w14:textId="77777777" w:rsidR="007144E3" w:rsidRDefault="007144E3" w:rsidP="007144E3">
      <w:pPr>
        <w:ind w:left="567"/>
      </w:pPr>
      <w:r>
        <w:t xml:space="preserve">Let’s remark that Fireblocks API to create transaction foresees the usage of an </w:t>
      </w:r>
      <w:proofErr w:type="spellStart"/>
      <w:r>
        <w:t>externalTxId</w:t>
      </w:r>
      <w:proofErr w:type="spellEnd"/>
      <w:r>
        <w:t xml:space="preserve"> attribute which should identify, from caller point of view (i.e. our solution), the transaction.  Fireblocks will reject a second transaction using the same </w:t>
      </w:r>
      <w:proofErr w:type="spellStart"/>
      <w:r>
        <w:t>externalTxId</w:t>
      </w:r>
      <w:proofErr w:type="spellEnd"/>
      <w:r>
        <w:t xml:space="preserve">.  This </w:t>
      </w:r>
      <w:proofErr w:type="spellStart"/>
      <w:r>
        <w:t>externalTxId</w:t>
      </w:r>
      <w:proofErr w:type="spellEnd"/>
      <w:r>
        <w:t xml:space="preserve"> should be fed with our own operation id.</w:t>
      </w:r>
    </w:p>
    <w:p w14:paraId="5153EB88" w14:textId="77777777" w:rsidR="007144E3" w:rsidRDefault="007144E3" w:rsidP="007144E3">
      <w:pPr>
        <w:pStyle w:val="Title3"/>
        <w:numPr>
          <w:ilvl w:val="2"/>
          <w:numId w:val="60"/>
        </w:numPr>
      </w:pPr>
      <w:bookmarkStart w:id="241" w:name="_Toc204161249"/>
      <w:bookmarkStart w:id="242" w:name="_Toc226736297"/>
      <w:r>
        <w:t>API consumption</w:t>
      </w:r>
      <w:bookmarkEnd w:id="241"/>
      <w:bookmarkEnd w:id="242"/>
    </w:p>
    <w:p w14:paraId="1B7FAEA1" w14:textId="152393C5" w:rsidR="007144E3" w:rsidRDefault="007144E3" w:rsidP="007144E3">
      <w:pPr>
        <w:ind w:left="567"/>
      </w:pPr>
      <w:r>
        <w:t>Regarding consumed API, there is on one side the API provided by partners for which the SCS</w:t>
      </w:r>
      <w:r w:rsidR="000938AC">
        <w:t xml:space="preserve"> Core</w:t>
      </w:r>
      <w:r>
        <w:t xml:space="preserve"> complies with their provided API, and on the other sides the API that should be provided by the Core Banking System (CBS) the solution should integrate with.  </w:t>
      </w:r>
    </w:p>
    <w:p w14:paraId="0C5B1163" w14:textId="77777777" w:rsidR="007144E3" w:rsidRDefault="007144E3" w:rsidP="007144E3">
      <w:pPr>
        <w:ind w:left="567"/>
      </w:pPr>
      <w:r>
        <w:t xml:space="preserve">The list of consumed </w:t>
      </w:r>
      <w:proofErr w:type="gramStart"/>
      <w:r>
        <w:t>API</w:t>
      </w:r>
      <w:proofErr w:type="gramEnd"/>
      <w:r>
        <w:t xml:space="preserve"> is described in the integration guide.</w:t>
      </w:r>
    </w:p>
    <w:p w14:paraId="1CB6AD9A" w14:textId="6545C877" w:rsidR="007144E3" w:rsidRDefault="007144E3" w:rsidP="007144E3">
      <w:pPr>
        <w:ind w:left="567"/>
      </w:pPr>
      <w:r>
        <w:t xml:space="preserve">For the CBS API, the SCS </w:t>
      </w:r>
      <w:r w:rsidR="000938AC">
        <w:t xml:space="preserve">Core </w:t>
      </w:r>
      <w:r>
        <w:t xml:space="preserve">defines the endpoints and information it expects to be provided by the CBS.  For testing purpose, a set of default implementations (mock) is provided.  But the responsibility of the integration project is to map these SCS </w:t>
      </w:r>
      <w:r w:rsidR="000938AC">
        <w:t xml:space="preserve">Core </w:t>
      </w:r>
      <w:r>
        <w:t>consumed API with the reality of the ones provided by the CBS.</w:t>
      </w:r>
    </w:p>
    <w:p w14:paraId="272EADFC" w14:textId="77777777" w:rsidR="007144E3" w:rsidRDefault="007144E3" w:rsidP="007144E3">
      <w:pPr>
        <w:ind w:left="567"/>
      </w:pPr>
      <w:r>
        <w:t xml:space="preserve">The documentation of the consumed CBS API endpoints is available in a dedicated </w:t>
      </w:r>
      <w:proofErr w:type="spellStart"/>
      <w:r>
        <w:t>openAPI</w:t>
      </w:r>
      <w:proofErr w:type="spellEnd"/>
      <w:r>
        <w:t xml:space="preserve"> file.</w:t>
      </w:r>
    </w:p>
    <w:p w14:paraId="44D56980" w14:textId="3F399E34" w:rsidR="007144E3" w:rsidRDefault="007144E3" w:rsidP="007144E3">
      <w:pPr>
        <w:ind w:left="567"/>
      </w:pPr>
      <w:r>
        <w:t xml:space="preserve">Each API call from the SCS </w:t>
      </w:r>
      <w:r w:rsidR="000938AC">
        <w:t xml:space="preserve">Core </w:t>
      </w:r>
      <w:r>
        <w:t>includes a retry mechanism to deal with temporary technical issues.  But if the issue persists, the service at the initiative of the call will manage it as an error.</w:t>
      </w:r>
    </w:p>
    <w:p w14:paraId="4A3D1BE1" w14:textId="77777777" w:rsidR="007144E3" w:rsidRPr="00946B43" w:rsidRDefault="007144E3" w:rsidP="007144E3">
      <w:pPr>
        <w:ind w:left="567"/>
        <w:rPr>
          <w:lang w:val="en-IN"/>
        </w:rPr>
      </w:pPr>
      <w:r w:rsidRPr="00946B43">
        <w:t>To facilitate secure integration with external services requiring signed API requests, such as those utilising HMAC or token-based authentication, the architecture is structured to uphold confidentiality, integrity, and operational resilience.</w:t>
      </w:r>
    </w:p>
    <w:p w14:paraId="2563726A" w14:textId="77777777" w:rsidR="007144E3" w:rsidRPr="00946B43" w:rsidRDefault="007144E3" w:rsidP="007144E3">
      <w:pPr>
        <w:ind w:left="567"/>
        <w:rPr>
          <w:lang w:val="en-IN"/>
        </w:rPr>
      </w:pPr>
      <w:r w:rsidRPr="00946B43">
        <w:t xml:space="preserve">Operation Microservice is responsible for preparing and dispatching external API requests. Sensitive credentials, such as API keys and passphrases, are securely retrieved from AWS Secrets Manager or an equivalent secret </w:t>
      </w:r>
      <w:r w:rsidRPr="00946B43">
        <w:lastRenderedPageBreak/>
        <w:t>management solution to ensure they are never hardcoded. Authentication with external service providers will be conducted using either token-based authentication or HMAC, depending on the provider's requirements. The following options outline the available authentication methods for external APIs.</w:t>
      </w:r>
    </w:p>
    <w:p w14:paraId="732900A8" w14:textId="77777777" w:rsidR="007144E3" w:rsidRPr="00946B43" w:rsidRDefault="007144E3" w:rsidP="007144E3">
      <w:pPr>
        <w:ind w:left="567"/>
        <w:rPr>
          <w:b/>
          <w:lang w:val="en-IN"/>
        </w:rPr>
      </w:pPr>
    </w:p>
    <w:p w14:paraId="070B170F" w14:textId="77777777" w:rsidR="007144E3" w:rsidRPr="00946B43" w:rsidRDefault="007144E3" w:rsidP="007144E3">
      <w:pPr>
        <w:ind w:left="567"/>
        <w:rPr>
          <w:b/>
          <w:lang w:val="en-IN"/>
        </w:rPr>
      </w:pPr>
      <w:r w:rsidRPr="00946B43">
        <w:rPr>
          <w:b/>
          <w:lang w:val="en-IN"/>
        </w:rPr>
        <w:t xml:space="preserve">Token based authentication </w:t>
      </w:r>
    </w:p>
    <w:p w14:paraId="4F804ED3" w14:textId="77777777" w:rsidR="007144E3" w:rsidRPr="00946B43" w:rsidRDefault="007144E3" w:rsidP="007144E3">
      <w:pPr>
        <w:ind w:left="567"/>
        <w:rPr>
          <w:lang w:val="en-IN"/>
        </w:rPr>
      </w:pPr>
      <w:r w:rsidRPr="00946B43">
        <w:t>The API key is obtained from AWS Secret Manager and included in requests as an Authorization header. Certain providers offer functionality to generate a JWT token using both the API key and secret key; this token is then placed in the API request header and validated by the external service provider.</w:t>
      </w:r>
    </w:p>
    <w:p w14:paraId="085CCD39" w14:textId="77777777" w:rsidR="007144E3" w:rsidRPr="00946B43" w:rsidRDefault="007144E3" w:rsidP="007144E3">
      <w:pPr>
        <w:ind w:left="567"/>
        <w:rPr>
          <w:b/>
          <w:lang w:val="en-IN"/>
        </w:rPr>
      </w:pPr>
    </w:p>
    <w:p w14:paraId="6B39ABA4" w14:textId="77777777" w:rsidR="007144E3" w:rsidRPr="00946B43" w:rsidRDefault="007144E3" w:rsidP="007144E3">
      <w:pPr>
        <w:ind w:left="567"/>
        <w:rPr>
          <w:b/>
          <w:lang w:val="en-IN"/>
        </w:rPr>
      </w:pPr>
      <w:r w:rsidRPr="00946B43">
        <w:rPr>
          <w:b/>
          <w:lang w:val="en-IN"/>
        </w:rPr>
        <w:t>Signed API Request</w:t>
      </w:r>
    </w:p>
    <w:p w14:paraId="1E7AABAA" w14:textId="77777777" w:rsidR="007144E3" w:rsidRDefault="007144E3" w:rsidP="007144E3">
      <w:pPr>
        <w:ind w:left="567"/>
        <w:rPr>
          <w:lang w:val="en-IN"/>
        </w:rPr>
      </w:pPr>
      <w:r w:rsidRPr="00946B43">
        <w:t xml:space="preserve">The request is cryptographically signed with the retrieved secret, typically using HMAC-SHA256. A </w:t>
      </w:r>
      <w:proofErr w:type="spellStart"/>
      <w:r w:rsidRPr="00946B43">
        <w:t>prehash</w:t>
      </w:r>
      <w:proofErr w:type="spellEnd"/>
      <w:r w:rsidRPr="00946B43">
        <w:t xml:space="preserve"> is created from the timestamp, method, request path, and body. The signature is then generated through HMAC-SHA256 using the </w:t>
      </w:r>
      <w:proofErr w:type="spellStart"/>
      <w:r w:rsidRPr="00946B43">
        <w:t>prehash</w:t>
      </w:r>
      <w:proofErr w:type="spellEnd"/>
      <w:r w:rsidRPr="00946B43">
        <w:t xml:space="preserve"> and the secret. The API is accessed using the API key, generated signature, timestamp, and passphrase.</w:t>
      </w:r>
    </w:p>
    <w:p w14:paraId="6318609D" w14:textId="77777777" w:rsidR="007144E3" w:rsidRPr="00AA4F27" w:rsidRDefault="007144E3" w:rsidP="007144E3">
      <w:pPr>
        <w:ind w:left="567"/>
        <w:rPr>
          <w:lang w:val="en-IN"/>
        </w:rPr>
      </w:pPr>
    </w:p>
    <w:p w14:paraId="393F484B" w14:textId="77777777" w:rsidR="007144E3" w:rsidRDefault="007144E3" w:rsidP="007144E3">
      <w:pPr>
        <w:ind w:left="567"/>
      </w:pPr>
    </w:p>
    <w:p w14:paraId="4BC5363E" w14:textId="77777777" w:rsidR="007144E3" w:rsidRDefault="007144E3" w:rsidP="007144E3">
      <w:pPr>
        <w:ind w:left="567"/>
      </w:pPr>
    </w:p>
    <w:p w14:paraId="485128F8" w14:textId="67BECFEC" w:rsidR="00392A5A" w:rsidRDefault="007144E3" w:rsidP="007144E3">
      <w:pPr>
        <w:pStyle w:val="Title1"/>
      </w:pPr>
      <w:r>
        <w:br w:type="page"/>
      </w:r>
      <w:bookmarkStart w:id="243" w:name="_Toc226736298"/>
      <w:r w:rsidR="00392A5A">
        <w:lastRenderedPageBreak/>
        <w:t>User interfaces</w:t>
      </w:r>
      <w:bookmarkEnd w:id="243"/>
    </w:p>
    <w:p w14:paraId="7C4E8CB5" w14:textId="7B76E490" w:rsidR="00392A5A" w:rsidRDefault="00392A5A" w:rsidP="00392A5A">
      <w:pPr>
        <w:pStyle w:val="Currenttext"/>
        <w:rPr>
          <w:i/>
          <w:iCs/>
        </w:rPr>
      </w:pPr>
      <w:r w:rsidRPr="00392A5A">
        <w:rPr>
          <w:i/>
          <w:iCs/>
        </w:rPr>
        <w:t xml:space="preserve">The list of available functions across the different types of </w:t>
      </w:r>
      <w:proofErr w:type="gramStart"/>
      <w:r w:rsidRPr="00392A5A">
        <w:rPr>
          <w:i/>
          <w:iCs/>
        </w:rPr>
        <w:t>screen</w:t>
      </w:r>
      <w:proofErr w:type="gramEnd"/>
      <w:r w:rsidRPr="00392A5A">
        <w:rPr>
          <w:i/>
          <w:iCs/>
        </w:rPr>
        <w:t xml:space="preserve"> of the Application Component</w:t>
      </w:r>
      <w:r w:rsidR="00BE1226">
        <w:rPr>
          <w:i/>
          <w:iCs/>
        </w:rPr>
        <w:t xml:space="preserve">, per </w:t>
      </w:r>
      <w:proofErr w:type="spellStart"/>
      <w:r w:rsidR="00BE1226">
        <w:rPr>
          <w:i/>
          <w:iCs/>
        </w:rPr>
        <w:t>personna</w:t>
      </w:r>
      <w:proofErr w:type="spellEnd"/>
      <w:r w:rsidRPr="00392A5A">
        <w:rPr>
          <w:i/>
          <w:iCs/>
        </w:rPr>
        <w:t>, and a description of main screens and main controls performed in those screens.</w:t>
      </w:r>
    </w:p>
    <w:p w14:paraId="2F2C8BD3" w14:textId="77777777" w:rsidR="00971261" w:rsidRDefault="00971261" w:rsidP="00971261">
      <w:pPr>
        <w:pStyle w:val="Title2"/>
      </w:pPr>
      <w:bookmarkStart w:id="244" w:name="_Toc226736299"/>
      <w:r>
        <w:t>UI general principles</w:t>
      </w:r>
      <w:bookmarkEnd w:id="244"/>
    </w:p>
    <w:p w14:paraId="5AFCD9AB" w14:textId="77777777" w:rsidR="00971261" w:rsidRDefault="00971261" w:rsidP="00971261">
      <w:pPr>
        <w:pStyle w:val="Title3"/>
      </w:pPr>
      <w:bookmarkStart w:id="245" w:name="_Ref210996624"/>
      <w:bookmarkStart w:id="246" w:name="_Toc226736300"/>
      <w:r>
        <w:t>Amount formatting</w:t>
      </w:r>
      <w:bookmarkEnd w:id="245"/>
      <w:bookmarkEnd w:id="246"/>
    </w:p>
    <w:p w14:paraId="313761EB" w14:textId="77777777" w:rsidR="00971261" w:rsidRDefault="00971261" w:rsidP="00971261">
      <w:pPr>
        <w:ind w:left="567"/>
      </w:pPr>
      <w:r>
        <w:t xml:space="preserve">The basic rule for amount formatting is to only show two digits after the decimal separator.  But in some cases, it’s not sufficient.  Some digital assets have a EURO value which is very low (at the time of writing SHIB has a value of 0.00001 €, while being nevertheless in the top 30 of the most capitalized digital assets).  In that case we need to be able to display more digits after the decimal separator, </w:t>
      </w:r>
      <w:proofErr w:type="gramStart"/>
      <w:r>
        <w:t>in order to</w:t>
      </w:r>
      <w:proofErr w:type="gramEnd"/>
      <w:r>
        <w:t xml:space="preserve"> not simply display 0.  The rule in that case is to always display two significant digits after the decimal separators.  Keeping the same example of SHIB, it should be 0.000010 €.</w:t>
      </w:r>
    </w:p>
    <w:p w14:paraId="34B44452" w14:textId="77777777" w:rsidR="00971261" w:rsidRDefault="00971261" w:rsidP="00971261">
      <w:pPr>
        <w:pStyle w:val="Title2"/>
      </w:pPr>
      <w:bookmarkStart w:id="247" w:name="_Toc226736301"/>
      <w:r>
        <w:t>UI for customers</w:t>
      </w:r>
      <w:bookmarkEnd w:id="247"/>
    </w:p>
    <w:p w14:paraId="02ADD05D" w14:textId="77777777" w:rsidR="00971261" w:rsidRDefault="00971261" w:rsidP="00971261">
      <w:pPr>
        <w:pStyle w:val="Currenttext"/>
      </w:pPr>
      <w:r>
        <w:t>The solution includes an UI for customers, provided as a web interface.  It has initially been developed for demo purposes.  It can be a starting point for a bank implementation.</w:t>
      </w:r>
    </w:p>
    <w:p w14:paraId="611F39B4" w14:textId="77777777" w:rsidR="00971261" w:rsidRDefault="00971261" w:rsidP="00971261">
      <w:pPr>
        <w:pStyle w:val="Title2"/>
      </w:pPr>
      <w:bookmarkStart w:id="248" w:name="_Toc226736302"/>
      <w:r>
        <w:t>UI for bank users</w:t>
      </w:r>
      <w:bookmarkEnd w:id="248"/>
    </w:p>
    <w:p w14:paraId="572367FB" w14:textId="05F597E5" w:rsidR="00971261" w:rsidRPr="00392A5A" w:rsidRDefault="00971261" w:rsidP="00971261">
      <w:pPr>
        <w:pStyle w:val="Currenttext"/>
        <w:rPr>
          <w:i/>
          <w:iCs/>
        </w:rPr>
      </w:pPr>
      <w:r>
        <w:t>The solution includes an UI for bank employees, provided as a web interface.  These UI are part of the standard solution and can be used as such by bank employees.</w:t>
      </w:r>
    </w:p>
    <w:p w14:paraId="5828BA15" w14:textId="77777777" w:rsidR="006F4B53" w:rsidRDefault="006F4B53">
      <w:pPr>
        <w:spacing w:after="160" w:line="259" w:lineRule="auto"/>
        <w:rPr>
          <w:sz w:val="32"/>
          <w:szCs w:val="32"/>
        </w:rPr>
      </w:pPr>
      <w:r>
        <w:br w:type="page"/>
      </w:r>
    </w:p>
    <w:p w14:paraId="1FCC797D" w14:textId="78DD2D88" w:rsidR="00392A5A" w:rsidRDefault="00392A5A" w:rsidP="00392A5A">
      <w:pPr>
        <w:pStyle w:val="Title1"/>
      </w:pPr>
      <w:bookmarkStart w:id="249" w:name="_Ref179986532"/>
      <w:bookmarkStart w:id="250" w:name="_Toc226736303"/>
      <w:r>
        <w:lastRenderedPageBreak/>
        <w:t>Glossary</w:t>
      </w:r>
      <w:bookmarkEnd w:id="249"/>
      <w:bookmarkEnd w:id="250"/>
    </w:p>
    <w:p w14:paraId="334A3463" w14:textId="76CF3680" w:rsidR="00AF4E96" w:rsidRPr="00AF4E96" w:rsidRDefault="00AF4E96" w:rsidP="00392A5A">
      <w:pPr>
        <w:pStyle w:val="Currenttext"/>
      </w:pPr>
      <w:r w:rsidRPr="00AF4E96">
        <w:t>This chapter provides a list of terms and acronyms commonly used in the context of this documentation.  The provided definitions are applicable mainly in the scope of this documentation (i.e. other definitions may be applicable in other context</w:t>
      </w:r>
      <w:r>
        <w:t>s</w:t>
      </w:r>
      <w:r w:rsidRPr="00AF4E96">
        <w:t>).</w:t>
      </w:r>
    </w:p>
    <w:p w14:paraId="1D1A50AC" w14:textId="7DB49E9C" w:rsidR="0036091F" w:rsidRDefault="00A53144" w:rsidP="00643D41">
      <w:pPr>
        <w:pStyle w:val="Currenttext"/>
        <w:numPr>
          <w:ilvl w:val="0"/>
          <w:numId w:val="4"/>
        </w:numPr>
      </w:pPr>
      <w:r>
        <w:t>SCS</w:t>
      </w:r>
      <w:r w:rsidR="00275F7B">
        <w:t xml:space="preserve"> – </w:t>
      </w:r>
      <w:r w:rsidR="000B01C6" w:rsidRPr="000B01C6">
        <w:t xml:space="preserve">Sopra </w:t>
      </w:r>
      <w:r>
        <w:t>Crypto Solutions</w:t>
      </w:r>
      <w:r w:rsidR="000B01C6" w:rsidRPr="000B01C6">
        <w:t>: th</w:t>
      </w:r>
      <w:r w:rsidR="000B01C6">
        <w:t xml:space="preserve">e </w:t>
      </w:r>
      <w:r w:rsidR="00076D9F">
        <w:t xml:space="preserve">end-to-end </w:t>
      </w:r>
      <w:r w:rsidR="000B01C6">
        <w:t xml:space="preserve">solution which </w:t>
      </w:r>
      <w:r w:rsidR="00076D9F">
        <w:t>allows bank to deploy a crypto-account offering.</w:t>
      </w:r>
    </w:p>
    <w:p w14:paraId="66CCF176" w14:textId="1280D91C" w:rsidR="00076D9F" w:rsidRDefault="00076D9F" w:rsidP="00076D9F">
      <w:pPr>
        <w:pStyle w:val="Currenttext"/>
        <w:numPr>
          <w:ilvl w:val="0"/>
          <w:numId w:val="4"/>
        </w:numPr>
      </w:pPr>
      <w:r>
        <w:t>SCS Core</w:t>
      </w:r>
      <w:r w:rsidRPr="000B01C6">
        <w:t>: th</w:t>
      </w:r>
      <w:r>
        <w:t>e part of SCS which is developed by Sopra Steria, and which is the main scope of this documentation.</w:t>
      </w:r>
    </w:p>
    <w:p w14:paraId="17BA2528" w14:textId="2D8DA8A9" w:rsidR="000B01C6" w:rsidRDefault="000B01C6" w:rsidP="00643D41">
      <w:pPr>
        <w:pStyle w:val="Currenttext"/>
        <w:numPr>
          <w:ilvl w:val="0"/>
          <w:numId w:val="4"/>
        </w:numPr>
      </w:pPr>
      <w:r>
        <w:t xml:space="preserve">Digital Asset: </w:t>
      </w:r>
      <w:r w:rsidR="00F85547" w:rsidRPr="00F85547">
        <w:t>A digital asset is any item of value managed on a blockchain, including cryptocurrencies, tokens, and other blockchain-based assets. Terms like "crypto asset" and "cryptocurrency" are synonymous with digital assets</w:t>
      </w:r>
    </w:p>
    <w:p w14:paraId="561B2CAB" w14:textId="1745A80E" w:rsidR="00233278" w:rsidRDefault="00233278" w:rsidP="00643D41">
      <w:pPr>
        <w:pStyle w:val="Currenttext"/>
        <w:numPr>
          <w:ilvl w:val="0"/>
          <w:numId w:val="4"/>
        </w:numPr>
      </w:pPr>
      <w:r>
        <w:t xml:space="preserve">Blockchain: </w:t>
      </w:r>
      <w:r w:rsidRPr="00233278">
        <w:t>A blockchain is a decentralized, distributed ledger that records transactions across multiple computers, ensuring security and transparency. It is the underlying technology for digital assets like cryptocurrencies, ensuring their integrity and preventing fraud</w:t>
      </w:r>
    </w:p>
    <w:p w14:paraId="3ECAF687" w14:textId="623F3A63" w:rsidR="00233278" w:rsidRDefault="00AF4E96" w:rsidP="00643D41">
      <w:pPr>
        <w:pStyle w:val="Currenttext"/>
        <w:numPr>
          <w:ilvl w:val="0"/>
          <w:numId w:val="4"/>
        </w:numPr>
      </w:pPr>
      <w:r>
        <w:t xml:space="preserve">Transaction: </w:t>
      </w:r>
      <w:r w:rsidR="00CF716A">
        <w:t>A</w:t>
      </w:r>
      <w:r w:rsidR="004B4CB1">
        <w:t xml:space="preserve"> deposit or a withdrawal of digital assets on (or from) a digital asset account</w:t>
      </w:r>
    </w:p>
    <w:p w14:paraId="59DE580C" w14:textId="776F6A30" w:rsidR="004B4CB1" w:rsidRDefault="004B4CB1" w:rsidP="00643D41">
      <w:pPr>
        <w:pStyle w:val="Currenttext"/>
        <w:numPr>
          <w:ilvl w:val="0"/>
          <w:numId w:val="4"/>
        </w:numPr>
      </w:pPr>
      <w:r>
        <w:t>Order: A</w:t>
      </w:r>
      <w:r w:rsidR="00D42E94">
        <w:t xml:space="preserve"> </w:t>
      </w:r>
      <w:r w:rsidR="007F430B">
        <w:t>purchase or a sell of digital assets, in exchange of fiat currency</w:t>
      </w:r>
      <w:r w:rsidR="003B50ED">
        <w:t xml:space="preserve"> or another digital </w:t>
      </w:r>
      <w:proofErr w:type="gramStart"/>
      <w:r w:rsidR="003B50ED">
        <w:t>assets</w:t>
      </w:r>
      <w:proofErr w:type="gramEnd"/>
      <w:r w:rsidR="003B50ED">
        <w:t xml:space="preserve"> (in that case the term ‘convert’ or ‘swap’ is usually used instead of buy / sell)</w:t>
      </w:r>
      <w:r w:rsidR="007F430B">
        <w:t>.</w:t>
      </w:r>
    </w:p>
    <w:p w14:paraId="5E93ABAA" w14:textId="54A3D266" w:rsidR="007F430B" w:rsidRDefault="007F430B" w:rsidP="00643D41">
      <w:pPr>
        <w:pStyle w:val="Currenttext"/>
        <w:numPr>
          <w:ilvl w:val="0"/>
          <w:numId w:val="4"/>
        </w:numPr>
      </w:pPr>
      <w:r>
        <w:t xml:space="preserve">Fiat currency: </w:t>
      </w:r>
      <w:r w:rsidR="00744551">
        <w:t>A</w:t>
      </w:r>
      <w:r>
        <w:t xml:space="preserve"> traditional currency, </w:t>
      </w:r>
      <w:r w:rsidR="00744551">
        <w:t>issued by central bank, a</w:t>
      </w:r>
      <w:r w:rsidR="003B50ED">
        <w:t>s</w:t>
      </w:r>
      <w:r w:rsidR="00744551">
        <w:t xml:space="preserve"> for example EUR or GBP</w:t>
      </w:r>
    </w:p>
    <w:p w14:paraId="4D9157AC" w14:textId="432DD7C5" w:rsidR="00744551" w:rsidRDefault="00744551" w:rsidP="00643D41">
      <w:pPr>
        <w:pStyle w:val="Currenttext"/>
        <w:numPr>
          <w:ilvl w:val="0"/>
          <w:numId w:val="4"/>
        </w:numPr>
      </w:pPr>
      <w:r>
        <w:t>Request: An instruction given by a user (either a customer or a bank user)</w:t>
      </w:r>
      <w:r w:rsidR="00050C72">
        <w:t xml:space="preserve"> which is processed by the </w:t>
      </w:r>
      <w:r w:rsidR="00A53144">
        <w:t>SCS</w:t>
      </w:r>
      <w:r w:rsidR="00050C72">
        <w:t>.</w:t>
      </w:r>
    </w:p>
    <w:p w14:paraId="72CAFE23" w14:textId="37109BF9" w:rsidR="00050C72" w:rsidRDefault="00050C72" w:rsidP="00643D41">
      <w:pPr>
        <w:pStyle w:val="Currenttext"/>
        <w:numPr>
          <w:ilvl w:val="0"/>
          <w:numId w:val="4"/>
        </w:numPr>
      </w:pPr>
      <w:r>
        <w:t xml:space="preserve">Operation: </w:t>
      </w:r>
      <w:r w:rsidR="005C547C">
        <w:t>T</w:t>
      </w:r>
      <w:r>
        <w:t xml:space="preserve">he </w:t>
      </w:r>
      <w:r w:rsidR="00EF75EE">
        <w:t>execution of a transaction or an order, as registered in the solution</w:t>
      </w:r>
    </w:p>
    <w:p w14:paraId="5AA66467" w14:textId="3051C189" w:rsidR="00EF75EE" w:rsidRDefault="00EF75EE" w:rsidP="00643D41">
      <w:pPr>
        <w:pStyle w:val="Currenttext"/>
        <w:numPr>
          <w:ilvl w:val="0"/>
          <w:numId w:val="4"/>
        </w:numPr>
      </w:pPr>
      <w:r>
        <w:t xml:space="preserve">Subledger: </w:t>
      </w:r>
      <w:r w:rsidR="005C547C">
        <w:t xml:space="preserve">A </w:t>
      </w:r>
      <w:r w:rsidR="005116F3">
        <w:t>registry of customer accounts, with</w:t>
      </w:r>
      <w:r>
        <w:t xml:space="preserve"> detailed positions (justified by entries)</w:t>
      </w:r>
      <w:r w:rsidR="005116F3">
        <w:t>,</w:t>
      </w:r>
      <w:r w:rsidR="00E86595">
        <w:t xml:space="preserve"> maintained by the bank based on customer activities.</w:t>
      </w:r>
    </w:p>
    <w:p w14:paraId="36CF5354" w14:textId="2976C810" w:rsidR="00E86595" w:rsidRDefault="00E86595" w:rsidP="00643D41">
      <w:pPr>
        <w:pStyle w:val="Currenttext"/>
        <w:numPr>
          <w:ilvl w:val="0"/>
          <w:numId w:val="4"/>
        </w:numPr>
      </w:pPr>
      <w:r>
        <w:t xml:space="preserve">Custodian: An entity </w:t>
      </w:r>
      <w:r w:rsidR="00525080">
        <w:t xml:space="preserve">managing the interactions with blockchains, </w:t>
      </w:r>
      <w:r w:rsidR="00275F7B">
        <w:t>e</w:t>
      </w:r>
      <w:r w:rsidR="00525080">
        <w:t>specially regarding security concerns.</w:t>
      </w:r>
      <w:r w:rsidR="00275F7B">
        <w:t xml:space="preserve">  </w:t>
      </w:r>
      <w:proofErr w:type="spellStart"/>
      <w:r w:rsidR="00275F7B">
        <w:t>Reponsible</w:t>
      </w:r>
      <w:proofErr w:type="spellEnd"/>
      <w:r w:rsidR="00275F7B">
        <w:t xml:space="preserve"> to execute the transaction (deposit &amp; withdrawal) request.</w:t>
      </w:r>
      <w:r w:rsidR="00E04A0B">
        <w:t xml:space="preserve">  Example of Custodian: Taurus, Fireblocks</w:t>
      </w:r>
    </w:p>
    <w:p w14:paraId="5000ADAF" w14:textId="07BFB68E" w:rsidR="00275F7B" w:rsidRDefault="00275F7B" w:rsidP="00643D41">
      <w:pPr>
        <w:pStyle w:val="Currenttext"/>
        <w:numPr>
          <w:ilvl w:val="0"/>
          <w:numId w:val="4"/>
        </w:numPr>
      </w:pPr>
      <w:r>
        <w:t xml:space="preserve">OMS – Order Management System: An entity </w:t>
      </w:r>
      <w:r w:rsidR="00D97EF0">
        <w:t>managing</w:t>
      </w:r>
      <w:r w:rsidR="004E3813">
        <w:t xml:space="preserve"> the orders (buy and sell) by interacting with exchange venues</w:t>
      </w:r>
      <w:r w:rsidR="00E04A0B">
        <w:t>.  Example of OMS: Wyden</w:t>
      </w:r>
    </w:p>
    <w:p w14:paraId="2AA00B42" w14:textId="1B1ECDEE" w:rsidR="004E3813" w:rsidRDefault="00A26F5B" w:rsidP="00643D41">
      <w:pPr>
        <w:pStyle w:val="Currenttext"/>
        <w:numPr>
          <w:ilvl w:val="0"/>
          <w:numId w:val="4"/>
        </w:numPr>
      </w:pPr>
      <w:r>
        <w:t xml:space="preserve">Exchange venue: An entity which </w:t>
      </w:r>
      <w:r w:rsidR="00D97EF0">
        <w:t>eventually executes</w:t>
      </w:r>
      <w:r w:rsidR="00BA3C39">
        <w:t xml:space="preserve"> order</w:t>
      </w:r>
      <w:r w:rsidR="00D97EF0">
        <w:t>s</w:t>
      </w:r>
      <w:r w:rsidR="00BA3C39">
        <w:t xml:space="preserve"> (buy and sell) by connecting sellers and buyers</w:t>
      </w:r>
      <w:r w:rsidR="00E04A0B">
        <w:t>.  In Wyden terminology is also called ‘account’.  Examples of exchange venue: Kraken, Coinbase</w:t>
      </w:r>
    </w:p>
    <w:p w14:paraId="55BC201A" w14:textId="6F71D383" w:rsidR="00BA3C39" w:rsidRDefault="00E04A0B" w:rsidP="00643D41">
      <w:pPr>
        <w:pStyle w:val="Currenttext"/>
        <w:numPr>
          <w:ilvl w:val="0"/>
          <w:numId w:val="4"/>
        </w:numPr>
      </w:pPr>
      <w:r>
        <w:t>KYT – Know Your Transaction: A process that check</w:t>
      </w:r>
      <w:r w:rsidR="00712884">
        <w:t>s</w:t>
      </w:r>
      <w:r>
        <w:t xml:space="preserve"> a transaction regarding some rules to identify fraudulent </w:t>
      </w:r>
      <w:r w:rsidR="00712884">
        <w:t xml:space="preserve">transactions.  </w:t>
      </w:r>
      <w:r w:rsidR="00D651A5">
        <w:t>Synonymous: Screening process</w:t>
      </w:r>
    </w:p>
    <w:p w14:paraId="5F533EE0" w14:textId="4D8C486C" w:rsidR="003D6E26" w:rsidRDefault="003D6E26" w:rsidP="00643D41">
      <w:pPr>
        <w:pStyle w:val="Currenttext"/>
        <w:numPr>
          <w:ilvl w:val="0"/>
          <w:numId w:val="4"/>
        </w:numPr>
      </w:pPr>
      <w:r>
        <w:t>KYA – Know Your Address: cf. Whitelisted address</w:t>
      </w:r>
    </w:p>
    <w:p w14:paraId="28B51F28" w14:textId="7FD7F471" w:rsidR="00712884" w:rsidRDefault="00712884" w:rsidP="00643D41">
      <w:pPr>
        <w:pStyle w:val="Currenttext"/>
        <w:numPr>
          <w:ilvl w:val="0"/>
          <w:numId w:val="4"/>
        </w:numPr>
      </w:pPr>
      <w:r>
        <w:t>AML – Anti Money Laundering: A process that checks a transaction or a set of transaction regarding some rules to identify fraudulent activities.  KYT is a subset of AML.</w:t>
      </w:r>
    </w:p>
    <w:p w14:paraId="188A8694" w14:textId="7A4052E7" w:rsidR="00A857B9" w:rsidRDefault="00A857B9" w:rsidP="00643D41">
      <w:pPr>
        <w:pStyle w:val="Currenttext"/>
        <w:numPr>
          <w:ilvl w:val="0"/>
          <w:numId w:val="4"/>
        </w:numPr>
      </w:pPr>
      <w:r>
        <w:t xml:space="preserve">Broker Desk: a configuration pattern at </w:t>
      </w:r>
      <w:r w:rsidR="00F17F92">
        <w:t xml:space="preserve">Wyden </w:t>
      </w:r>
      <w:r>
        <w:t xml:space="preserve">where </w:t>
      </w:r>
      <w:r w:rsidR="003F502D">
        <w:t xml:space="preserve">the bank is acting as a broker for customer orders.  Cf. </w:t>
      </w:r>
      <w:hyperlink r:id="rId110" w:history="1">
        <w:hyperlink r:id="rId111" w:history="1">
          <w:r w:rsidR="00371E3E" w:rsidRPr="00371E3E">
            <w:rPr>
              <w:rStyle w:val="Hyperlink"/>
            </w:rPr>
            <w:t>https://doc.wyden.io/docs/Broker-Desk/</w:t>
          </w:r>
        </w:hyperlink>
      </w:hyperlink>
    </w:p>
    <w:p w14:paraId="74F8A8B7" w14:textId="6B8F34F9" w:rsidR="00A859A9" w:rsidRDefault="00A859A9" w:rsidP="00643D41">
      <w:pPr>
        <w:pStyle w:val="Currenttext"/>
        <w:numPr>
          <w:ilvl w:val="0"/>
          <w:numId w:val="4"/>
        </w:numPr>
      </w:pPr>
      <w:r>
        <w:t xml:space="preserve">(blockchain) Address: </w:t>
      </w:r>
      <w:r w:rsidR="00FD08A3">
        <w:t xml:space="preserve">A </w:t>
      </w:r>
      <w:r w:rsidR="00FD08A3" w:rsidRPr="00FD08A3">
        <w:t>unique identifier used to send and receive digital assets within the blockchain network</w:t>
      </w:r>
    </w:p>
    <w:p w14:paraId="76EC0C3C" w14:textId="68E5BF9F" w:rsidR="00FD08A3" w:rsidRDefault="009E0F3F" w:rsidP="00643D41">
      <w:pPr>
        <w:pStyle w:val="Currenttext"/>
        <w:numPr>
          <w:ilvl w:val="0"/>
          <w:numId w:val="4"/>
        </w:numPr>
      </w:pPr>
      <w:r>
        <w:t>Wallet:</w:t>
      </w:r>
      <w:r w:rsidR="008F5727">
        <w:t xml:space="preserve"> a placeholder to manage addresses, linked to one digital asset</w:t>
      </w:r>
      <w:r w:rsidR="00B33527">
        <w:t>, managed by the Custodian.</w:t>
      </w:r>
    </w:p>
    <w:p w14:paraId="7F832C99" w14:textId="4A04FFD5" w:rsidR="008F5727" w:rsidRDefault="008F5727" w:rsidP="00643D41">
      <w:pPr>
        <w:pStyle w:val="Currenttext"/>
        <w:numPr>
          <w:ilvl w:val="0"/>
          <w:numId w:val="4"/>
        </w:numPr>
      </w:pPr>
      <w:r>
        <w:t>UTXO</w:t>
      </w:r>
      <w:r w:rsidR="00CD6FC4">
        <w:t xml:space="preserve"> – Unspent Transaction Output</w:t>
      </w:r>
      <w:r w:rsidR="001D2A3E">
        <w:t>: A</w:t>
      </w:r>
      <w:r w:rsidR="001D2A3E" w:rsidRPr="001D2A3E">
        <w:t xml:space="preserve"> discrete piece of </w:t>
      </w:r>
      <w:r w:rsidR="001D2A3E">
        <w:t>digital asset</w:t>
      </w:r>
      <w:r w:rsidR="001D2A3E" w:rsidRPr="001D2A3E">
        <w:t xml:space="preserve"> that remains unspent after a transaction and can be used as input for future transactions. It represents the amount of digital </w:t>
      </w:r>
      <w:r w:rsidR="001D2A3E">
        <w:t>asset</w:t>
      </w:r>
      <w:r w:rsidR="001D2A3E" w:rsidRPr="001D2A3E">
        <w:t xml:space="preserve"> that a user has available to spend</w:t>
      </w:r>
      <w:r w:rsidR="001D2A3E">
        <w:t>.  Some digital asset</w:t>
      </w:r>
      <w:r w:rsidR="00525A61">
        <w:t>s</w:t>
      </w:r>
      <w:r w:rsidR="001D2A3E">
        <w:t xml:space="preserve"> are UTXO-based</w:t>
      </w:r>
      <w:r w:rsidR="00FB5644">
        <w:t xml:space="preserve"> (e.g. BTC)</w:t>
      </w:r>
      <w:r w:rsidR="001D2A3E">
        <w:t xml:space="preserve"> while other are account-based</w:t>
      </w:r>
      <w:r w:rsidR="00FB5644">
        <w:t xml:space="preserve"> (e.g. ETH)</w:t>
      </w:r>
      <w:r w:rsidR="001D2A3E">
        <w:t xml:space="preserve">.  </w:t>
      </w:r>
      <w:r w:rsidR="00335C6B">
        <w:t xml:space="preserve"> </w:t>
      </w:r>
      <w:r w:rsidR="00335C6B" w:rsidRPr="00335C6B">
        <w:t xml:space="preserve">A UTXO-based digital asset system tracks individual unspent transaction outputs, which can be combined and spent in future transactions, ensuring precise tracking of funds. In contrast, an account-based digital asset system manages balances at accounts, updating the balances directly with each transaction, </w:t>
      </w:r>
      <w:proofErr w:type="gramStart"/>
      <w:r w:rsidR="00335C6B" w:rsidRPr="00335C6B">
        <w:t>similar to</w:t>
      </w:r>
      <w:proofErr w:type="gramEnd"/>
      <w:r w:rsidR="00335C6B" w:rsidRPr="00335C6B">
        <w:t xml:space="preserve"> how a bank account operates.</w:t>
      </w:r>
    </w:p>
    <w:p w14:paraId="6239FB9D" w14:textId="761C190D" w:rsidR="002B24EA" w:rsidRDefault="002B24EA" w:rsidP="00643D41">
      <w:pPr>
        <w:pStyle w:val="Currenttext"/>
        <w:numPr>
          <w:ilvl w:val="0"/>
          <w:numId w:val="4"/>
        </w:numPr>
      </w:pPr>
      <w:r>
        <w:t>Account-based: cf. UTXO</w:t>
      </w:r>
    </w:p>
    <w:p w14:paraId="77DBCED8" w14:textId="40B03385" w:rsidR="002B24EA" w:rsidRDefault="00525A61" w:rsidP="00643D41">
      <w:pPr>
        <w:pStyle w:val="Currenttext"/>
        <w:numPr>
          <w:ilvl w:val="0"/>
          <w:numId w:val="4"/>
        </w:numPr>
      </w:pPr>
      <w:r>
        <w:t>Transaction hash (Tx Hash): A</w:t>
      </w:r>
      <w:r w:rsidRPr="00525A61">
        <w:t xml:space="preserve"> transaction hash is a unique identifier generated by hashing the details of a transaction, used to uniquely identify and track the transaction on the blockchain</w:t>
      </w:r>
    </w:p>
    <w:p w14:paraId="71837A31" w14:textId="042C7455" w:rsidR="00371E3E" w:rsidRDefault="00371E3E" w:rsidP="00643D41">
      <w:pPr>
        <w:pStyle w:val="Currenttext"/>
        <w:numPr>
          <w:ilvl w:val="0"/>
          <w:numId w:val="4"/>
        </w:numPr>
      </w:pPr>
      <w:r>
        <w:t>Omnibus</w:t>
      </w:r>
      <w:r w:rsidR="00A8615C">
        <w:t xml:space="preserve"> (address/account/wallet)</w:t>
      </w:r>
      <w:r>
        <w:t xml:space="preserve">: </w:t>
      </w:r>
      <w:r w:rsidR="00193695">
        <w:t>A way to manage customer assets where they are centralized in one (or several) omnibus address h</w:t>
      </w:r>
      <w:r w:rsidR="001B02EB">
        <w:t xml:space="preserve">old by the bank.  The subledger being the only registry where these assets are allocated to customers.  </w:t>
      </w:r>
      <w:r w:rsidR="00A8615C">
        <w:t>By opposition to ‘segregated’, where the customer assets are maintained on distinct addresses.</w:t>
      </w:r>
    </w:p>
    <w:p w14:paraId="148ADBF0" w14:textId="1944957C" w:rsidR="00A8615C" w:rsidRDefault="00A8615C" w:rsidP="00643D41">
      <w:pPr>
        <w:pStyle w:val="Currenttext"/>
        <w:numPr>
          <w:ilvl w:val="0"/>
          <w:numId w:val="4"/>
        </w:numPr>
      </w:pPr>
      <w:r>
        <w:t>Segregated (address/account/wallet): cf. Omnibus</w:t>
      </w:r>
    </w:p>
    <w:p w14:paraId="766D42ED" w14:textId="3963855D" w:rsidR="00A8615C" w:rsidRDefault="00A8615C" w:rsidP="00643D41">
      <w:pPr>
        <w:pStyle w:val="Currenttext"/>
        <w:numPr>
          <w:ilvl w:val="0"/>
          <w:numId w:val="4"/>
        </w:numPr>
      </w:pPr>
      <w:r>
        <w:lastRenderedPageBreak/>
        <w:t xml:space="preserve">Deposit address: </w:t>
      </w:r>
      <w:r w:rsidR="00EB2247">
        <w:t xml:space="preserve">an address dedicated to </w:t>
      </w:r>
      <w:proofErr w:type="gramStart"/>
      <w:r w:rsidR="00EB2247">
        <w:t>receive</w:t>
      </w:r>
      <w:proofErr w:type="gramEnd"/>
      <w:r w:rsidR="00EB2247">
        <w:t xml:space="preserve"> incoming funds (deposit), which is linked to a given customer, </w:t>
      </w:r>
      <w:proofErr w:type="gramStart"/>
      <w:r w:rsidR="00EB2247">
        <w:t>in able to</w:t>
      </w:r>
      <w:proofErr w:type="gramEnd"/>
      <w:r w:rsidR="00EB2247">
        <w:t xml:space="preserve"> identify the beneficiary of these incoming funds.  Deposit </w:t>
      </w:r>
      <w:proofErr w:type="gramStart"/>
      <w:r w:rsidR="00EB2247">
        <w:t>address</w:t>
      </w:r>
      <w:proofErr w:type="gramEnd"/>
      <w:r w:rsidR="00EB2247">
        <w:t xml:space="preserve"> are created on customer request.</w:t>
      </w:r>
    </w:p>
    <w:p w14:paraId="71308851" w14:textId="0547AF4A" w:rsidR="00EB2247" w:rsidRDefault="00EB2247" w:rsidP="00643D41">
      <w:pPr>
        <w:pStyle w:val="Currenttext"/>
        <w:numPr>
          <w:ilvl w:val="0"/>
          <w:numId w:val="4"/>
        </w:numPr>
      </w:pPr>
      <w:r>
        <w:t xml:space="preserve">Whitelisted address: an address used for </w:t>
      </w:r>
      <w:r w:rsidR="00B671A4">
        <w:t>withdrawal as beneficiary of the transaction, which has been controlled regarding KYT/AML</w:t>
      </w:r>
      <w:r w:rsidR="003D6E26">
        <w:t xml:space="preserve"> (also known as KYA – Know You Address)</w:t>
      </w:r>
      <w:r w:rsidR="00B671A4">
        <w:t xml:space="preserve">.  </w:t>
      </w:r>
      <w:proofErr w:type="gramStart"/>
      <w:r w:rsidR="00B671A4">
        <w:t>In reality even</w:t>
      </w:r>
      <w:proofErr w:type="gramEnd"/>
      <w:r w:rsidR="00B671A4">
        <w:t xml:space="preserve"> if the address is whitelisted, the KYT/AML process should be applied for each withdrawal transactio</w:t>
      </w:r>
      <w:r w:rsidR="003D6E26">
        <w:t>n.</w:t>
      </w:r>
    </w:p>
    <w:p w14:paraId="014DAD74" w14:textId="4E56DE86" w:rsidR="009025B8" w:rsidRDefault="009025B8" w:rsidP="00643D41">
      <w:pPr>
        <w:pStyle w:val="Currenttext"/>
        <w:numPr>
          <w:ilvl w:val="0"/>
          <w:numId w:val="4"/>
        </w:numPr>
      </w:pPr>
      <w:r>
        <w:t xml:space="preserve">Solution: Generic term that identifies the </w:t>
      </w:r>
      <w:proofErr w:type="gramStart"/>
      <w:r>
        <w:t>solution</w:t>
      </w:r>
      <w:proofErr w:type="gramEnd"/>
      <w:r>
        <w:t xml:space="preserve"> which is the scope of this documentation, aka the </w:t>
      </w:r>
      <w:r w:rsidR="00A53144">
        <w:t>SCS</w:t>
      </w:r>
      <w:r>
        <w:t xml:space="preserve">.  Sometimes also used to identify the global solution from a bank of point of view, i.e. when the </w:t>
      </w:r>
      <w:r w:rsidR="00A53144">
        <w:t>SCS</w:t>
      </w:r>
      <w:r>
        <w:t xml:space="preserve"> is integrated with all</w:t>
      </w:r>
      <w:r w:rsidR="00F61022">
        <w:t xml:space="preserve"> other components </w:t>
      </w:r>
      <w:proofErr w:type="gramStart"/>
      <w:r w:rsidR="00F61022">
        <w:t>in order to</w:t>
      </w:r>
      <w:proofErr w:type="gramEnd"/>
      <w:r w:rsidR="00F61022">
        <w:t xml:space="preserve"> provide an end-to-end fully functional solution.</w:t>
      </w:r>
    </w:p>
    <w:p w14:paraId="3A27F169" w14:textId="3BD3AD38" w:rsidR="009C7014" w:rsidRDefault="009C7014" w:rsidP="00643D41">
      <w:pPr>
        <w:pStyle w:val="Currenttext"/>
        <w:numPr>
          <w:ilvl w:val="0"/>
          <w:numId w:val="4"/>
        </w:numPr>
      </w:pPr>
      <w:r>
        <w:t xml:space="preserve">Order Book: </w:t>
      </w:r>
      <w:r w:rsidR="00B35E2C">
        <w:t>a set of prices for a given digital asset, depending on the quantity</w:t>
      </w:r>
      <w:r w:rsidR="007B24F4">
        <w:t xml:space="preserve"> </w:t>
      </w:r>
      <w:r w:rsidR="00C30424">
        <w:t>for which buy and sell order are placed</w:t>
      </w:r>
      <w:r w:rsidR="007B24F4">
        <w:t>.  Practically an exchange venue is managing such order book, depending on its customer</w:t>
      </w:r>
      <w:r w:rsidR="00F21FDB">
        <w:t xml:space="preserve"> orders, with the objective to match the demand (buying orders) and the offer (selling orders).</w:t>
      </w:r>
      <w:r w:rsidR="00054693">
        <w:t xml:space="preserve">  For example, if someone want to buy 0,1 BTC, maybe there is in front one who wants to sell 0,05 BTC at 55 000 € and another one that wants to sell 0,07 BTC at 55 100 €.  The order book illustrates all these prices depending on the available quantity</w:t>
      </w:r>
      <w:r w:rsidR="006A0DD2">
        <w:t xml:space="preserve"> and type of order</w:t>
      </w:r>
      <w:r w:rsidR="00054693">
        <w:t>.</w:t>
      </w:r>
      <w:r w:rsidR="00615686">
        <w:t xml:space="preserve">  Cf.</w:t>
      </w:r>
      <w:r w:rsidR="00AE0B36">
        <w:t xml:space="preserve"> for example</w:t>
      </w:r>
      <w:r w:rsidR="00615686">
        <w:t xml:space="preserve"> </w:t>
      </w:r>
      <w:hyperlink r:id="rId112" w:history="1">
        <w:r w:rsidR="00615686" w:rsidRPr="00A659D8">
          <w:rPr>
            <w:rStyle w:val="Hyperlink"/>
          </w:rPr>
          <w:t>https://www.coinbase.com/learn/advanced-trading/what-is-an-order-book</w:t>
        </w:r>
      </w:hyperlink>
      <w:r w:rsidR="00615686">
        <w:t xml:space="preserve"> </w:t>
      </w:r>
    </w:p>
    <w:p w14:paraId="2A434E95" w14:textId="77777777" w:rsidR="00392A5A" w:rsidRPr="000B01C6" w:rsidRDefault="00392A5A" w:rsidP="00392A5A">
      <w:pPr>
        <w:pStyle w:val="Currenttext"/>
      </w:pPr>
    </w:p>
    <w:sectPr w:rsidR="00392A5A" w:rsidRPr="000B01C6" w:rsidSect="00F1727E">
      <w:headerReference w:type="even" r:id="rId113"/>
      <w:headerReference w:type="default" r:id="rId114"/>
      <w:headerReference w:type="first" r:id="rId115"/>
      <w:footerReference w:type="first" r:id="rId116"/>
      <w:pgSz w:w="11906" w:h="16838"/>
      <w:pgMar w:top="1559" w:right="1134" w:bottom="1814" w:left="1134" w:header="57" w:footer="5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21098" w14:textId="77777777" w:rsidR="00BF2B94" w:rsidRDefault="00BF2B94" w:rsidP="00357FE4">
      <w:r>
        <w:separator/>
      </w:r>
    </w:p>
  </w:endnote>
  <w:endnote w:type="continuationSeparator" w:id="0">
    <w:p w14:paraId="7FFDC835" w14:textId="77777777" w:rsidR="00BF2B94" w:rsidRDefault="00BF2B94" w:rsidP="00357FE4">
      <w:r>
        <w:continuationSeparator/>
      </w:r>
    </w:p>
  </w:endnote>
  <w:endnote w:type="continuationNotice" w:id="1">
    <w:p w14:paraId="1FE5B534" w14:textId="77777777" w:rsidR="00BF2B94" w:rsidRDefault="00BF2B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2262" w14:textId="77777777" w:rsidR="00901418" w:rsidRPr="00901418" w:rsidRDefault="00901418" w:rsidP="00901418">
    <w:pPr>
      <w:pStyle w:val="Footer"/>
    </w:pPr>
    <w:r>
      <w:rPr>
        <w:noProof/>
      </w:rPr>
      <w:drawing>
        <wp:anchor distT="0" distB="0" distL="114300" distR="114300" simplePos="0" relativeHeight="251658243" behindDoc="1" locked="1" layoutInCell="1" allowOverlap="1" wp14:anchorId="449E50FA" wp14:editId="08955520">
          <wp:simplePos x="0" y="0"/>
          <wp:positionH relativeFrom="margin">
            <wp:posOffset>3851275</wp:posOffset>
          </wp:positionH>
          <wp:positionV relativeFrom="page">
            <wp:posOffset>9918700</wp:posOffset>
          </wp:positionV>
          <wp:extent cx="2262505" cy="287020"/>
          <wp:effectExtent l="0" t="0" r="0" b="5080"/>
          <wp:wrapNone/>
          <wp:docPr id="317743982" name="Graphique 8">
            <a:extLst xmlns:a="http://schemas.openxmlformats.org/drawingml/2006/main">
              <a:ext uri="{FF2B5EF4-FFF2-40B4-BE49-F238E27FC236}">
                <a16:creationId xmlns:a16="http://schemas.microsoft.com/office/drawing/2014/main" id="{4E9E1323-73A6-45A2-6DD4-ED1C9CFD0C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22375" name="Graphique 759622375">
                    <a:extLst>
                      <a:ext uri="{FF2B5EF4-FFF2-40B4-BE49-F238E27FC236}">
                        <a16:creationId xmlns:a16="http://schemas.microsoft.com/office/drawing/2014/main" id="{4E9E1323-73A6-45A2-6DD4-ED1C9CFD0C74}"/>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262505" cy="287020"/>
                  </a:xfrm>
                  <a:prstGeom prst="rect">
                    <a:avLst/>
                  </a:prstGeom>
                </pic:spPr>
              </pic:pic>
            </a:graphicData>
          </a:graphic>
          <wp14:sizeRelH relativeFrom="margin">
            <wp14:pctWidth>0</wp14:pctWidth>
          </wp14:sizeRelH>
          <wp14:sizeRelV relativeFrom="margin">
            <wp14:pctHeight>0</wp14:pctHeight>
          </wp14:sizeRelV>
        </wp:anchor>
      </w:drawing>
    </w:r>
    <w:r w:rsidRPr="00663081">
      <w:rPr>
        <w:noProof/>
      </w:rPr>
      <mc:AlternateContent>
        <mc:Choice Requires="wps">
          <w:drawing>
            <wp:anchor distT="0" distB="0" distL="114300" distR="114300" simplePos="0" relativeHeight="251658242" behindDoc="1" locked="1" layoutInCell="1" allowOverlap="1" wp14:anchorId="63EF58FB" wp14:editId="70358367">
              <wp:simplePos x="0" y="0"/>
              <wp:positionH relativeFrom="page">
                <wp:align>left</wp:align>
              </wp:positionH>
              <wp:positionV relativeFrom="margin">
                <wp:align>bottom</wp:align>
              </wp:positionV>
              <wp:extent cx="6829560" cy="0"/>
              <wp:effectExtent l="0" t="25400" r="28575" b="25400"/>
              <wp:wrapNone/>
              <wp:docPr id="7" name="Connecteur droit 1"/>
              <wp:cNvGraphicFramePr/>
              <a:graphic xmlns:a="http://schemas.openxmlformats.org/drawingml/2006/main">
                <a:graphicData uri="http://schemas.microsoft.com/office/word/2010/wordprocessingShape">
                  <wps:wsp>
                    <wps:cNvCnPr/>
                    <wps:spPr>
                      <a:xfrm>
                        <a:off x="0" y="0"/>
                        <a:ext cx="6829560" cy="0"/>
                      </a:xfrm>
                      <a:prstGeom prst="line">
                        <a:avLst/>
                      </a:prstGeom>
                      <a:noFill/>
                      <a:ln w="50800" cap="flat" cmpd="sng" algn="ctr">
                        <a:gradFill flip="none" rotWithShape="1">
                          <a:gsLst>
                            <a:gs pos="0">
                              <a:schemeClr val="tx2"/>
                            </a:gs>
                            <a:gs pos="15000">
                              <a:schemeClr val="bg2"/>
                            </a:gs>
                            <a:gs pos="60000">
                              <a:schemeClr val="accent1"/>
                            </a:gs>
                            <a:gs pos="100000">
                              <a:schemeClr val="accent2"/>
                            </a:gs>
                          </a:gsLst>
                          <a:lin ang="2700000" scaled="0"/>
                          <a:tileRect/>
                        </a:gradFill>
                        <a:prstDash val="solid"/>
                      </a:ln>
                      <a:effectLst/>
                    </wps:spPr>
                    <wps:bodyPr/>
                  </wps:wsp>
                </a:graphicData>
              </a:graphic>
              <wp14:sizeRelH relativeFrom="margin">
                <wp14:pctWidth>0</wp14:pctWidth>
              </wp14:sizeRelH>
            </wp:anchor>
          </w:drawing>
        </mc:Choice>
        <mc:Fallback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26B03B75">
            <v:line id="Connecteur droit 1" style="position:absolute;z-index:-251658238;visibility:visible;mso-wrap-style:square;mso-width-percent:0;mso-wrap-distance-left:9pt;mso-wrap-distance-top:0;mso-wrap-distance-right:9pt;mso-wrap-distance-bottom:0;mso-position-horizontal:left;mso-position-horizontal-relative:page;mso-position-vertical:bottom;mso-position-vertical-relative:margin;mso-width-percent:0;mso-width-relative:margin" o:spid="_x0000_s1026" strokeweight="4pt" from="0,0" to="537.75pt,0" w14:anchorId="0C435B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">
              <w10:wrap anchorx="page" anchory="margin"/>
              <w10:anchorlock/>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66E4" w14:textId="77777777" w:rsidR="00B42198" w:rsidRPr="00B42198" w:rsidRDefault="00B42198" w:rsidP="00B42198">
    <w:pPr>
      <w:pStyle w:val="Footer"/>
    </w:pPr>
    <w:r>
      <w:rPr>
        <w:noProof/>
      </w:rPr>
      <w:drawing>
        <wp:anchor distT="0" distB="0" distL="114300" distR="114300" simplePos="0" relativeHeight="251658241" behindDoc="1" locked="1" layoutInCell="1" allowOverlap="1" wp14:anchorId="11020D9D" wp14:editId="16D104C0">
          <wp:simplePos x="0" y="0"/>
          <wp:positionH relativeFrom="margin">
            <wp:posOffset>3851275</wp:posOffset>
          </wp:positionH>
          <wp:positionV relativeFrom="page">
            <wp:posOffset>9918700</wp:posOffset>
          </wp:positionV>
          <wp:extent cx="2262505" cy="287020"/>
          <wp:effectExtent l="0" t="0" r="0" b="5080"/>
          <wp:wrapNone/>
          <wp:docPr id="447976065" name="Graphique 5">
            <a:extLst xmlns:a="http://schemas.openxmlformats.org/drawingml/2006/main">
              <a:ext uri="{FF2B5EF4-FFF2-40B4-BE49-F238E27FC236}">
                <a16:creationId xmlns:a16="http://schemas.microsoft.com/office/drawing/2014/main" id="{4E9E1323-73A6-45A2-6DD4-ED1C9CFD0C74}"/>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5">
                    <a:extLst>
                      <a:ext uri="{FF2B5EF4-FFF2-40B4-BE49-F238E27FC236}">
                        <a16:creationId xmlns:a16="http://schemas.microsoft.com/office/drawing/2014/main" id="{4E9E1323-73A6-45A2-6DD4-ED1C9CFD0C74}"/>
                      </a:ex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262505" cy="287020"/>
                  </a:xfrm>
                  <a:prstGeom prst="rect">
                    <a:avLst/>
                  </a:prstGeom>
                </pic:spPr>
              </pic:pic>
            </a:graphicData>
          </a:graphic>
          <wp14:sizeRelH relativeFrom="margin">
            <wp14:pctWidth>0</wp14:pctWidth>
          </wp14:sizeRelH>
          <wp14:sizeRelV relativeFrom="margin">
            <wp14:pctHeight>0</wp14:pctHeight>
          </wp14:sizeRelV>
        </wp:anchor>
      </w:drawing>
    </w:r>
    <w:r w:rsidRPr="00663081">
      <w:rPr>
        <w:noProof/>
      </w:rPr>
      <mc:AlternateContent>
        <mc:Choice Requires="wps">
          <w:drawing>
            <wp:anchor distT="0" distB="0" distL="114300" distR="114300" simplePos="0" relativeHeight="251658240" behindDoc="1" locked="1" layoutInCell="1" allowOverlap="1" wp14:anchorId="6BAFE804" wp14:editId="5664D4BB">
              <wp:simplePos x="0" y="0"/>
              <wp:positionH relativeFrom="page">
                <wp:align>left</wp:align>
              </wp:positionH>
              <wp:positionV relativeFrom="margin">
                <wp:align>bottom</wp:align>
              </wp:positionV>
              <wp:extent cx="6829560" cy="0"/>
              <wp:effectExtent l="0" t="25400" r="28575" b="25400"/>
              <wp:wrapNone/>
              <wp:docPr id="2023617568" name="Connecteur droit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29560" cy="0"/>
                      </a:xfrm>
                      <a:prstGeom prst="line">
                        <a:avLst/>
                      </a:prstGeom>
                      <a:noFill/>
                      <a:ln w="50800" cap="flat" cmpd="sng" algn="ctr">
                        <a:gradFill flip="none" rotWithShape="1">
                          <a:gsLst>
                            <a:gs pos="0">
                              <a:schemeClr val="tx2"/>
                            </a:gs>
                            <a:gs pos="15000">
                              <a:schemeClr val="bg2"/>
                            </a:gs>
                            <a:gs pos="60000">
                              <a:schemeClr val="accent1"/>
                            </a:gs>
                            <a:gs pos="100000">
                              <a:schemeClr val="accent2"/>
                            </a:gs>
                          </a:gsLst>
                          <a:lin ang="2700000" scaled="0"/>
                          <a:tileRect/>
                        </a:gradFill>
                        <a:prstDash val="solid"/>
                      </a:ln>
                      <a:effectLst/>
                    </wps:spPr>
                    <wps:bodyPr/>
                  </wps:wsp>
                </a:graphicData>
              </a:graphic>
              <wp14:sizeRelH relativeFrom="margin">
                <wp14:pctWidth>0</wp14:pctWidth>
              </wp14:sizeRelH>
            </wp:anchor>
          </w:drawing>
        </mc:Choice>
        <mc:Fallback xmlns:arto="http://schemas.microsoft.com/office/word/2006/arto" xmlns:asvg="http://schemas.microsoft.com/office/drawing/2016/SVG/main" xmlns:a14="http://schemas.microsoft.com/office/drawing/2010/main" xmlns:pic="http://schemas.openxmlformats.org/drawingml/2006/picture" xmlns:adec="http://schemas.microsoft.com/office/drawing/2017/decorative" xmlns:a16="http://schemas.microsoft.com/office/drawing/2014/main" xmlns:a="http://schemas.openxmlformats.org/drawingml/2006/main">
          <w:pict w14:anchorId="04B77669">
            <v:line id="Connecteur droit 1" style="position:absolute;z-index:-251658240;visibility:visible;mso-wrap-style:square;mso-width-percent:0;mso-wrap-distance-left:9pt;mso-wrap-distance-top:0;mso-wrap-distance-right:9pt;mso-wrap-distance-bottom:0;mso-position-horizontal:left;mso-position-horizontal-relative:page;mso-position-vertical:bottom;mso-position-vertical-relative:margin;mso-width-percent:0;mso-width-relative:margin" alt="&quot;&quot;" o:spid="_x0000_s1026" strokeweight="4pt" from="0,0" to="537.75pt,0" w14:anchorId="676C0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">
              <w10:wrap anchorx="page" anchory="margin"/>
              <w10:anchorlock/>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CellMar>
        <w:left w:w="0" w:type="dxa"/>
        <w:right w:w="0" w:type="dxa"/>
      </w:tblCellMar>
      <w:tblLook w:val="04A0" w:firstRow="1" w:lastRow="0" w:firstColumn="1" w:lastColumn="0" w:noHBand="0" w:noVBand="1"/>
    </w:tblPr>
    <w:tblGrid>
      <w:gridCol w:w="6663"/>
      <w:gridCol w:w="2965"/>
    </w:tblGrid>
    <w:tr w:rsidR="00D866D1" w:rsidRPr="007776ED" w14:paraId="34254841" w14:textId="77777777" w:rsidTr="001F6970">
      <w:tc>
        <w:tcPr>
          <w:tcW w:w="6663" w:type="dxa"/>
          <w:vAlign w:val="center"/>
        </w:tcPr>
        <w:p w14:paraId="73169376" w14:textId="685E63D0" w:rsidR="00D866D1" w:rsidRPr="007776ED" w:rsidRDefault="00B37C84" w:rsidP="00B37C84">
          <w:pPr>
            <w:pStyle w:val="Footer"/>
          </w:pPr>
          <w:r w:rsidRPr="007776ED">
            <w:rPr>
              <w:rStyle w:val="FooterChar"/>
            </w:rPr>
            <w:t>© Sopra Ster</w:t>
          </w:r>
          <w:r w:rsidRPr="007776ED">
            <w:t xml:space="preserve">ia Group, </w:t>
          </w:r>
          <w:r w:rsidRPr="007776ED">
            <w:fldChar w:fldCharType="begin"/>
          </w:r>
          <w:r w:rsidRPr="007776ED">
            <w:instrText xml:space="preserve"> DATE \@ "yyyy" \* MERGEFORMAT </w:instrText>
          </w:r>
          <w:r w:rsidRPr="007776ED">
            <w:fldChar w:fldCharType="separate"/>
          </w:r>
          <w:r w:rsidR="006B5E9A">
            <w:rPr>
              <w:noProof/>
            </w:rPr>
            <w:t>2026</w:t>
          </w:r>
          <w:r w:rsidRPr="007776ED">
            <w:fldChar w:fldCharType="end"/>
          </w:r>
          <w:r w:rsidRPr="007776ED">
            <w:t xml:space="preserve"> / </w:t>
          </w:r>
          <w:fldSimple w:instr="STYLEREF  Version  \* MERGEFORMAT">
            <w:r w:rsidR="004F29F9">
              <w:rPr>
                <w:noProof/>
              </w:rPr>
              <w:t>Version 1.00</w:t>
            </w:r>
          </w:fldSimple>
          <w:r w:rsidRPr="003623ED">
            <w:t xml:space="preserve"> / </w:t>
          </w:r>
          <w:r w:rsidR="00894787" w:rsidRPr="003623ED">
            <w:fldChar w:fldCharType="begin"/>
          </w:r>
          <w:r w:rsidR="00894787" w:rsidRPr="003623ED">
            <w:instrText xml:space="preserve"> STYLEREF  "</w:instrText>
          </w:r>
          <w:r w:rsidR="003623ED" w:rsidRPr="003623ED">
            <w:instrText>D</w:instrText>
          </w:r>
          <w:r w:rsidR="00894787" w:rsidRPr="003623ED">
            <w:instrText xml:space="preserve">ocument </w:instrText>
          </w:r>
          <w:r w:rsidR="003623ED" w:rsidRPr="003623ED">
            <w:instrText>Status</w:instrText>
          </w:r>
          <w:r w:rsidR="00894787" w:rsidRPr="003623ED">
            <w:instrText xml:space="preserve">"  \* MERGEFORMAT </w:instrText>
          </w:r>
          <w:r w:rsidR="00894787" w:rsidRPr="003623ED">
            <w:fldChar w:fldCharType="separate"/>
          </w:r>
          <w:r w:rsidR="004F29F9">
            <w:rPr>
              <w:noProof/>
            </w:rPr>
            <w:t>Status: In progress</w:t>
          </w:r>
          <w:r w:rsidR="00894787" w:rsidRPr="003623ED">
            <w:rPr>
              <w:noProof/>
            </w:rPr>
            <w:fldChar w:fldCharType="end"/>
          </w:r>
          <w:r w:rsidRPr="003623ED">
            <w:t xml:space="preserve"> / </w:t>
          </w:r>
          <w:r w:rsidR="00894787" w:rsidRPr="003623ED">
            <w:fldChar w:fldCharType="begin"/>
          </w:r>
          <w:r w:rsidR="00894787" w:rsidRPr="003623ED">
            <w:instrText xml:space="preserve"> STYLEREF  "R</w:instrText>
          </w:r>
          <w:r w:rsidR="003623ED" w:rsidRPr="003623ED">
            <w:instrText>e</w:instrText>
          </w:r>
          <w:r w:rsidR="00894787" w:rsidRPr="003623ED">
            <w:instrText>f</w:instrText>
          </w:r>
          <w:r w:rsidR="003623ED" w:rsidRPr="003623ED">
            <w:instrText>e</w:instrText>
          </w:r>
          <w:r w:rsidR="00894787" w:rsidRPr="003623ED">
            <w:instrText xml:space="preserve">rence"  \* MERGEFORMAT </w:instrText>
          </w:r>
          <w:r w:rsidR="00894787" w:rsidRPr="003623ED">
            <w:fldChar w:fldCharType="separate"/>
          </w:r>
          <w:r w:rsidR="004F29F9">
            <w:rPr>
              <w:noProof/>
            </w:rPr>
            <w:t>Ref.: 20230419-160420-LM</w:t>
          </w:r>
          <w:r w:rsidR="00894787" w:rsidRPr="003623ED">
            <w:rPr>
              <w:noProof/>
            </w:rPr>
            <w:fldChar w:fldCharType="end"/>
          </w:r>
        </w:p>
      </w:tc>
      <w:tc>
        <w:tcPr>
          <w:tcW w:w="2965" w:type="dxa"/>
          <w:vAlign w:val="center"/>
        </w:tcPr>
        <w:p w14:paraId="4424001E" w14:textId="77777777" w:rsidR="00D866D1" w:rsidRPr="007776ED" w:rsidRDefault="00B37C84" w:rsidP="00B37C84">
          <w:pPr>
            <w:pStyle w:val="Footer"/>
            <w:jc w:val="right"/>
          </w:pPr>
          <w:r w:rsidRPr="007776ED">
            <w:rPr>
              <w:noProof/>
            </w:rPr>
            <w:drawing>
              <wp:inline distT="0" distB="0" distL="0" distR="0" wp14:anchorId="7541E21F" wp14:editId="7B8CB772">
                <wp:extent cx="1746250" cy="221615"/>
                <wp:effectExtent l="0" t="0" r="6350" b="6985"/>
                <wp:docPr id="867924110" name="Graphique 9497718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71873" name="Graphique 94977187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1746250" cy="221615"/>
                        </a:xfrm>
                        <a:prstGeom prst="rect">
                          <a:avLst/>
                        </a:prstGeom>
                      </pic:spPr>
                    </pic:pic>
                  </a:graphicData>
                </a:graphic>
              </wp:inline>
            </w:drawing>
          </w:r>
        </w:p>
      </w:tc>
    </w:tr>
  </w:tbl>
  <w:p w14:paraId="1551B8C9" w14:textId="77777777" w:rsidR="00901418" w:rsidRPr="00901418" w:rsidRDefault="00D866D1" w:rsidP="00B37C84">
    <w:pPr>
      <w:pStyle w:val="Footer"/>
      <w:spacing w:before="120"/>
      <w:jc w:val="center"/>
    </w:pPr>
    <w:r>
      <w:fldChar w:fldCharType="begin"/>
    </w:r>
    <w:r>
      <w:instrText xml:space="preserve"> PAGE  \* MERGEFORMAT </w:instrText>
    </w:r>
    <w:r>
      <w:fldChar w:fldCharType="separate"/>
    </w:r>
    <w:r>
      <w:rPr>
        <w:noProof/>
      </w:rPr>
      <w:t>2</w:t>
    </w:r>
    <w:r>
      <w:fldChar w:fldCharType="end"/>
    </w:r>
    <w:r>
      <w:t>/</w:t>
    </w:r>
    <w:fldSimple w:instr="NUMPAGES  \* MERGEFORMAT">
      <w:r>
        <w:rPr>
          <w:noProof/>
        </w:rPr>
        <w:t>2</w:t>
      </w:r>
    </w:fldSimple>
    <w:r w:rsidR="007776ED">
      <w:rPr>
        <w:noProof/>
      </w:rPr>
      <mc:AlternateContent>
        <mc:Choice Requires="wps">
          <w:drawing>
            <wp:anchor distT="0" distB="0" distL="114300" distR="114300" simplePos="0" relativeHeight="251658244" behindDoc="1" locked="1" layoutInCell="1" allowOverlap="1" wp14:anchorId="606677BD" wp14:editId="560C7A15">
              <wp:simplePos x="0" y="0"/>
              <wp:positionH relativeFrom="page">
                <wp:align>left</wp:align>
              </wp:positionH>
              <wp:positionV relativeFrom="page">
                <wp:align>bottom</wp:align>
              </wp:positionV>
              <wp:extent cx="7558920" cy="162000"/>
              <wp:effectExtent l="0" t="0" r="0" b="3175"/>
              <wp:wrapNone/>
              <wp:docPr id="602519818"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8920" cy="162000"/>
                      </a:xfrm>
                      <a:prstGeom prst="rect">
                        <a:avLst/>
                      </a:prstGeom>
                      <a:gradFill>
                        <a:gsLst>
                          <a:gs pos="15000">
                            <a:schemeClr val="bg2"/>
                          </a:gs>
                          <a:gs pos="0">
                            <a:schemeClr val="tx2"/>
                          </a:gs>
                          <a:gs pos="60000">
                            <a:schemeClr val="accent1"/>
                          </a:gs>
                          <a:gs pos="100000">
                            <a:schemeClr val="accent2"/>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w14:anchorId="67E2C234">
            <v:rect id="Rectangle 7" style="position:absolute;margin-left:0;margin-top:0;width:595.2pt;height:12.75pt;z-index:-25165823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alt="&quot;&quot;" o:spid="_x0000_s1026" fillcolor="#4d1b82 [3215]" stroked="f" strokeweight="1pt" w14:anchorId="283DED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">
              <v:fill type="gradient" color2="#f07d00 [3205]" colors="0 #4d1b82;9830f #8a1e82;39322f #cf022b;1 #f07d00" angle="45" focus="100%">
                <o:fill v:ext="view" type="gradientUnscaled"/>
              </v:fill>
              <w10:wrap anchorx="page" anchory="page"/>
              <w10:anchorlock/>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CellMar>
        <w:left w:w="0" w:type="dxa"/>
        <w:right w:w="0" w:type="dxa"/>
      </w:tblCellMar>
      <w:tblLook w:val="04A0" w:firstRow="1" w:lastRow="0" w:firstColumn="1" w:lastColumn="0" w:noHBand="0" w:noVBand="1"/>
    </w:tblPr>
    <w:tblGrid>
      <w:gridCol w:w="6663"/>
      <w:gridCol w:w="2965"/>
    </w:tblGrid>
    <w:tr w:rsidR="00A91F1A" w:rsidRPr="007776ED" w14:paraId="4E479A01" w14:textId="77777777" w:rsidTr="001F6970">
      <w:tc>
        <w:tcPr>
          <w:tcW w:w="6663" w:type="dxa"/>
          <w:vAlign w:val="center"/>
        </w:tcPr>
        <w:p w14:paraId="09468FC5" w14:textId="1ED8B330" w:rsidR="00A91F1A" w:rsidRPr="007776ED" w:rsidRDefault="00A91F1A" w:rsidP="00A91F1A">
          <w:pPr>
            <w:pStyle w:val="Footer"/>
          </w:pPr>
          <w:r w:rsidRPr="001867FE">
            <w:rPr>
              <w:rStyle w:val="FooterChar"/>
              <w:lang w:val="it-IT"/>
            </w:rPr>
            <w:t xml:space="preserve">© </w:t>
          </w:r>
          <w:r w:rsidRPr="001867FE">
            <w:rPr>
              <w:rStyle w:val="FooterChar"/>
              <w:lang w:val="it-IT"/>
            </w:rPr>
            <w:t>Sopra Ster</w:t>
          </w:r>
          <w:r w:rsidRPr="001867FE">
            <w:rPr>
              <w:lang w:val="it-IT"/>
            </w:rPr>
            <w:t xml:space="preserve">ia Group, </w:t>
          </w:r>
          <w:r w:rsidRPr="007776ED">
            <w:fldChar w:fldCharType="begin"/>
          </w:r>
          <w:r w:rsidRPr="007776ED">
            <w:instrText xml:space="preserve"> DATE \@ "yyyy" \* MERGEFORMAT </w:instrText>
          </w:r>
          <w:r w:rsidRPr="007776ED">
            <w:fldChar w:fldCharType="separate"/>
          </w:r>
          <w:r w:rsidR="006B5E9A">
            <w:rPr>
              <w:noProof/>
            </w:rPr>
            <w:t>2026</w:t>
          </w:r>
          <w:r w:rsidRPr="007776ED">
            <w:fldChar w:fldCharType="end"/>
          </w:r>
          <w:r w:rsidRPr="001867FE">
            <w:rPr>
              <w:lang w:val="it-IT"/>
            </w:rPr>
            <w:t xml:space="preserve"> / </w:t>
          </w:r>
          <w:r w:rsidR="00140A32">
            <w:fldChar w:fldCharType="begin"/>
          </w:r>
          <w:r w:rsidR="00140A32" w:rsidRPr="001867FE">
            <w:rPr>
              <w:lang w:val="it-IT"/>
            </w:rPr>
            <w:instrText>STYLEREF  Version  \* MERGEFORMAT</w:instrText>
          </w:r>
          <w:r w:rsidR="00140A32">
            <w:fldChar w:fldCharType="separate"/>
          </w:r>
          <w:r w:rsidR="004F29F9">
            <w:rPr>
              <w:noProof/>
              <w:lang w:val="it-IT"/>
            </w:rPr>
            <w:t>Version 1.00</w:t>
          </w:r>
          <w:r w:rsidR="00140A32">
            <w:rPr>
              <w:noProof/>
            </w:rPr>
            <w:fldChar w:fldCharType="end"/>
          </w:r>
          <w:r w:rsidRPr="001867FE">
            <w:rPr>
              <w:lang w:val="it-IT"/>
            </w:rPr>
            <w:t xml:space="preserve"> / </w:t>
          </w:r>
          <w:r w:rsidR="00894787">
            <w:fldChar w:fldCharType="begin"/>
          </w:r>
          <w:r w:rsidR="00894787" w:rsidRPr="001867FE">
            <w:rPr>
              <w:lang w:val="it-IT"/>
            </w:rPr>
            <w:instrText xml:space="preserve"> STYLEREF  "Etat document couveture"  \* MERGEFORMAT </w:instrText>
          </w:r>
          <w:r w:rsidR="00894787">
            <w:fldChar w:fldCharType="separate"/>
          </w:r>
          <w:r w:rsidR="004F29F9">
            <w:rPr>
              <w:b/>
              <w:bCs/>
              <w:noProof/>
              <w:lang w:val="en-US"/>
            </w:rPr>
            <w:t>Error! Use the Home tab to apply Etat document couveture to the text that you want to appear here.</w:t>
          </w:r>
          <w:r w:rsidR="00894787">
            <w:rPr>
              <w:noProof/>
            </w:rPr>
            <w:fldChar w:fldCharType="end"/>
          </w:r>
          <w:r w:rsidRPr="007776ED">
            <w:t xml:space="preserve"> / </w:t>
          </w:r>
          <w:r w:rsidR="00894787">
            <w:fldChar w:fldCharType="begin"/>
          </w:r>
          <w:r w:rsidR="00894787">
            <w:instrText xml:space="preserve"> STYLEREF  "Référence Document"  \* MERGEFORMAT </w:instrText>
          </w:r>
          <w:r w:rsidR="00894787">
            <w:fldChar w:fldCharType="separate"/>
          </w:r>
          <w:r w:rsidR="004F29F9">
            <w:rPr>
              <w:b/>
              <w:bCs/>
              <w:noProof/>
              <w:lang w:val="en-US"/>
            </w:rPr>
            <w:t>Error! Use the Home tab to apply Référence Document to the text that you want to appear here.</w:t>
          </w:r>
          <w:r w:rsidR="00894787">
            <w:rPr>
              <w:noProof/>
            </w:rPr>
            <w:fldChar w:fldCharType="end"/>
          </w:r>
        </w:p>
      </w:tc>
      <w:tc>
        <w:tcPr>
          <w:tcW w:w="2965" w:type="dxa"/>
          <w:vAlign w:val="center"/>
        </w:tcPr>
        <w:p w14:paraId="7306285E" w14:textId="77777777" w:rsidR="00A91F1A" w:rsidRPr="007776ED" w:rsidRDefault="00A91F1A" w:rsidP="00A91F1A">
          <w:pPr>
            <w:pStyle w:val="Footer"/>
            <w:jc w:val="right"/>
          </w:pPr>
          <w:r w:rsidRPr="007776ED">
            <w:rPr>
              <w:noProof/>
            </w:rPr>
            <w:drawing>
              <wp:inline distT="0" distB="0" distL="0" distR="0" wp14:anchorId="35B4F363" wp14:editId="79E9F1B5">
                <wp:extent cx="1746250" cy="221615"/>
                <wp:effectExtent l="0" t="0" r="6350" b="6985"/>
                <wp:docPr id="16" name="Graphiqu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que 1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1746250" cy="221615"/>
                        </a:xfrm>
                        <a:prstGeom prst="rect">
                          <a:avLst/>
                        </a:prstGeom>
                      </pic:spPr>
                    </pic:pic>
                  </a:graphicData>
                </a:graphic>
              </wp:inline>
            </w:drawing>
          </w:r>
        </w:p>
      </w:tc>
    </w:tr>
  </w:tbl>
  <w:p w14:paraId="2BEBFBF2" w14:textId="77777777" w:rsidR="00F1727E" w:rsidRPr="00A91F1A" w:rsidRDefault="00A91F1A" w:rsidP="00A91F1A">
    <w:pPr>
      <w:pStyle w:val="Footer"/>
      <w:spacing w:before="120"/>
      <w:jc w:val="center"/>
    </w:pPr>
    <w:r>
      <w:fldChar w:fldCharType="begin"/>
    </w:r>
    <w:r>
      <w:instrText xml:space="preserve"> PAGE  \* MERGEFORMAT </w:instrText>
    </w:r>
    <w:r>
      <w:fldChar w:fldCharType="separate"/>
    </w:r>
    <w:r>
      <w:t>2</w:t>
    </w:r>
    <w:r>
      <w:fldChar w:fldCharType="end"/>
    </w:r>
    <w:r>
      <w:t>/</w:t>
    </w:r>
    <w:fldSimple w:instr="NUMPAGES  \* MERGEFORMAT">
      <w:r>
        <w:t>3</w:t>
      </w:r>
    </w:fldSimple>
    <w:r>
      <w:rPr>
        <w:noProof/>
      </w:rPr>
      <mc:AlternateContent>
        <mc:Choice Requires="wps">
          <w:drawing>
            <wp:anchor distT="0" distB="0" distL="114300" distR="114300" simplePos="0" relativeHeight="251658246" behindDoc="1" locked="1" layoutInCell="1" allowOverlap="1" wp14:anchorId="1EEA974E" wp14:editId="28BB4A34">
              <wp:simplePos x="0" y="0"/>
              <wp:positionH relativeFrom="page">
                <wp:align>left</wp:align>
              </wp:positionH>
              <wp:positionV relativeFrom="page">
                <wp:align>bottom</wp:align>
              </wp:positionV>
              <wp:extent cx="7558920" cy="162000"/>
              <wp:effectExtent l="0" t="0" r="0" b="3175"/>
              <wp:wrapNone/>
              <wp:docPr id="15"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8920" cy="162000"/>
                      </a:xfrm>
                      <a:prstGeom prst="rect">
                        <a:avLst/>
                      </a:prstGeom>
                      <a:gradFill>
                        <a:gsLst>
                          <a:gs pos="15000">
                            <a:schemeClr val="bg2"/>
                          </a:gs>
                          <a:gs pos="0">
                            <a:schemeClr val="tx2"/>
                          </a:gs>
                          <a:gs pos="60000">
                            <a:schemeClr val="accent1"/>
                          </a:gs>
                          <a:gs pos="100000">
                            <a:schemeClr val="accent2"/>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w14:anchorId="1D514AB0">
            <v:rect id="Rectangle 7" style="position:absolute;margin-left:0;margin-top:0;width:595.2pt;height:12.75pt;z-index:-25165823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alt="&quot;&quot;" o:spid="_x0000_s1026" fillcolor="#4d1b82 [3215]" stroked="f" strokeweight="1pt" w14:anchorId="54ADD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">
              <v:fill type="gradient" color2="#f07d00 [3205]" colors="0 #4d1b82;9830f #8a1e82;39322f #cf022b;1 #f07d00" angle="45" focus="100%">
                <o:fill v:ext="view" type="gradientUnscaled"/>
              </v:fill>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3D63B" w14:textId="77777777" w:rsidR="00BF2B94" w:rsidRDefault="00BF2B94" w:rsidP="00357FE4">
      <w:r>
        <w:separator/>
      </w:r>
    </w:p>
  </w:footnote>
  <w:footnote w:type="continuationSeparator" w:id="0">
    <w:p w14:paraId="173E5EA1" w14:textId="77777777" w:rsidR="00BF2B94" w:rsidRDefault="00BF2B94" w:rsidP="00357FE4">
      <w:r>
        <w:continuationSeparator/>
      </w:r>
    </w:p>
  </w:footnote>
  <w:footnote w:type="continuationNotice" w:id="1">
    <w:p w14:paraId="5DC37912" w14:textId="77777777" w:rsidR="00BF2B94" w:rsidRDefault="00BF2B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D7FD" w14:textId="1B2F49C5" w:rsidR="00392A5A" w:rsidRDefault="00392A5A">
    <w:pPr>
      <w:pStyle w:val="Header"/>
    </w:pPr>
    <w:r>
      <w:rPr>
        <w:noProof/>
      </w:rPr>
      <mc:AlternateContent>
        <mc:Choice Requires="wps">
          <w:drawing>
            <wp:anchor distT="0" distB="0" distL="0" distR="0" simplePos="0" relativeHeight="251658248" behindDoc="0" locked="0" layoutInCell="1" allowOverlap="1" wp14:anchorId="002DD952" wp14:editId="4133DDAD">
              <wp:simplePos x="635" y="635"/>
              <wp:positionH relativeFrom="page">
                <wp:align>left</wp:align>
              </wp:positionH>
              <wp:positionV relativeFrom="page">
                <wp:align>top</wp:align>
              </wp:positionV>
              <wp:extent cx="1581150" cy="313055"/>
              <wp:effectExtent l="0" t="0" r="0" b="10795"/>
              <wp:wrapNone/>
              <wp:docPr id="126357885"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6B1DA215" w14:textId="6ADFE408"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2DD952" id="_x0000_t202" coordsize="21600,21600" o:spt="202" path="m,l,21600r21600,l21600,xe">
              <v:stroke joinstyle="miter"/>
              <v:path gradientshapeok="t" o:connecttype="rect"/>
            </v:shapetype>
            <v:shape id="Text Box 2" o:spid="_x0000_s1027" type="#_x0000_t202" alt="               C2 - Restricted use" style="position:absolute;margin-left:0;margin-top:0;width:124.5pt;height:24.65pt;z-index:25165824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" filled="f" stroked="f">
              <v:textbox style="mso-fit-shape-to-text:t" inset="20pt,15pt,0,0">
                <w:txbxContent>
                  <w:p w14:paraId="6B1DA215" w14:textId="6ADFE408"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6756" w14:textId="15410A1E" w:rsidR="00901418" w:rsidRDefault="00392A5A" w:rsidP="00901418">
    <w:pPr>
      <w:pStyle w:val="Header"/>
      <w:rPr>
        <w:noProof/>
        <w:color w:val="CF022B"/>
      </w:rPr>
    </w:pPr>
    <w:r>
      <w:rPr>
        <w:rFonts w:ascii="Tahoma" w:eastAsia="Times New Roman" w:hAnsi="Tahoma" w:cs="Tahoma"/>
        <w:noProof/>
        <w:color w:val="CF022B"/>
        <w:sz w:val="18"/>
        <w:szCs w:val="20"/>
        <w:lang w:eastAsia="fr-FR"/>
      </w:rPr>
      <mc:AlternateContent>
        <mc:Choice Requires="wps">
          <w:drawing>
            <wp:anchor distT="0" distB="0" distL="0" distR="0" simplePos="0" relativeHeight="251658249" behindDoc="0" locked="0" layoutInCell="1" allowOverlap="1" wp14:anchorId="7B2DD9C4" wp14:editId="7699BBD3">
              <wp:simplePos x="635" y="635"/>
              <wp:positionH relativeFrom="page">
                <wp:align>left</wp:align>
              </wp:positionH>
              <wp:positionV relativeFrom="page">
                <wp:align>top</wp:align>
              </wp:positionV>
              <wp:extent cx="1581150" cy="313055"/>
              <wp:effectExtent l="0" t="0" r="0" b="10795"/>
              <wp:wrapNone/>
              <wp:docPr id="1127009849"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0499AFD2" w14:textId="16FAB76D"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2DD9C4" id="_x0000_t202" coordsize="21600,21600" o:spt="202" path="m,l,21600r21600,l21600,xe">
              <v:stroke joinstyle="miter"/>
              <v:path gradientshapeok="t" o:connecttype="rect"/>
            </v:shapetype>
            <v:shape id="Text Box 3" o:spid="_x0000_s1028" type="#_x0000_t202" alt="               C2 - Restricted use" style="position:absolute;margin-left:0;margin-top:0;width:124.5pt;height:24.65pt;z-index:251658249;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" filled="f" stroked="f">
              <v:textbox style="mso-fit-shape-to-text:t" inset="20pt,15pt,0,0">
                <w:txbxContent>
                  <w:p w14:paraId="0499AFD2" w14:textId="16FAB76D"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v:textbox>
              <w10:wrap anchorx="page" anchory="page"/>
            </v:shape>
          </w:pict>
        </mc:Fallback>
      </mc:AlternateContent>
    </w:r>
    <w:r w:rsidR="00B42198" w:rsidRPr="00B42198">
      <w:rPr>
        <w:rFonts w:ascii="Tahoma" w:eastAsia="Times New Roman" w:hAnsi="Tahoma" w:cs="Tahoma"/>
        <w:color w:val="CF022B"/>
        <w:sz w:val="18"/>
        <w:szCs w:val="20"/>
        <w:lang w:eastAsia="fr-FR"/>
      </w:rPr>
      <w:t xml:space="preserve">C2 – Usage </w:t>
    </w:r>
    <w:proofErr w:type="spellStart"/>
    <w:r w:rsidR="00B42198" w:rsidRPr="00B42198">
      <w:rPr>
        <w:rFonts w:ascii="Tahoma" w:eastAsia="Times New Roman" w:hAnsi="Tahoma" w:cs="Tahoma"/>
        <w:color w:val="CF022B"/>
        <w:sz w:val="18"/>
        <w:szCs w:val="20"/>
        <w:lang w:eastAsia="fr-FR"/>
      </w:rPr>
      <w:t>restreint</w:t>
    </w:r>
    <w:proofErr w:type="spellEnd"/>
    <w:r w:rsidR="00901418" w:rsidRPr="00B42198">
      <w:rPr>
        <w:noProof/>
        <w:color w:val="CF022B"/>
      </w:rPr>
      <w:t xml:space="preserve"> </w:t>
    </w:r>
  </w:p>
  <w:p w14:paraId="04900CA9" w14:textId="77777777" w:rsidR="00901418" w:rsidRDefault="009014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91CA" w14:textId="4E6782CA" w:rsidR="00B42198" w:rsidRPr="00D866D1" w:rsidRDefault="00392A5A">
    <w:pPr>
      <w:pStyle w:val="Header"/>
      <w:rPr>
        <w:noProof/>
        <w:color w:val="CF022B"/>
        <w:szCs w:val="21"/>
      </w:rPr>
    </w:pPr>
    <w:r>
      <w:rPr>
        <w:rFonts w:ascii="Tahoma" w:eastAsia="Times New Roman" w:hAnsi="Tahoma" w:cs="Tahoma"/>
        <w:noProof/>
        <w:color w:val="CF022B"/>
        <w:szCs w:val="18"/>
        <w:lang w:eastAsia="fr-FR"/>
      </w:rPr>
      <mc:AlternateContent>
        <mc:Choice Requires="wps">
          <w:drawing>
            <wp:anchor distT="0" distB="0" distL="0" distR="0" simplePos="0" relativeHeight="251658247" behindDoc="0" locked="0" layoutInCell="1" allowOverlap="1" wp14:anchorId="74117072" wp14:editId="005729CC">
              <wp:simplePos x="723331" y="218364"/>
              <wp:positionH relativeFrom="page">
                <wp:align>left</wp:align>
              </wp:positionH>
              <wp:positionV relativeFrom="page">
                <wp:align>top</wp:align>
              </wp:positionV>
              <wp:extent cx="1581150" cy="313055"/>
              <wp:effectExtent l="0" t="0" r="0" b="10795"/>
              <wp:wrapNone/>
              <wp:docPr id="699463292"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5C9CA092" w14:textId="7FC8E1C5"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117072" id="_x0000_t202" coordsize="21600,21600" o:spt="202" path="m,l,21600r21600,l21600,xe">
              <v:stroke joinstyle="miter"/>
              <v:path gradientshapeok="t" o:connecttype="rect"/>
            </v:shapetype>
            <v:shape id="Text Box 1" o:spid="_x0000_s1029" type="#_x0000_t202" alt="               C2 - Restricted use" style="position:absolute;margin-left:0;margin-top:0;width:124.5pt;height:24.65pt;z-index:251658247;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" filled="f" stroked="f">
              <v:textbox style="mso-fit-shape-to-text:t" inset="20pt,15pt,0,0">
                <w:txbxContent>
                  <w:p w14:paraId="5C9CA092" w14:textId="7FC8E1C5"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v:textbox>
              <w10:wrap anchorx="page" anchory="page"/>
            </v:shape>
          </w:pict>
        </mc:Fallback>
      </mc:AlternateContent>
    </w:r>
    <w:r w:rsidR="00B42198" w:rsidRPr="00B42198">
      <w:rPr>
        <w:rFonts w:ascii="Tahoma" w:eastAsia="Times New Roman" w:hAnsi="Tahoma" w:cs="Tahoma"/>
        <w:color w:val="CF022B"/>
        <w:szCs w:val="18"/>
        <w:lang w:eastAsia="fr-FR"/>
      </w:rPr>
      <w:t xml:space="preserve">C2 – Usage </w:t>
    </w:r>
    <w:proofErr w:type="spellStart"/>
    <w:r w:rsidR="00B42198" w:rsidRPr="00B42198">
      <w:rPr>
        <w:rFonts w:ascii="Tahoma" w:eastAsia="Times New Roman" w:hAnsi="Tahoma" w:cs="Tahoma"/>
        <w:color w:val="CF022B"/>
        <w:szCs w:val="18"/>
        <w:lang w:eastAsia="fr-FR"/>
      </w:rPr>
      <w:t>restreint</w:t>
    </w:r>
    <w:proofErr w:type="spellEnd"/>
    <w:r w:rsidR="00B42198" w:rsidRPr="00D866D1">
      <w:rPr>
        <w:noProof/>
        <w:color w:val="CF022B"/>
        <w:szCs w:val="21"/>
      </w:rPr>
      <w:t xml:space="preserve"> </w:t>
    </w:r>
  </w:p>
  <w:p w14:paraId="0552E028" w14:textId="77777777" w:rsidR="00B42198" w:rsidRDefault="00B42198" w:rsidP="00D866D1">
    <w:pPr>
      <w:pStyle w:val="Header"/>
      <w:spacing w:before="640"/>
    </w:pPr>
  </w:p>
  <w:tbl>
    <w:tblPr>
      <w:tblStyle w:val="TableGrid"/>
      <w:tblW w:w="0" w:type="auto"/>
      <w:tblLayout w:type="fixed"/>
      <w:tblCellMar>
        <w:left w:w="0" w:type="dxa"/>
        <w:right w:w="0" w:type="dxa"/>
      </w:tblCellMar>
      <w:tblLook w:val="04A0" w:firstRow="1" w:lastRow="0" w:firstColumn="1" w:lastColumn="0" w:noHBand="0" w:noVBand="1"/>
    </w:tblPr>
    <w:tblGrid>
      <w:gridCol w:w="9628"/>
    </w:tblGrid>
    <w:tr w:rsidR="00B42198" w14:paraId="354E018C" w14:textId="77777777" w:rsidTr="00B42198">
      <w:trPr>
        <w:trHeight w:hRule="exact" w:val="7088"/>
      </w:trPr>
      <w:tc>
        <w:tcPr>
          <w:tcW w:w="9628" w:type="dxa"/>
          <w:vAlign w:val="bottom"/>
        </w:tcPr>
        <w:p w14:paraId="576E15FA" w14:textId="77777777" w:rsidR="00B42198" w:rsidRDefault="00B42198" w:rsidP="00B42198">
          <w:pPr>
            <w:pStyle w:val="Header"/>
            <w:jc w:val="center"/>
          </w:pPr>
          <w:r>
            <w:rPr>
              <w:noProof/>
            </w:rPr>
            <w:drawing>
              <wp:inline distT="0" distB="0" distL="0" distR="0" wp14:anchorId="4FFEE7AD" wp14:editId="010AA900">
                <wp:extent cx="6108065" cy="4495165"/>
                <wp:effectExtent l="0" t="0" r="635" b="635"/>
                <wp:docPr id="583928300" name="Image 3" descr="Emplacement pour une imag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Emplacement pour une image">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6108065" cy="4495165"/>
                        </a:xfrm>
                        <a:prstGeom prst="rect">
                          <a:avLst/>
                        </a:prstGeom>
                      </pic:spPr>
                    </pic:pic>
                  </a:graphicData>
                </a:graphic>
              </wp:inline>
            </w:drawing>
          </w:r>
        </w:p>
      </w:tc>
    </w:tr>
  </w:tbl>
  <w:p w14:paraId="0C9E16A7" w14:textId="77777777" w:rsidR="00B42198" w:rsidRDefault="00B42198" w:rsidP="000023BD">
    <w:pPr>
      <w:pStyle w:val="Header"/>
      <w:spacing w:before="24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9387" w14:textId="68D6E679" w:rsidR="00392A5A" w:rsidRDefault="00392A5A">
    <w:pPr>
      <w:pStyle w:val="Header"/>
    </w:pPr>
    <w:r>
      <w:rPr>
        <w:noProof/>
      </w:rPr>
      <mc:AlternateContent>
        <mc:Choice Requires="wps">
          <w:drawing>
            <wp:anchor distT="0" distB="0" distL="0" distR="0" simplePos="0" relativeHeight="251658251" behindDoc="0" locked="0" layoutInCell="1" allowOverlap="1" wp14:anchorId="1754AEF7" wp14:editId="1EABB95F">
              <wp:simplePos x="635" y="635"/>
              <wp:positionH relativeFrom="page">
                <wp:align>left</wp:align>
              </wp:positionH>
              <wp:positionV relativeFrom="page">
                <wp:align>top</wp:align>
              </wp:positionV>
              <wp:extent cx="1581150" cy="313055"/>
              <wp:effectExtent l="0" t="0" r="0" b="10795"/>
              <wp:wrapNone/>
              <wp:docPr id="464871229" name="Text Box 5"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5D7AB128" w14:textId="46EB2944"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754AEF7" id="_x0000_t202" coordsize="21600,21600" o:spt="202" path="m,l,21600r21600,l21600,xe">
              <v:stroke joinstyle="miter"/>
              <v:path gradientshapeok="t" o:connecttype="rect"/>
            </v:shapetype>
            <v:shape id="Text Box 5" o:spid="_x0000_s1030" type="#_x0000_t202" alt="               C2 - Restricted use" style="position:absolute;margin-left:0;margin-top:0;width:124.5pt;height:24.65pt;z-index:25165825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" filled="f" stroked="f">
              <v:textbox style="mso-fit-shape-to-text:t" inset="20pt,15pt,0,0">
                <w:txbxContent>
                  <w:p w14:paraId="5D7AB128" w14:textId="46EB2944"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32A1" w14:textId="579F66EB" w:rsidR="00C8033B" w:rsidRDefault="00392A5A" w:rsidP="00901418">
    <w:pPr>
      <w:pStyle w:val="Header"/>
      <w:rPr>
        <w:noProof/>
        <w:color w:val="CF022B"/>
      </w:rPr>
    </w:pPr>
    <w:r>
      <w:rPr>
        <w:noProof/>
        <w:color w:val="CF022B"/>
      </w:rPr>
      <mc:AlternateContent>
        <mc:Choice Requires="wps">
          <w:drawing>
            <wp:anchor distT="0" distB="0" distL="0" distR="0" simplePos="0" relativeHeight="251658252" behindDoc="0" locked="0" layoutInCell="1" allowOverlap="1" wp14:anchorId="193C1732" wp14:editId="007DDE92">
              <wp:simplePos x="723331" y="34119"/>
              <wp:positionH relativeFrom="page">
                <wp:align>left</wp:align>
              </wp:positionH>
              <wp:positionV relativeFrom="page">
                <wp:align>top</wp:align>
              </wp:positionV>
              <wp:extent cx="1581150" cy="313055"/>
              <wp:effectExtent l="0" t="0" r="0" b="10795"/>
              <wp:wrapNone/>
              <wp:docPr id="2104847234" name="Text Box 6"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2D5881F6" w14:textId="377E7F4D"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93C1732" id="_x0000_t202" coordsize="21600,21600" o:spt="202" path="m,l,21600r21600,l21600,xe">
              <v:stroke joinstyle="miter"/>
              <v:path gradientshapeok="t" o:connecttype="rect"/>
            </v:shapetype>
            <v:shape id="Text Box 6" o:spid="_x0000_s1031" type="#_x0000_t202" alt="               C2 - Restricted use" style="position:absolute;margin-left:0;margin-top:0;width:124.5pt;height:24.65pt;z-index:25165825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" filled="f" stroked="f">
              <v:textbox style="mso-fit-shape-to-text:t" inset="20pt,15pt,0,0">
                <w:txbxContent>
                  <w:p w14:paraId="2D5881F6" w14:textId="377E7F4D"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v:textbox>
              <w10:wrap anchorx="page" anchory="page"/>
            </v:shape>
          </w:pict>
        </mc:Fallback>
      </mc:AlternateContent>
    </w:r>
  </w:p>
  <w:tbl>
    <w:tblPr>
      <w:tblStyle w:val="TableGrid"/>
      <w:tblW w:w="0" w:type="auto"/>
      <w:tblBorders>
        <w:bottom w:val="single" w:sz="4" w:space="0" w:color="auto"/>
      </w:tblBorders>
      <w:tblCellMar>
        <w:top w:w="57" w:type="dxa"/>
        <w:left w:w="0" w:type="dxa"/>
        <w:bottom w:w="113" w:type="dxa"/>
        <w:right w:w="0" w:type="dxa"/>
      </w:tblCellMar>
      <w:tblLook w:val="04A0" w:firstRow="1" w:lastRow="0" w:firstColumn="1" w:lastColumn="0" w:noHBand="0" w:noVBand="1"/>
    </w:tblPr>
    <w:tblGrid>
      <w:gridCol w:w="4814"/>
      <w:gridCol w:w="4814"/>
    </w:tblGrid>
    <w:tr w:rsidR="00C8033B" w:rsidRPr="00CA1761" w14:paraId="5FA5A4D9" w14:textId="77777777" w:rsidTr="00CA5528">
      <w:tc>
        <w:tcPr>
          <w:tcW w:w="4814" w:type="dxa"/>
        </w:tcPr>
        <w:p w14:paraId="5AC5127E" w14:textId="77777777" w:rsidR="00C8033B" w:rsidRPr="00CA1761" w:rsidRDefault="00B42198" w:rsidP="00901418">
          <w:pPr>
            <w:pStyle w:val="Header"/>
            <w:rPr>
              <w:noProof/>
              <w:color w:val="CF022B"/>
            </w:rPr>
          </w:pPr>
          <w:r w:rsidRPr="00CA1761">
            <w:rPr>
              <w:rFonts w:ascii="Tahoma" w:eastAsia="Times New Roman" w:hAnsi="Tahoma" w:cs="Tahoma"/>
              <w:color w:val="CF022B"/>
              <w:sz w:val="18"/>
              <w:szCs w:val="20"/>
              <w:lang w:eastAsia="fr-FR"/>
            </w:rPr>
            <w:t xml:space="preserve">C2 – Usage </w:t>
          </w:r>
          <w:proofErr w:type="spellStart"/>
          <w:r w:rsidRPr="00CA1761">
            <w:rPr>
              <w:rFonts w:ascii="Tahoma" w:eastAsia="Times New Roman" w:hAnsi="Tahoma" w:cs="Tahoma"/>
              <w:color w:val="CF022B"/>
              <w:sz w:val="18"/>
              <w:szCs w:val="20"/>
              <w:lang w:eastAsia="fr-FR"/>
            </w:rPr>
            <w:t>restreint</w:t>
          </w:r>
          <w:proofErr w:type="spellEnd"/>
        </w:p>
      </w:tc>
      <w:tc>
        <w:tcPr>
          <w:tcW w:w="4814" w:type="dxa"/>
        </w:tcPr>
        <w:p w14:paraId="55635AF7" w14:textId="32FF7F83" w:rsidR="00C8033B" w:rsidRPr="00CA1761" w:rsidRDefault="00D866D1" w:rsidP="00D866D1">
          <w:pPr>
            <w:pStyle w:val="Header"/>
            <w:jc w:val="right"/>
            <w:rPr>
              <w:b/>
              <w:bCs/>
              <w:noProof/>
              <w:color w:val="000000" w:themeColor="text1"/>
            </w:rPr>
          </w:pPr>
          <w:r w:rsidRPr="00CA1761">
            <w:rPr>
              <w:b/>
              <w:bCs/>
              <w:noProof/>
              <w:color w:val="000000" w:themeColor="text1"/>
            </w:rPr>
            <w:fldChar w:fldCharType="begin"/>
          </w:r>
          <w:r w:rsidRPr="00CA1761">
            <w:rPr>
              <w:b/>
              <w:bCs/>
              <w:noProof/>
              <w:color w:val="000000" w:themeColor="text1"/>
            </w:rPr>
            <w:instrText xml:space="preserve"> STYLEREF "_</w:instrText>
          </w:r>
          <w:r w:rsidR="003623ED">
            <w:rPr>
              <w:b/>
              <w:bCs/>
              <w:noProof/>
              <w:color w:val="000000" w:themeColor="text1"/>
            </w:rPr>
            <w:instrText>Folder Name</w:instrText>
          </w:r>
          <w:r w:rsidRPr="00CA1761">
            <w:rPr>
              <w:b/>
              <w:bCs/>
              <w:noProof/>
              <w:color w:val="000000" w:themeColor="text1"/>
            </w:rPr>
            <w:instrText xml:space="preserve">" \* MERGEFORMAT </w:instrText>
          </w:r>
          <w:r w:rsidRPr="00CA1761">
            <w:rPr>
              <w:b/>
              <w:bCs/>
              <w:noProof/>
              <w:color w:val="000000" w:themeColor="text1"/>
            </w:rPr>
            <w:fldChar w:fldCharType="end"/>
          </w:r>
        </w:p>
      </w:tc>
    </w:tr>
    <w:tr w:rsidR="00C8033B" w:rsidRPr="00CA1761" w14:paraId="6292131C" w14:textId="77777777" w:rsidTr="00CA5528">
      <w:tc>
        <w:tcPr>
          <w:tcW w:w="4814" w:type="dxa"/>
        </w:tcPr>
        <w:p w14:paraId="70B200FB" w14:textId="3A82B5D0" w:rsidR="00C8033B" w:rsidRPr="00CA1761" w:rsidRDefault="00CA1761" w:rsidP="00ED7761">
          <w:pPr>
            <w:pStyle w:val="Header"/>
            <w:jc w:val="right"/>
            <w:rPr>
              <w:noProof/>
              <w:color w:val="000000" w:themeColor="text1"/>
            </w:rPr>
          </w:pPr>
          <w:r>
            <w:rPr>
              <w:noProof/>
              <w:color w:val="000000" w:themeColor="text1"/>
            </w:rPr>
            <w:fldChar w:fldCharType="begin"/>
          </w:r>
          <w:r>
            <w:rPr>
              <w:noProof/>
              <w:color w:val="000000" w:themeColor="text1"/>
            </w:rPr>
            <w:instrText xml:space="preserve"> DATE \@ "MMMM d, yyyy" \* MERGEFORMAT </w:instrText>
          </w:r>
          <w:r>
            <w:rPr>
              <w:noProof/>
              <w:color w:val="000000" w:themeColor="text1"/>
            </w:rPr>
            <w:fldChar w:fldCharType="separate"/>
          </w:r>
          <w:ins w:id="11" w:author="ORBAN Olivier" w:date="2026-05-19T13:36:00Z" w16du:dateUtc="2026-05-19T11:36:00Z">
            <w:r w:rsidR="006B5E9A">
              <w:rPr>
                <w:noProof/>
                <w:color w:val="000000" w:themeColor="text1"/>
              </w:rPr>
              <w:t>May 19, 2026</w:t>
            </w:r>
          </w:ins>
          <w:del w:id="12" w:author="ORBAN Olivier" w:date="2026-05-11T15:09:00Z" w16du:dateUtc="2026-05-11T13:09:00Z">
            <w:r w:rsidR="00EE3775" w:rsidDel="00DA61F5">
              <w:rPr>
                <w:noProof/>
                <w:color w:val="000000" w:themeColor="text1"/>
              </w:rPr>
              <w:delText>April 24, 2026</w:delText>
            </w:r>
          </w:del>
          <w:r>
            <w:rPr>
              <w:noProof/>
              <w:color w:val="000000" w:themeColor="text1"/>
            </w:rPr>
            <w:fldChar w:fldCharType="end"/>
          </w:r>
          <w:r w:rsidR="00C8033B" w:rsidRPr="00CA1761">
            <w:rPr>
              <w:noProof/>
              <w:color w:val="000000" w:themeColor="text1"/>
            </w:rPr>
            <w:t xml:space="preserve"> </w:t>
          </w:r>
        </w:p>
      </w:tc>
      <w:tc>
        <w:tcPr>
          <w:tcW w:w="4814" w:type="dxa"/>
        </w:tcPr>
        <w:p w14:paraId="77DC8974" w14:textId="303FA509" w:rsidR="00C8033B" w:rsidRPr="00CA1761" w:rsidRDefault="00D866D1" w:rsidP="00D866D1">
          <w:pPr>
            <w:pStyle w:val="Header"/>
            <w:jc w:val="right"/>
            <w:rPr>
              <w:noProof/>
              <w:color w:val="000000" w:themeColor="text1"/>
            </w:rPr>
          </w:pPr>
          <w:r w:rsidRPr="00CA1761">
            <w:rPr>
              <w:noProof/>
              <w:color w:val="000000" w:themeColor="text1"/>
            </w:rPr>
            <w:fldChar w:fldCharType="begin"/>
          </w:r>
          <w:r w:rsidRPr="00CA1761">
            <w:rPr>
              <w:noProof/>
              <w:color w:val="000000" w:themeColor="text1"/>
            </w:rPr>
            <w:instrText xml:space="preserve"> STYLEREF "_</w:instrText>
          </w:r>
          <w:r w:rsidR="003623ED">
            <w:rPr>
              <w:noProof/>
              <w:color w:val="000000" w:themeColor="text1"/>
            </w:rPr>
            <w:instrText>D</w:instrText>
          </w:r>
          <w:r w:rsidRPr="00CA1761">
            <w:rPr>
              <w:noProof/>
              <w:color w:val="000000" w:themeColor="text1"/>
            </w:rPr>
            <w:instrText>ocument</w:instrText>
          </w:r>
          <w:r w:rsidR="003623ED">
            <w:rPr>
              <w:noProof/>
              <w:color w:val="000000" w:themeColor="text1"/>
            </w:rPr>
            <w:instrText xml:space="preserve"> title</w:instrText>
          </w:r>
          <w:r w:rsidRPr="00CA1761">
            <w:rPr>
              <w:noProof/>
              <w:color w:val="000000" w:themeColor="text1"/>
            </w:rPr>
            <w:instrText xml:space="preserve">" \* MERGEFORMAT </w:instrText>
          </w:r>
          <w:r w:rsidRPr="00CA1761">
            <w:rPr>
              <w:noProof/>
              <w:color w:val="000000" w:themeColor="text1"/>
            </w:rPr>
            <w:fldChar w:fldCharType="separate"/>
          </w:r>
          <w:r w:rsidR="004F29F9">
            <w:rPr>
              <w:noProof/>
              <w:color w:val="000000" w:themeColor="text1"/>
            </w:rPr>
            <w:t>Reference guide</w:t>
          </w:r>
          <w:r w:rsidRPr="00CA1761">
            <w:rPr>
              <w:noProof/>
              <w:color w:val="000000" w:themeColor="text1"/>
            </w:rPr>
            <w:fldChar w:fldCharType="end"/>
          </w:r>
        </w:p>
      </w:tc>
    </w:tr>
  </w:tbl>
  <w:p w14:paraId="18F40FA3" w14:textId="77777777" w:rsidR="00901418" w:rsidRDefault="009014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4E57" w14:textId="4CDF6FAB" w:rsidR="00392A5A" w:rsidRDefault="00392A5A">
    <w:pPr>
      <w:pStyle w:val="Header"/>
    </w:pPr>
    <w:r>
      <w:rPr>
        <w:noProof/>
      </w:rPr>
      <mc:AlternateContent>
        <mc:Choice Requires="wps">
          <w:drawing>
            <wp:anchor distT="0" distB="0" distL="0" distR="0" simplePos="0" relativeHeight="251658250" behindDoc="0" locked="0" layoutInCell="1" allowOverlap="1" wp14:anchorId="32CBDFD8" wp14:editId="4A632C24">
              <wp:simplePos x="635" y="635"/>
              <wp:positionH relativeFrom="page">
                <wp:align>left</wp:align>
              </wp:positionH>
              <wp:positionV relativeFrom="page">
                <wp:align>top</wp:align>
              </wp:positionV>
              <wp:extent cx="1581150" cy="313055"/>
              <wp:effectExtent l="0" t="0" r="0" b="10795"/>
              <wp:wrapNone/>
              <wp:docPr id="505641870" name="Text Box 4"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42295F81" w14:textId="48419E85"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CBDFD8" id="_x0000_t202" coordsize="21600,21600" o:spt="202" path="m,l,21600r21600,l21600,xe">
              <v:stroke joinstyle="miter"/>
              <v:path gradientshapeok="t" o:connecttype="rect"/>
            </v:shapetype>
            <v:shape id="Text Box 4" o:spid="_x0000_s1032" type="#_x0000_t202" alt="               C2 - Restricted use" style="position:absolute;margin-left:0;margin-top:0;width:124.5pt;height:24.65pt;z-index:25165825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" filled="f" stroked="f">
              <v:textbox style="mso-fit-shape-to-text:t" inset="20pt,15pt,0,0">
                <w:txbxContent>
                  <w:p w14:paraId="42295F81" w14:textId="48419E85"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114A" w14:textId="3BB31F34" w:rsidR="00392A5A" w:rsidRDefault="00392A5A">
    <w:pPr>
      <w:pStyle w:val="Header"/>
    </w:pPr>
    <w:r>
      <w:rPr>
        <w:noProof/>
      </w:rPr>
      <mc:AlternateContent>
        <mc:Choice Requires="wps">
          <w:drawing>
            <wp:anchor distT="0" distB="0" distL="0" distR="0" simplePos="0" relativeHeight="251658254" behindDoc="0" locked="0" layoutInCell="1" allowOverlap="1" wp14:anchorId="61C0E6C1" wp14:editId="2C2EB301">
              <wp:simplePos x="635" y="635"/>
              <wp:positionH relativeFrom="page">
                <wp:align>left</wp:align>
              </wp:positionH>
              <wp:positionV relativeFrom="page">
                <wp:align>top</wp:align>
              </wp:positionV>
              <wp:extent cx="1581150" cy="313055"/>
              <wp:effectExtent l="0" t="0" r="0" b="10795"/>
              <wp:wrapNone/>
              <wp:docPr id="1667211047" name="Text Box 8"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0C3CC79F" w14:textId="12C2CBA6"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C0E6C1" id="_x0000_t202" coordsize="21600,21600" o:spt="202" path="m,l,21600r21600,l21600,xe">
              <v:stroke joinstyle="miter"/>
              <v:path gradientshapeok="t" o:connecttype="rect"/>
            </v:shapetype>
            <v:shape id="Text Box 8" o:spid="_x0000_s1033" type="#_x0000_t202" alt="               C2 - Restricted use" style="position:absolute;margin-left:0;margin-top:0;width:124.5pt;height:24.65pt;z-index:25165825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" filled="f" stroked="f">
              <v:textbox style="mso-fit-shape-to-text:t" inset="20pt,15pt,0,0">
                <w:txbxContent>
                  <w:p w14:paraId="0C3CC79F" w14:textId="12C2CBA6"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BFE1" w14:textId="708D197E" w:rsidR="00392A5A" w:rsidRDefault="00392A5A">
    <w:pPr>
      <w:pStyle w:val="Header"/>
    </w:pPr>
    <w:r>
      <w:rPr>
        <w:noProof/>
      </w:rPr>
      <mc:AlternateContent>
        <mc:Choice Requires="wps">
          <w:drawing>
            <wp:anchor distT="0" distB="0" distL="0" distR="0" simplePos="0" relativeHeight="251658255" behindDoc="0" locked="0" layoutInCell="1" allowOverlap="1" wp14:anchorId="7017F2C7" wp14:editId="3DFF44C2">
              <wp:simplePos x="720725" y="36830"/>
              <wp:positionH relativeFrom="page">
                <wp:align>left</wp:align>
              </wp:positionH>
              <wp:positionV relativeFrom="page">
                <wp:align>top</wp:align>
              </wp:positionV>
              <wp:extent cx="1581150" cy="313055"/>
              <wp:effectExtent l="0" t="0" r="0" b="10795"/>
              <wp:wrapNone/>
              <wp:docPr id="1866595205" name="Text Box 9"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3D3E1CE4" w14:textId="12E7243B"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17F2C7" id="_x0000_t202" coordsize="21600,21600" o:spt="202" path="m,l,21600r21600,l21600,xe">
              <v:stroke joinstyle="miter"/>
              <v:path gradientshapeok="t" o:connecttype="rect"/>
            </v:shapetype>
            <v:shape id="Text Box 9" o:spid="_x0000_s1034" type="#_x0000_t202" alt="               C2 - Restricted use" style="position:absolute;margin-left:0;margin-top:0;width:124.5pt;height:24.65pt;z-index:251658255;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" filled="f" stroked="f">
              <v:textbox style="mso-fit-shape-to-text:t" inset="20pt,15pt,0,0">
                <w:txbxContent>
                  <w:p w14:paraId="3D3E1CE4" w14:textId="12E7243B"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DB2AF" w14:textId="07FA874E" w:rsidR="0045123F" w:rsidRDefault="00392A5A">
    <w:pPr>
      <w:pStyle w:val="Header"/>
      <w:rPr>
        <w:rFonts w:ascii="Tahoma" w:eastAsia="Times New Roman" w:hAnsi="Tahoma" w:cs="Tahoma"/>
        <w:color w:val="CF022B"/>
        <w:szCs w:val="18"/>
        <w:lang w:eastAsia="fr-FR"/>
      </w:rPr>
    </w:pPr>
    <w:r>
      <w:rPr>
        <w:rFonts w:ascii="Tahoma" w:eastAsia="Times New Roman" w:hAnsi="Tahoma" w:cs="Tahoma"/>
        <w:noProof/>
        <w:color w:val="CF022B"/>
        <w:szCs w:val="18"/>
        <w:lang w:eastAsia="fr-FR"/>
      </w:rPr>
      <mc:AlternateContent>
        <mc:Choice Requires="wps">
          <w:drawing>
            <wp:anchor distT="0" distB="0" distL="0" distR="0" simplePos="0" relativeHeight="251658253" behindDoc="0" locked="0" layoutInCell="1" allowOverlap="1" wp14:anchorId="31257974" wp14:editId="72CEE608">
              <wp:simplePos x="723331" y="34119"/>
              <wp:positionH relativeFrom="page">
                <wp:align>left</wp:align>
              </wp:positionH>
              <wp:positionV relativeFrom="page">
                <wp:align>top</wp:align>
              </wp:positionV>
              <wp:extent cx="1581150" cy="313055"/>
              <wp:effectExtent l="0" t="0" r="0" b="10795"/>
              <wp:wrapNone/>
              <wp:docPr id="144112377" name="Text Box 7"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743F6274" w14:textId="3EB0ED0F"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1257974" id="_x0000_t202" coordsize="21600,21600" o:spt="202" path="m,l,21600r21600,l21600,xe">
              <v:stroke joinstyle="miter"/>
              <v:path gradientshapeok="t" o:connecttype="rect"/>
            </v:shapetype>
            <v:shape id="Text Box 7" o:spid="_x0000_s1035" type="#_x0000_t202" alt="               C2 - Restricted use" style="position:absolute;margin-left:0;margin-top:0;width:124.5pt;height:24.65pt;z-index:25165825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" filled="f" stroked="f">
              <v:textbox style="mso-fit-shape-to-text:t" inset="20pt,15pt,0,0">
                <w:txbxContent>
                  <w:p w14:paraId="743F6274" w14:textId="3EB0ED0F" w:rsidR="00392A5A" w:rsidRPr="00392A5A" w:rsidRDefault="00392A5A" w:rsidP="00392A5A">
                    <w:pPr>
                      <w:rPr>
                        <w:rFonts w:ascii="Tahoma" w:eastAsia="Tahoma" w:hAnsi="Tahoma" w:cs="Tahoma"/>
                        <w:noProof/>
                        <w:color w:val="CF022B"/>
                        <w:sz w:val="16"/>
                        <w:szCs w:val="16"/>
                      </w:rPr>
                    </w:pPr>
                    <w:r w:rsidRPr="00392A5A">
                      <w:rPr>
                        <w:rFonts w:ascii="Tahoma" w:eastAsia="Tahoma" w:hAnsi="Tahoma" w:cs="Tahoma"/>
                        <w:noProof/>
                        <w:color w:val="CF022B"/>
                        <w:sz w:val="16"/>
                        <w:szCs w:val="16"/>
                      </w:rPr>
                      <w:t xml:space="preserve">               C2 - Restricted use</w:t>
                    </w:r>
                  </w:p>
                </w:txbxContent>
              </v:textbox>
              <w10:wrap anchorx="page" anchory="page"/>
            </v:shape>
          </w:pict>
        </mc:Fallback>
      </mc:AlternateContent>
    </w:r>
  </w:p>
  <w:p w14:paraId="356CB6D2" w14:textId="77777777" w:rsidR="00F1727E" w:rsidRPr="00D866D1" w:rsidRDefault="00B42198">
    <w:pPr>
      <w:pStyle w:val="Header"/>
      <w:rPr>
        <w:noProof/>
        <w:color w:val="CF022B"/>
        <w:szCs w:val="21"/>
      </w:rPr>
    </w:pPr>
    <w:r w:rsidRPr="00B42198">
      <w:rPr>
        <w:rFonts w:ascii="Tahoma" w:eastAsia="Times New Roman" w:hAnsi="Tahoma" w:cs="Tahoma"/>
        <w:color w:val="CF022B"/>
        <w:szCs w:val="18"/>
        <w:lang w:eastAsia="fr-FR"/>
      </w:rPr>
      <w:t xml:space="preserve">C2 – Usage </w:t>
    </w:r>
    <w:proofErr w:type="spellStart"/>
    <w:r w:rsidRPr="00B42198">
      <w:rPr>
        <w:rFonts w:ascii="Tahoma" w:eastAsia="Times New Roman" w:hAnsi="Tahoma" w:cs="Tahoma"/>
        <w:color w:val="CF022B"/>
        <w:szCs w:val="18"/>
        <w:lang w:eastAsia="fr-FR"/>
      </w:rPr>
      <w:t>restreint</w:t>
    </w:r>
    <w:proofErr w:type="spellEnd"/>
    <w:r w:rsidR="00F1727E" w:rsidRPr="00D866D1">
      <w:rPr>
        <w:noProof/>
        <w:color w:val="CF022B"/>
        <w:szCs w:val="21"/>
      </w:rPr>
      <w:t xml:space="preserve"> </w:t>
    </w:r>
  </w:p>
  <w:p w14:paraId="26AE6890" w14:textId="77777777" w:rsidR="00F1727E" w:rsidRDefault="00F1727E" w:rsidP="00D866D1">
    <w:pPr>
      <w:pStyle w:val="Header"/>
      <w:spacing w:before="640"/>
    </w:pPr>
  </w:p>
  <w:p w14:paraId="0BEE20BA" w14:textId="77777777" w:rsidR="00F1727E" w:rsidRDefault="00A91F1A" w:rsidP="00A91F1A">
    <w:pPr>
      <w:pStyle w:val="Header"/>
      <w:spacing w:before="4000"/>
    </w:pPr>
    <w:r w:rsidRPr="00663081">
      <w:rPr>
        <w:noProof/>
      </w:rPr>
      <mc:AlternateContent>
        <mc:Choice Requires="wps">
          <w:drawing>
            <wp:anchor distT="0" distB="0" distL="114300" distR="114300" simplePos="0" relativeHeight="251658245" behindDoc="1" locked="1" layoutInCell="1" allowOverlap="1" wp14:anchorId="37B44B1A" wp14:editId="1AB1E543">
              <wp:simplePos x="0" y="0"/>
              <wp:positionH relativeFrom="page">
                <wp:posOffset>702310</wp:posOffset>
              </wp:positionH>
              <wp:positionV relativeFrom="margin">
                <wp:posOffset>-273685</wp:posOffset>
              </wp:positionV>
              <wp:extent cx="6829425" cy="0"/>
              <wp:effectExtent l="0" t="25400" r="28575" b="25400"/>
              <wp:wrapNone/>
              <wp:docPr id="13" name="Connecteur droit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29425" cy="0"/>
                      </a:xfrm>
                      <a:prstGeom prst="line">
                        <a:avLst/>
                      </a:prstGeom>
                      <a:noFill/>
                      <a:ln w="50800" cap="flat" cmpd="sng" algn="ctr">
                        <a:gradFill flip="none" rotWithShape="1">
                          <a:gsLst>
                            <a:gs pos="0">
                              <a:schemeClr val="tx2"/>
                            </a:gs>
                            <a:gs pos="15000">
                              <a:schemeClr val="bg2"/>
                            </a:gs>
                            <a:gs pos="60000">
                              <a:schemeClr val="accent1"/>
                            </a:gs>
                            <a:gs pos="100000">
                              <a:schemeClr val="accent2"/>
                            </a:gs>
                          </a:gsLst>
                          <a:lin ang="2700000" scaled="0"/>
                          <a:tileRect/>
                        </a:gradFill>
                        <a:prstDash val="solid"/>
                      </a:ln>
                      <a:effectLst/>
                    </wps:spPr>
                    <wps:bodyPr/>
                  </wps:wsp>
                </a:graphicData>
              </a:graphic>
              <wp14:sizeRelH relativeFrom="margin">
                <wp14:pctWidth>0</wp14:pctWidth>
              </wp14:sizeRelH>
            </wp:anchor>
          </w:drawing>
        </mc:Choice>
        <mc:Fallback xmlns:arto="http://schemas.microsoft.com/office/word/2006/arto" xmlns:adec="http://schemas.microsoft.com/office/drawing/2017/decorative" xmlns:aclsh="http://schemas.microsoft.com/office/drawing/2020/classificationShape" xmlns:a="http://schemas.openxmlformats.org/drawingml/2006/main">
          <w:pict w14:anchorId="1BE27452">
            <v:line id="Connecteur droit 1" style="position:absolute;z-index:-251658235;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alt="&quot;&quot;" o:spid="_x0000_s1026" strokeweight="4pt" from="55.3pt,-21.55pt" to="593.05pt,-21.55pt" w14:anchorId="2B6995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">
              <w10:wrap anchorx="page" anchory="margin"/>
              <w10:anchorlock/>
            </v:lin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ib7Po2TGGSHc2v" int2:id="EXv9P7l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93C"/>
    <w:multiLevelType w:val="hybridMultilevel"/>
    <w:tmpl w:val="4C108602"/>
    <w:lvl w:ilvl="0" w:tplc="8A7C20B0">
      <w:start w:val="3"/>
      <w:numFmt w:val="decimal"/>
      <w:lvlText w:val="%1."/>
      <w:lvlJc w:val="left"/>
      <w:pPr>
        <w:tabs>
          <w:tab w:val="num" w:pos="720"/>
        </w:tabs>
        <w:ind w:left="720" w:hanging="360"/>
      </w:pPr>
    </w:lvl>
    <w:lvl w:ilvl="1" w:tplc="43F0C06E" w:tentative="1">
      <w:start w:val="1"/>
      <w:numFmt w:val="decimal"/>
      <w:lvlText w:val="%2."/>
      <w:lvlJc w:val="left"/>
      <w:pPr>
        <w:tabs>
          <w:tab w:val="num" w:pos="1440"/>
        </w:tabs>
        <w:ind w:left="1440" w:hanging="360"/>
      </w:pPr>
    </w:lvl>
    <w:lvl w:ilvl="2" w:tplc="F59043AE">
      <w:start w:val="1"/>
      <w:numFmt w:val="decimal"/>
      <w:lvlText w:val="%3."/>
      <w:lvlJc w:val="left"/>
      <w:pPr>
        <w:tabs>
          <w:tab w:val="num" w:pos="2160"/>
        </w:tabs>
        <w:ind w:left="2160" w:hanging="360"/>
      </w:pPr>
    </w:lvl>
    <w:lvl w:ilvl="3" w:tplc="D65414C4" w:tentative="1">
      <w:start w:val="1"/>
      <w:numFmt w:val="decimal"/>
      <w:lvlText w:val="%4."/>
      <w:lvlJc w:val="left"/>
      <w:pPr>
        <w:tabs>
          <w:tab w:val="num" w:pos="2880"/>
        </w:tabs>
        <w:ind w:left="2880" w:hanging="360"/>
      </w:pPr>
    </w:lvl>
    <w:lvl w:ilvl="4" w:tplc="FDA07128" w:tentative="1">
      <w:start w:val="1"/>
      <w:numFmt w:val="decimal"/>
      <w:lvlText w:val="%5."/>
      <w:lvlJc w:val="left"/>
      <w:pPr>
        <w:tabs>
          <w:tab w:val="num" w:pos="3600"/>
        </w:tabs>
        <w:ind w:left="3600" w:hanging="360"/>
      </w:pPr>
    </w:lvl>
    <w:lvl w:ilvl="5" w:tplc="66A68A50" w:tentative="1">
      <w:start w:val="1"/>
      <w:numFmt w:val="decimal"/>
      <w:lvlText w:val="%6."/>
      <w:lvlJc w:val="left"/>
      <w:pPr>
        <w:tabs>
          <w:tab w:val="num" w:pos="4320"/>
        </w:tabs>
        <w:ind w:left="4320" w:hanging="360"/>
      </w:pPr>
    </w:lvl>
    <w:lvl w:ilvl="6" w:tplc="A6103952" w:tentative="1">
      <w:start w:val="1"/>
      <w:numFmt w:val="decimal"/>
      <w:lvlText w:val="%7."/>
      <w:lvlJc w:val="left"/>
      <w:pPr>
        <w:tabs>
          <w:tab w:val="num" w:pos="5040"/>
        </w:tabs>
        <w:ind w:left="5040" w:hanging="360"/>
      </w:pPr>
    </w:lvl>
    <w:lvl w:ilvl="7" w:tplc="533217DA" w:tentative="1">
      <w:start w:val="1"/>
      <w:numFmt w:val="decimal"/>
      <w:lvlText w:val="%8."/>
      <w:lvlJc w:val="left"/>
      <w:pPr>
        <w:tabs>
          <w:tab w:val="num" w:pos="5760"/>
        </w:tabs>
        <w:ind w:left="5760" w:hanging="360"/>
      </w:pPr>
    </w:lvl>
    <w:lvl w:ilvl="8" w:tplc="450C5C22" w:tentative="1">
      <w:start w:val="1"/>
      <w:numFmt w:val="decimal"/>
      <w:lvlText w:val="%9."/>
      <w:lvlJc w:val="left"/>
      <w:pPr>
        <w:tabs>
          <w:tab w:val="num" w:pos="6480"/>
        </w:tabs>
        <w:ind w:left="6480" w:hanging="360"/>
      </w:pPr>
    </w:lvl>
  </w:abstractNum>
  <w:abstractNum w:abstractNumId="1" w15:restartNumberingAfterBreak="0">
    <w:nsid w:val="00171641"/>
    <w:multiLevelType w:val="hybridMultilevel"/>
    <w:tmpl w:val="C0A2779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01C6769"/>
    <w:multiLevelType w:val="hybridMultilevel"/>
    <w:tmpl w:val="417A6F1A"/>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008E632B"/>
    <w:multiLevelType w:val="hybridMultilevel"/>
    <w:tmpl w:val="63A2CE3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02650058"/>
    <w:multiLevelType w:val="hybridMultilevel"/>
    <w:tmpl w:val="B2BED1FA"/>
    <w:lvl w:ilvl="0" w:tplc="1100A9FE">
      <w:start w:val="1"/>
      <w:numFmt w:val="decimal"/>
      <w:lvlText w:val="%1."/>
      <w:lvlJc w:val="left"/>
      <w:pPr>
        <w:tabs>
          <w:tab w:val="num" w:pos="720"/>
        </w:tabs>
        <w:ind w:left="720" w:hanging="360"/>
      </w:pPr>
    </w:lvl>
    <w:lvl w:ilvl="1" w:tplc="0CFEDAC8" w:tentative="1">
      <w:start w:val="1"/>
      <w:numFmt w:val="decimal"/>
      <w:lvlText w:val="%2."/>
      <w:lvlJc w:val="left"/>
      <w:pPr>
        <w:tabs>
          <w:tab w:val="num" w:pos="1440"/>
        </w:tabs>
        <w:ind w:left="1440" w:hanging="360"/>
      </w:pPr>
    </w:lvl>
    <w:lvl w:ilvl="2" w:tplc="DFE63C02">
      <w:start w:val="1"/>
      <w:numFmt w:val="decimal"/>
      <w:lvlText w:val="%3."/>
      <w:lvlJc w:val="left"/>
      <w:pPr>
        <w:tabs>
          <w:tab w:val="num" w:pos="2160"/>
        </w:tabs>
        <w:ind w:left="2160" w:hanging="360"/>
      </w:pPr>
    </w:lvl>
    <w:lvl w:ilvl="3" w:tplc="9BF20660">
      <w:numFmt w:val="bullet"/>
      <w:lvlText w:val="•"/>
      <w:lvlJc w:val="left"/>
      <w:pPr>
        <w:tabs>
          <w:tab w:val="num" w:pos="2880"/>
        </w:tabs>
        <w:ind w:left="2880" w:hanging="360"/>
      </w:pPr>
      <w:rPr>
        <w:rFonts w:ascii="Arial" w:hAnsi="Arial" w:hint="default"/>
      </w:rPr>
    </w:lvl>
    <w:lvl w:ilvl="4" w:tplc="0E88E034" w:tentative="1">
      <w:start w:val="1"/>
      <w:numFmt w:val="decimal"/>
      <w:lvlText w:val="%5."/>
      <w:lvlJc w:val="left"/>
      <w:pPr>
        <w:tabs>
          <w:tab w:val="num" w:pos="3600"/>
        </w:tabs>
        <w:ind w:left="3600" w:hanging="360"/>
      </w:pPr>
    </w:lvl>
    <w:lvl w:ilvl="5" w:tplc="ED7ADF0E" w:tentative="1">
      <w:start w:val="1"/>
      <w:numFmt w:val="decimal"/>
      <w:lvlText w:val="%6."/>
      <w:lvlJc w:val="left"/>
      <w:pPr>
        <w:tabs>
          <w:tab w:val="num" w:pos="4320"/>
        </w:tabs>
        <w:ind w:left="4320" w:hanging="360"/>
      </w:pPr>
    </w:lvl>
    <w:lvl w:ilvl="6" w:tplc="98BE2A3E" w:tentative="1">
      <w:start w:val="1"/>
      <w:numFmt w:val="decimal"/>
      <w:lvlText w:val="%7."/>
      <w:lvlJc w:val="left"/>
      <w:pPr>
        <w:tabs>
          <w:tab w:val="num" w:pos="5040"/>
        </w:tabs>
        <w:ind w:left="5040" w:hanging="360"/>
      </w:pPr>
    </w:lvl>
    <w:lvl w:ilvl="7" w:tplc="F3B0287A" w:tentative="1">
      <w:start w:val="1"/>
      <w:numFmt w:val="decimal"/>
      <w:lvlText w:val="%8."/>
      <w:lvlJc w:val="left"/>
      <w:pPr>
        <w:tabs>
          <w:tab w:val="num" w:pos="5760"/>
        </w:tabs>
        <w:ind w:left="5760" w:hanging="360"/>
      </w:pPr>
    </w:lvl>
    <w:lvl w:ilvl="8" w:tplc="430C6F98" w:tentative="1">
      <w:start w:val="1"/>
      <w:numFmt w:val="decimal"/>
      <w:lvlText w:val="%9."/>
      <w:lvlJc w:val="left"/>
      <w:pPr>
        <w:tabs>
          <w:tab w:val="num" w:pos="6480"/>
        </w:tabs>
        <w:ind w:left="6480" w:hanging="360"/>
      </w:pPr>
    </w:lvl>
  </w:abstractNum>
  <w:abstractNum w:abstractNumId="5" w15:restartNumberingAfterBreak="0">
    <w:nsid w:val="02BA5189"/>
    <w:multiLevelType w:val="hybridMultilevel"/>
    <w:tmpl w:val="722EE996"/>
    <w:lvl w:ilvl="0" w:tplc="DF4E681E">
      <w:start w:val="1"/>
      <w:numFmt w:val="bullet"/>
      <w:lvlText w:val="•"/>
      <w:lvlJc w:val="left"/>
      <w:pPr>
        <w:tabs>
          <w:tab w:val="num" w:pos="720"/>
        </w:tabs>
        <w:ind w:left="720" w:hanging="360"/>
      </w:pPr>
      <w:rPr>
        <w:rFonts w:ascii="Arial" w:hAnsi="Arial" w:hint="default"/>
      </w:rPr>
    </w:lvl>
    <w:lvl w:ilvl="1" w:tplc="CB24C112" w:tentative="1">
      <w:start w:val="1"/>
      <w:numFmt w:val="bullet"/>
      <w:lvlText w:val="•"/>
      <w:lvlJc w:val="left"/>
      <w:pPr>
        <w:tabs>
          <w:tab w:val="num" w:pos="1440"/>
        </w:tabs>
        <w:ind w:left="1440" w:hanging="360"/>
      </w:pPr>
      <w:rPr>
        <w:rFonts w:ascii="Arial" w:hAnsi="Arial" w:hint="default"/>
      </w:rPr>
    </w:lvl>
    <w:lvl w:ilvl="2" w:tplc="4A283094" w:tentative="1">
      <w:start w:val="1"/>
      <w:numFmt w:val="bullet"/>
      <w:lvlText w:val="•"/>
      <w:lvlJc w:val="left"/>
      <w:pPr>
        <w:tabs>
          <w:tab w:val="num" w:pos="2160"/>
        </w:tabs>
        <w:ind w:left="2160" w:hanging="360"/>
      </w:pPr>
      <w:rPr>
        <w:rFonts w:ascii="Arial" w:hAnsi="Arial" w:hint="default"/>
      </w:rPr>
    </w:lvl>
    <w:lvl w:ilvl="3" w:tplc="1142734A" w:tentative="1">
      <w:start w:val="1"/>
      <w:numFmt w:val="bullet"/>
      <w:lvlText w:val="•"/>
      <w:lvlJc w:val="left"/>
      <w:pPr>
        <w:tabs>
          <w:tab w:val="num" w:pos="2880"/>
        </w:tabs>
        <w:ind w:left="2880" w:hanging="360"/>
      </w:pPr>
      <w:rPr>
        <w:rFonts w:ascii="Arial" w:hAnsi="Arial" w:hint="default"/>
      </w:rPr>
    </w:lvl>
    <w:lvl w:ilvl="4" w:tplc="73A637CC" w:tentative="1">
      <w:start w:val="1"/>
      <w:numFmt w:val="bullet"/>
      <w:lvlText w:val="•"/>
      <w:lvlJc w:val="left"/>
      <w:pPr>
        <w:tabs>
          <w:tab w:val="num" w:pos="3600"/>
        </w:tabs>
        <w:ind w:left="3600" w:hanging="360"/>
      </w:pPr>
      <w:rPr>
        <w:rFonts w:ascii="Arial" w:hAnsi="Arial" w:hint="default"/>
      </w:rPr>
    </w:lvl>
    <w:lvl w:ilvl="5" w:tplc="1136C4EC" w:tentative="1">
      <w:start w:val="1"/>
      <w:numFmt w:val="bullet"/>
      <w:lvlText w:val="•"/>
      <w:lvlJc w:val="left"/>
      <w:pPr>
        <w:tabs>
          <w:tab w:val="num" w:pos="4320"/>
        </w:tabs>
        <w:ind w:left="4320" w:hanging="360"/>
      </w:pPr>
      <w:rPr>
        <w:rFonts w:ascii="Arial" w:hAnsi="Arial" w:hint="default"/>
      </w:rPr>
    </w:lvl>
    <w:lvl w:ilvl="6" w:tplc="43103CBC" w:tentative="1">
      <w:start w:val="1"/>
      <w:numFmt w:val="bullet"/>
      <w:lvlText w:val="•"/>
      <w:lvlJc w:val="left"/>
      <w:pPr>
        <w:tabs>
          <w:tab w:val="num" w:pos="5040"/>
        </w:tabs>
        <w:ind w:left="5040" w:hanging="360"/>
      </w:pPr>
      <w:rPr>
        <w:rFonts w:ascii="Arial" w:hAnsi="Arial" w:hint="default"/>
      </w:rPr>
    </w:lvl>
    <w:lvl w:ilvl="7" w:tplc="5ABEB27A" w:tentative="1">
      <w:start w:val="1"/>
      <w:numFmt w:val="bullet"/>
      <w:lvlText w:val="•"/>
      <w:lvlJc w:val="left"/>
      <w:pPr>
        <w:tabs>
          <w:tab w:val="num" w:pos="5760"/>
        </w:tabs>
        <w:ind w:left="5760" w:hanging="360"/>
      </w:pPr>
      <w:rPr>
        <w:rFonts w:ascii="Arial" w:hAnsi="Arial" w:hint="default"/>
      </w:rPr>
    </w:lvl>
    <w:lvl w:ilvl="8" w:tplc="9E0CCC6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33069CA"/>
    <w:multiLevelType w:val="hybridMultilevel"/>
    <w:tmpl w:val="8C6C7E2A"/>
    <w:lvl w:ilvl="0" w:tplc="08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03D52BFB"/>
    <w:multiLevelType w:val="hybridMultilevel"/>
    <w:tmpl w:val="0BA62D20"/>
    <w:lvl w:ilvl="0" w:tplc="781E8312">
      <w:start w:val="1"/>
      <w:numFmt w:val="bullet"/>
      <w:lvlText w:val="•"/>
      <w:lvlJc w:val="left"/>
      <w:pPr>
        <w:tabs>
          <w:tab w:val="num" w:pos="1068"/>
        </w:tabs>
        <w:ind w:left="1068" w:hanging="360"/>
      </w:pPr>
      <w:rPr>
        <w:rFonts w:ascii="Arial" w:hAnsi="Arial" w:hint="default"/>
      </w:rPr>
    </w:lvl>
    <w:lvl w:ilvl="1" w:tplc="DBDAE730" w:tentative="1">
      <w:start w:val="1"/>
      <w:numFmt w:val="bullet"/>
      <w:lvlText w:val="•"/>
      <w:lvlJc w:val="left"/>
      <w:pPr>
        <w:tabs>
          <w:tab w:val="num" w:pos="1788"/>
        </w:tabs>
        <w:ind w:left="1788" w:hanging="360"/>
      </w:pPr>
      <w:rPr>
        <w:rFonts w:ascii="Arial" w:hAnsi="Arial" w:hint="default"/>
      </w:rPr>
    </w:lvl>
    <w:lvl w:ilvl="2" w:tplc="D9FA07BE" w:tentative="1">
      <w:start w:val="1"/>
      <w:numFmt w:val="bullet"/>
      <w:lvlText w:val="•"/>
      <w:lvlJc w:val="left"/>
      <w:pPr>
        <w:tabs>
          <w:tab w:val="num" w:pos="2508"/>
        </w:tabs>
        <w:ind w:left="2508" w:hanging="360"/>
      </w:pPr>
      <w:rPr>
        <w:rFonts w:ascii="Arial" w:hAnsi="Arial" w:hint="default"/>
      </w:rPr>
    </w:lvl>
    <w:lvl w:ilvl="3" w:tplc="4D260FD0" w:tentative="1">
      <w:start w:val="1"/>
      <w:numFmt w:val="bullet"/>
      <w:lvlText w:val="•"/>
      <w:lvlJc w:val="left"/>
      <w:pPr>
        <w:tabs>
          <w:tab w:val="num" w:pos="3228"/>
        </w:tabs>
        <w:ind w:left="3228" w:hanging="360"/>
      </w:pPr>
      <w:rPr>
        <w:rFonts w:ascii="Arial" w:hAnsi="Arial" w:hint="default"/>
      </w:rPr>
    </w:lvl>
    <w:lvl w:ilvl="4" w:tplc="E8884C0E" w:tentative="1">
      <w:start w:val="1"/>
      <w:numFmt w:val="bullet"/>
      <w:lvlText w:val="•"/>
      <w:lvlJc w:val="left"/>
      <w:pPr>
        <w:tabs>
          <w:tab w:val="num" w:pos="3948"/>
        </w:tabs>
        <w:ind w:left="3948" w:hanging="360"/>
      </w:pPr>
      <w:rPr>
        <w:rFonts w:ascii="Arial" w:hAnsi="Arial" w:hint="default"/>
      </w:rPr>
    </w:lvl>
    <w:lvl w:ilvl="5" w:tplc="48647A0E" w:tentative="1">
      <w:start w:val="1"/>
      <w:numFmt w:val="bullet"/>
      <w:lvlText w:val="•"/>
      <w:lvlJc w:val="left"/>
      <w:pPr>
        <w:tabs>
          <w:tab w:val="num" w:pos="4668"/>
        </w:tabs>
        <w:ind w:left="4668" w:hanging="360"/>
      </w:pPr>
      <w:rPr>
        <w:rFonts w:ascii="Arial" w:hAnsi="Arial" w:hint="default"/>
      </w:rPr>
    </w:lvl>
    <w:lvl w:ilvl="6" w:tplc="DCD09F8E" w:tentative="1">
      <w:start w:val="1"/>
      <w:numFmt w:val="bullet"/>
      <w:lvlText w:val="•"/>
      <w:lvlJc w:val="left"/>
      <w:pPr>
        <w:tabs>
          <w:tab w:val="num" w:pos="5388"/>
        </w:tabs>
        <w:ind w:left="5388" w:hanging="360"/>
      </w:pPr>
      <w:rPr>
        <w:rFonts w:ascii="Arial" w:hAnsi="Arial" w:hint="default"/>
      </w:rPr>
    </w:lvl>
    <w:lvl w:ilvl="7" w:tplc="7842F3A6" w:tentative="1">
      <w:start w:val="1"/>
      <w:numFmt w:val="bullet"/>
      <w:lvlText w:val="•"/>
      <w:lvlJc w:val="left"/>
      <w:pPr>
        <w:tabs>
          <w:tab w:val="num" w:pos="6108"/>
        </w:tabs>
        <w:ind w:left="6108" w:hanging="360"/>
      </w:pPr>
      <w:rPr>
        <w:rFonts w:ascii="Arial" w:hAnsi="Arial" w:hint="default"/>
      </w:rPr>
    </w:lvl>
    <w:lvl w:ilvl="8" w:tplc="DAAEF932" w:tentative="1">
      <w:start w:val="1"/>
      <w:numFmt w:val="bullet"/>
      <w:lvlText w:val="•"/>
      <w:lvlJc w:val="left"/>
      <w:pPr>
        <w:tabs>
          <w:tab w:val="num" w:pos="6828"/>
        </w:tabs>
        <w:ind w:left="6828" w:hanging="360"/>
      </w:pPr>
      <w:rPr>
        <w:rFonts w:ascii="Arial" w:hAnsi="Arial" w:hint="default"/>
      </w:rPr>
    </w:lvl>
  </w:abstractNum>
  <w:abstractNum w:abstractNumId="8" w15:restartNumberingAfterBreak="0">
    <w:nsid w:val="061927FA"/>
    <w:multiLevelType w:val="hybridMultilevel"/>
    <w:tmpl w:val="9DE83BC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06F05368"/>
    <w:multiLevelType w:val="hybridMultilevel"/>
    <w:tmpl w:val="289C366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081E1D6E"/>
    <w:multiLevelType w:val="hybridMultilevel"/>
    <w:tmpl w:val="920C426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099378A3"/>
    <w:multiLevelType w:val="hybridMultilevel"/>
    <w:tmpl w:val="AFEC9FF0"/>
    <w:lvl w:ilvl="0" w:tplc="352681EC">
      <w:start w:val="1"/>
      <w:numFmt w:val="bullet"/>
      <w:lvlText w:val="•"/>
      <w:lvlJc w:val="left"/>
      <w:pPr>
        <w:tabs>
          <w:tab w:val="num" w:pos="720"/>
        </w:tabs>
        <w:ind w:left="720" w:hanging="360"/>
      </w:pPr>
      <w:rPr>
        <w:rFonts w:ascii="Arial" w:hAnsi="Arial" w:hint="default"/>
      </w:rPr>
    </w:lvl>
    <w:lvl w:ilvl="1" w:tplc="C25A8FA2" w:tentative="1">
      <w:start w:val="1"/>
      <w:numFmt w:val="bullet"/>
      <w:lvlText w:val="•"/>
      <w:lvlJc w:val="left"/>
      <w:pPr>
        <w:tabs>
          <w:tab w:val="num" w:pos="1440"/>
        </w:tabs>
        <w:ind w:left="1440" w:hanging="360"/>
      </w:pPr>
      <w:rPr>
        <w:rFonts w:ascii="Arial" w:hAnsi="Arial" w:hint="default"/>
      </w:rPr>
    </w:lvl>
    <w:lvl w:ilvl="2" w:tplc="E16EF4CC" w:tentative="1">
      <w:start w:val="1"/>
      <w:numFmt w:val="bullet"/>
      <w:lvlText w:val="•"/>
      <w:lvlJc w:val="left"/>
      <w:pPr>
        <w:tabs>
          <w:tab w:val="num" w:pos="2160"/>
        </w:tabs>
        <w:ind w:left="2160" w:hanging="360"/>
      </w:pPr>
      <w:rPr>
        <w:rFonts w:ascii="Arial" w:hAnsi="Arial" w:hint="default"/>
      </w:rPr>
    </w:lvl>
    <w:lvl w:ilvl="3" w:tplc="D76862B0" w:tentative="1">
      <w:start w:val="1"/>
      <w:numFmt w:val="bullet"/>
      <w:lvlText w:val="•"/>
      <w:lvlJc w:val="left"/>
      <w:pPr>
        <w:tabs>
          <w:tab w:val="num" w:pos="2880"/>
        </w:tabs>
        <w:ind w:left="2880" w:hanging="360"/>
      </w:pPr>
      <w:rPr>
        <w:rFonts w:ascii="Arial" w:hAnsi="Arial" w:hint="default"/>
      </w:rPr>
    </w:lvl>
    <w:lvl w:ilvl="4" w:tplc="78A26BD0" w:tentative="1">
      <w:start w:val="1"/>
      <w:numFmt w:val="bullet"/>
      <w:lvlText w:val="•"/>
      <w:lvlJc w:val="left"/>
      <w:pPr>
        <w:tabs>
          <w:tab w:val="num" w:pos="3600"/>
        </w:tabs>
        <w:ind w:left="3600" w:hanging="360"/>
      </w:pPr>
      <w:rPr>
        <w:rFonts w:ascii="Arial" w:hAnsi="Arial" w:hint="default"/>
      </w:rPr>
    </w:lvl>
    <w:lvl w:ilvl="5" w:tplc="9D845650" w:tentative="1">
      <w:start w:val="1"/>
      <w:numFmt w:val="bullet"/>
      <w:lvlText w:val="•"/>
      <w:lvlJc w:val="left"/>
      <w:pPr>
        <w:tabs>
          <w:tab w:val="num" w:pos="4320"/>
        </w:tabs>
        <w:ind w:left="4320" w:hanging="360"/>
      </w:pPr>
      <w:rPr>
        <w:rFonts w:ascii="Arial" w:hAnsi="Arial" w:hint="default"/>
      </w:rPr>
    </w:lvl>
    <w:lvl w:ilvl="6" w:tplc="A126BFE0" w:tentative="1">
      <w:start w:val="1"/>
      <w:numFmt w:val="bullet"/>
      <w:lvlText w:val="•"/>
      <w:lvlJc w:val="left"/>
      <w:pPr>
        <w:tabs>
          <w:tab w:val="num" w:pos="5040"/>
        </w:tabs>
        <w:ind w:left="5040" w:hanging="360"/>
      </w:pPr>
      <w:rPr>
        <w:rFonts w:ascii="Arial" w:hAnsi="Arial" w:hint="default"/>
      </w:rPr>
    </w:lvl>
    <w:lvl w:ilvl="7" w:tplc="9DCADD08" w:tentative="1">
      <w:start w:val="1"/>
      <w:numFmt w:val="bullet"/>
      <w:lvlText w:val="•"/>
      <w:lvlJc w:val="left"/>
      <w:pPr>
        <w:tabs>
          <w:tab w:val="num" w:pos="5760"/>
        </w:tabs>
        <w:ind w:left="5760" w:hanging="360"/>
      </w:pPr>
      <w:rPr>
        <w:rFonts w:ascii="Arial" w:hAnsi="Arial" w:hint="default"/>
      </w:rPr>
    </w:lvl>
    <w:lvl w:ilvl="8" w:tplc="32E4BD6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B142CA1"/>
    <w:multiLevelType w:val="hybridMultilevel"/>
    <w:tmpl w:val="D12C2186"/>
    <w:lvl w:ilvl="0" w:tplc="74C08776">
      <w:start w:val="1"/>
      <w:numFmt w:val="bullet"/>
      <w:lvlText w:val="•"/>
      <w:lvlJc w:val="left"/>
      <w:pPr>
        <w:tabs>
          <w:tab w:val="num" w:pos="720"/>
        </w:tabs>
        <w:ind w:left="720" w:hanging="360"/>
      </w:pPr>
      <w:rPr>
        <w:rFonts w:ascii="Arial" w:hAnsi="Arial" w:hint="default"/>
      </w:rPr>
    </w:lvl>
    <w:lvl w:ilvl="1" w:tplc="42AC11A0" w:tentative="1">
      <w:start w:val="1"/>
      <w:numFmt w:val="bullet"/>
      <w:lvlText w:val="•"/>
      <w:lvlJc w:val="left"/>
      <w:pPr>
        <w:tabs>
          <w:tab w:val="num" w:pos="1440"/>
        </w:tabs>
        <w:ind w:left="1440" w:hanging="360"/>
      </w:pPr>
      <w:rPr>
        <w:rFonts w:ascii="Arial" w:hAnsi="Arial" w:hint="default"/>
      </w:rPr>
    </w:lvl>
    <w:lvl w:ilvl="2" w:tplc="A96AB58A">
      <w:start w:val="1"/>
      <w:numFmt w:val="bullet"/>
      <w:lvlText w:val="•"/>
      <w:lvlJc w:val="left"/>
      <w:pPr>
        <w:tabs>
          <w:tab w:val="num" w:pos="2160"/>
        </w:tabs>
        <w:ind w:left="2160" w:hanging="360"/>
      </w:pPr>
      <w:rPr>
        <w:rFonts w:ascii="Arial" w:hAnsi="Arial" w:hint="default"/>
      </w:rPr>
    </w:lvl>
    <w:lvl w:ilvl="3" w:tplc="1DEEA2E2" w:tentative="1">
      <w:start w:val="1"/>
      <w:numFmt w:val="bullet"/>
      <w:lvlText w:val="•"/>
      <w:lvlJc w:val="left"/>
      <w:pPr>
        <w:tabs>
          <w:tab w:val="num" w:pos="2880"/>
        </w:tabs>
        <w:ind w:left="2880" w:hanging="360"/>
      </w:pPr>
      <w:rPr>
        <w:rFonts w:ascii="Arial" w:hAnsi="Arial" w:hint="default"/>
      </w:rPr>
    </w:lvl>
    <w:lvl w:ilvl="4" w:tplc="51AEEFA4" w:tentative="1">
      <w:start w:val="1"/>
      <w:numFmt w:val="bullet"/>
      <w:lvlText w:val="•"/>
      <w:lvlJc w:val="left"/>
      <w:pPr>
        <w:tabs>
          <w:tab w:val="num" w:pos="3600"/>
        </w:tabs>
        <w:ind w:left="3600" w:hanging="360"/>
      </w:pPr>
      <w:rPr>
        <w:rFonts w:ascii="Arial" w:hAnsi="Arial" w:hint="default"/>
      </w:rPr>
    </w:lvl>
    <w:lvl w:ilvl="5" w:tplc="2A963144" w:tentative="1">
      <w:start w:val="1"/>
      <w:numFmt w:val="bullet"/>
      <w:lvlText w:val="•"/>
      <w:lvlJc w:val="left"/>
      <w:pPr>
        <w:tabs>
          <w:tab w:val="num" w:pos="4320"/>
        </w:tabs>
        <w:ind w:left="4320" w:hanging="360"/>
      </w:pPr>
      <w:rPr>
        <w:rFonts w:ascii="Arial" w:hAnsi="Arial" w:hint="default"/>
      </w:rPr>
    </w:lvl>
    <w:lvl w:ilvl="6" w:tplc="61C2DD62" w:tentative="1">
      <w:start w:val="1"/>
      <w:numFmt w:val="bullet"/>
      <w:lvlText w:val="•"/>
      <w:lvlJc w:val="left"/>
      <w:pPr>
        <w:tabs>
          <w:tab w:val="num" w:pos="5040"/>
        </w:tabs>
        <w:ind w:left="5040" w:hanging="360"/>
      </w:pPr>
      <w:rPr>
        <w:rFonts w:ascii="Arial" w:hAnsi="Arial" w:hint="default"/>
      </w:rPr>
    </w:lvl>
    <w:lvl w:ilvl="7" w:tplc="9E907450" w:tentative="1">
      <w:start w:val="1"/>
      <w:numFmt w:val="bullet"/>
      <w:lvlText w:val="•"/>
      <w:lvlJc w:val="left"/>
      <w:pPr>
        <w:tabs>
          <w:tab w:val="num" w:pos="5760"/>
        </w:tabs>
        <w:ind w:left="5760" w:hanging="360"/>
      </w:pPr>
      <w:rPr>
        <w:rFonts w:ascii="Arial" w:hAnsi="Arial" w:hint="default"/>
      </w:rPr>
    </w:lvl>
    <w:lvl w:ilvl="8" w:tplc="B01CA3F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B184167"/>
    <w:multiLevelType w:val="hybridMultilevel"/>
    <w:tmpl w:val="AAC6EE5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0C932700"/>
    <w:multiLevelType w:val="hybridMultilevel"/>
    <w:tmpl w:val="D9C029D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0D1352FC"/>
    <w:multiLevelType w:val="hybridMultilevel"/>
    <w:tmpl w:val="8C60D43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0D2211D9"/>
    <w:multiLevelType w:val="hybridMultilevel"/>
    <w:tmpl w:val="D19A8AB6"/>
    <w:lvl w:ilvl="0" w:tplc="08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0D6A3F0A"/>
    <w:multiLevelType w:val="hybridMultilevel"/>
    <w:tmpl w:val="3D70570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15:restartNumberingAfterBreak="0">
    <w:nsid w:val="0F1557C0"/>
    <w:multiLevelType w:val="hybridMultilevel"/>
    <w:tmpl w:val="56E2826E"/>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106A64AD"/>
    <w:multiLevelType w:val="hybridMultilevel"/>
    <w:tmpl w:val="1BDC0A30"/>
    <w:lvl w:ilvl="0" w:tplc="D5F4AEE0">
      <w:start w:val="4"/>
      <w:numFmt w:val="decimal"/>
      <w:lvlText w:val="%1."/>
      <w:lvlJc w:val="left"/>
      <w:pPr>
        <w:ind w:left="360"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20" w15:restartNumberingAfterBreak="0">
    <w:nsid w:val="11257669"/>
    <w:multiLevelType w:val="hybridMultilevel"/>
    <w:tmpl w:val="CBB6AE64"/>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12C53861"/>
    <w:multiLevelType w:val="hybridMultilevel"/>
    <w:tmpl w:val="3C46A874"/>
    <w:lvl w:ilvl="0" w:tplc="FBBE5DEE">
      <w:start w:val="1"/>
      <w:numFmt w:val="bullet"/>
      <w:lvlText w:val="•"/>
      <w:lvlJc w:val="left"/>
      <w:pPr>
        <w:tabs>
          <w:tab w:val="num" w:pos="720"/>
        </w:tabs>
        <w:ind w:left="720" w:hanging="360"/>
      </w:pPr>
      <w:rPr>
        <w:rFonts w:ascii="Arial" w:hAnsi="Arial" w:hint="default"/>
      </w:rPr>
    </w:lvl>
    <w:lvl w:ilvl="1" w:tplc="ED1E2718" w:tentative="1">
      <w:start w:val="1"/>
      <w:numFmt w:val="bullet"/>
      <w:lvlText w:val="•"/>
      <w:lvlJc w:val="left"/>
      <w:pPr>
        <w:tabs>
          <w:tab w:val="num" w:pos="1440"/>
        </w:tabs>
        <w:ind w:left="1440" w:hanging="360"/>
      </w:pPr>
      <w:rPr>
        <w:rFonts w:ascii="Arial" w:hAnsi="Arial" w:hint="default"/>
      </w:rPr>
    </w:lvl>
    <w:lvl w:ilvl="2" w:tplc="1A965C30" w:tentative="1">
      <w:start w:val="1"/>
      <w:numFmt w:val="bullet"/>
      <w:lvlText w:val="•"/>
      <w:lvlJc w:val="left"/>
      <w:pPr>
        <w:tabs>
          <w:tab w:val="num" w:pos="2160"/>
        </w:tabs>
        <w:ind w:left="2160" w:hanging="360"/>
      </w:pPr>
      <w:rPr>
        <w:rFonts w:ascii="Arial" w:hAnsi="Arial" w:hint="default"/>
      </w:rPr>
    </w:lvl>
    <w:lvl w:ilvl="3" w:tplc="F95842A0" w:tentative="1">
      <w:start w:val="1"/>
      <w:numFmt w:val="bullet"/>
      <w:lvlText w:val="•"/>
      <w:lvlJc w:val="left"/>
      <w:pPr>
        <w:tabs>
          <w:tab w:val="num" w:pos="2880"/>
        </w:tabs>
        <w:ind w:left="2880" w:hanging="360"/>
      </w:pPr>
      <w:rPr>
        <w:rFonts w:ascii="Arial" w:hAnsi="Arial" w:hint="default"/>
      </w:rPr>
    </w:lvl>
    <w:lvl w:ilvl="4" w:tplc="727C9872" w:tentative="1">
      <w:start w:val="1"/>
      <w:numFmt w:val="bullet"/>
      <w:lvlText w:val="•"/>
      <w:lvlJc w:val="left"/>
      <w:pPr>
        <w:tabs>
          <w:tab w:val="num" w:pos="3600"/>
        </w:tabs>
        <w:ind w:left="3600" w:hanging="360"/>
      </w:pPr>
      <w:rPr>
        <w:rFonts w:ascii="Arial" w:hAnsi="Arial" w:hint="default"/>
      </w:rPr>
    </w:lvl>
    <w:lvl w:ilvl="5" w:tplc="DB9C8DC4" w:tentative="1">
      <w:start w:val="1"/>
      <w:numFmt w:val="bullet"/>
      <w:lvlText w:val="•"/>
      <w:lvlJc w:val="left"/>
      <w:pPr>
        <w:tabs>
          <w:tab w:val="num" w:pos="4320"/>
        </w:tabs>
        <w:ind w:left="4320" w:hanging="360"/>
      </w:pPr>
      <w:rPr>
        <w:rFonts w:ascii="Arial" w:hAnsi="Arial" w:hint="default"/>
      </w:rPr>
    </w:lvl>
    <w:lvl w:ilvl="6" w:tplc="2A625CDA" w:tentative="1">
      <w:start w:val="1"/>
      <w:numFmt w:val="bullet"/>
      <w:lvlText w:val="•"/>
      <w:lvlJc w:val="left"/>
      <w:pPr>
        <w:tabs>
          <w:tab w:val="num" w:pos="5040"/>
        </w:tabs>
        <w:ind w:left="5040" w:hanging="360"/>
      </w:pPr>
      <w:rPr>
        <w:rFonts w:ascii="Arial" w:hAnsi="Arial" w:hint="default"/>
      </w:rPr>
    </w:lvl>
    <w:lvl w:ilvl="7" w:tplc="8D765F0A" w:tentative="1">
      <w:start w:val="1"/>
      <w:numFmt w:val="bullet"/>
      <w:lvlText w:val="•"/>
      <w:lvlJc w:val="left"/>
      <w:pPr>
        <w:tabs>
          <w:tab w:val="num" w:pos="5760"/>
        </w:tabs>
        <w:ind w:left="5760" w:hanging="360"/>
      </w:pPr>
      <w:rPr>
        <w:rFonts w:ascii="Arial" w:hAnsi="Arial" w:hint="default"/>
      </w:rPr>
    </w:lvl>
    <w:lvl w:ilvl="8" w:tplc="9C6C58B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12EA52B1"/>
    <w:multiLevelType w:val="hybridMultilevel"/>
    <w:tmpl w:val="38C4309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142221F4"/>
    <w:multiLevelType w:val="hybridMultilevel"/>
    <w:tmpl w:val="A82C2DCE"/>
    <w:lvl w:ilvl="0" w:tplc="B57A8E4A">
      <w:start w:val="1"/>
      <w:numFmt w:val="bullet"/>
      <w:lvlText w:val="•"/>
      <w:lvlJc w:val="left"/>
      <w:pPr>
        <w:tabs>
          <w:tab w:val="num" w:pos="720"/>
        </w:tabs>
        <w:ind w:left="720" w:hanging="360"/>
      </w:pPr>
      <w:rPr>
        <w:rFonts w:ascii="Arial" w:hAnsi="Arial" w:hint="default"/>
      </w:rPr>
    </w:lvl>
    <w:lvl w:ilvl="1" w:tplc="31948AC8" w:tentative="1">
      <w:start w:val="1"/>
      <w:numFmt w:val="bullet"/>
      <w:lvlText w:val="•"/>
      <w:lvlJc w:val="left"/>
      <w:pPr>
        <w:tabs>
          <w:tab w:val="num" w:pos="1440"/>
        </w:tabs>
        <w:ind w:left="1440" w:hanging="360"/>
      </w:pPr>
      <w:rPr>
        <w:rFonts w:ascii="Arial" w:hAnsi="Arial" w:hint="default"/>
      </w:rPr>
    </w:lvl>
    <w:lvl w:ilvl="2" w:tplc="99CE1C34" w:tentative="1">
      <w:start w:val="1"/>
      <w:numFmt w:val="bullet"/>
      <w:lvlText w:val="•"/>
      <w:lvlJc w:val="left"/>
      <w:pPr>
        <w:tabs>
          <w:tab w:val="num" w:pos="2160"/>
        </w:tabs>
        <w:ind w:left="2160" w:hanging="360"/>
      </w:pPr>
      <w:rPr>
        <w:rFonts w:ascii="Arial" w:hAnsi="Arial" w:hint="default"/>
      </w:rPr>
    </w:lvl>
    <w:lvl w:ilvl="3" w:tplc="5BE01B92" w:tentative="1">
      <w:start w:val="1"/>
      <w:numFmt w:val="bullet"/>
      <w:lvlText w:val="•"/>
      <w:lvlJc w:val="left"/>
      <w:pPr>
        <w:tabs>
          <w:tab w:val="num" w:pos="2880"/>
        </w:tabs>
        <w:ind w:left="2880" w:hanging="360"/>
      </w:pPr>
      <w:rPr>
        <w:rFonts w:ascii="Arial" w:hAnsi="Arial" w:hint="default"/>
      </w:rPr>
    </w:lvl>
    <w:lvl w:ilvl="4" w:tplc="1E9454A8" w:tentative="1">
      <w:start w:val="1"/>
      <w:numFmt w:val="bullet"/>
      <w:lvlText w:val="•"/>
      <w:lvlJc w:val="left"/>
      <w:pPr>
        <w:tabs>
          <w:tab w:val="num" w:pos="3600"/>
        </w:tabs>
        <w:ind w:left="3600" w:hanging="360"/>
      </w:pPr>
      <w:rPr>
        <w:rFonts w:ascii="Arial" w:hAnsi="Arial" w:hint="default"/>
      </w:rPr>
    </w:lvl>
    <w:lvl w:ilvl="5" w:tplc="2C8EAF82" w:tentative="1">
      <w:start w:val="1"/>
      <w:numFmt w:val="bullet"/>
      <w:lvlText w:val="•"/>
      <w:lvlJc w:val="left"/>
      <w:pPr>
        <w:tabs>
          <w:tab w:val="num" w:pos="4320"/>
        </w:tabs>
        <w:ind w:left="4320" w:hanging="360"/>
      </w:pPr>
      <w:rPr>
        <w:rFonts w:ascii="Arial" w:hAnsi="Arial" w:hint="default"/>
      </w:rPr>
    </w:lvl>
    <w:lvl w:ilvl="6" w:tplc="9762293E" w:tentative="1">
      <w:start w:val="1"/>
      <w:numFmt w:val="bullet"/>
      <w:lvlText w:val="•"/>
      <w:lvlJc w:val="left"/>
      <w:pPr>
        <w:tabs>
          <w:tab w:val="num" w:pos="5040"/>
        </w:tabs>
        <w:ind w:left="5040" w:hanging="360"/>
      </w:pPr>
      <w:rPr>
        <w:rFonts w:ascii="Arial" w:hAnsi="Arial" w:hint="default"/>
      </w:rPr>
    </w:lvl>
    <w:lvl w:ilvl="7" w:tplc="A54AA868" w:tentative="1">
      <w:start w:val="1"/>
      <w:numFmt w:val="bullet"/>
      <w:lvlText w:val="•"/>
      <w:lvlJc w:val="left"/>
      <w:pPr>
        <w:tabs>
          <w:tab w:val="num" w:pos="5760"/>
        </w:tabs>
        <w:ind w:left="5760" w:hanging="360"/>
      </w:pPr>
      <w:rPr>
        <w:rFonts w:ascii="Arial" w:hAnsi="Arial" w:hint="default"/>
      </w:rPr>
    </w:lvl>
    <w:lvl w:ilvl="8" w:tplc="43BAC02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14703172"/>
    <w:multiLevelType w:val="hybridMultilevel"/>
    <w:tmpl w:val="84702AD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5" w15:restartNumberingAfterBreak="0">
    <w:nsid w:val="16AD11DE"/>
    <w:multiLevelType w:val="hybridMultilevel"/>
    <w:tmpl w:val="5140598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6" w15:restartNumberingAfterBreak="0">
    <w:nsid w:val="173804A0"/>
    <w:multiLevelType w:val="hybridMultilevel"/>
    <w:tmpl w:val="238890F0"/>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7" w15:restartNumberingAfterBreak="0">
    <w:nsid w:val="174D15B4"/>
    <w:multiLevelType w:val="hybridMultilevel"/>
    <w:tmpl w:val="A3300D9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8" w15:restartNumberingAfterBreak="0">
    <w:nsid w:val="18330D4F"/>
    <w:multiLevelType w:val="hybridMultilevel"/>
    <w:tmpl w:val="9B4EAEB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9" w15:restartNumberingAfterBreak="0">
    <w:nsid w:val="199B0704"/>
    <w:multiLevelType w:val="hybridMultilevel"/>
    <w:tmpl w:val="BE3A4678"/>
    <w:lvl w:ilvl="0" w:tplc="E0E43F1A">
      <w:start w:val="1"/>
      <w:numFmt w:val="bullet"/>
      <w:lvlText w:val="•"/>
      <w:lvlJc w:val="left"/>
      <w:pPr>
        <w:tabs>
          <w:tab w:val="num" w:pos="720"/>
        </w:tabs>
        <w:ind w:left="720" w:hanging="360"/>
      </w:pPr>
      <w:rPr>
        <w:rFonts w:ascii="Arial" w:hAnsi="Arial" w:hint="default"/>
      </w:rPr>
    </w:lvl>
    <w:lvl w:ilvl="1" w:tplc="52702AB4" w:tentative="1">
      <w:start w:val="1"/>
      <w:numFmt w:val="bullet"/>
      <w:lvlText w:val="•"/>
      <w:lvlJc w:val="left"/>
      <w:pPr>
        <w:tabs>
          <w:tab w:val="num" w:pos="1440"/>
        </w:tabs>
        <w:ind w:left="1440" w:hanging="360"/>
      </w:pPr>
      <w:rPr>
        <w:rFonts w:ascii="Arial" w:hAnsi="Arial" w:hint="default"/>
      </w:rPr>
    </w:lvl>
    <w:lvl w:ilvl="2" w:tplc="7EBA052A" w:tentative="1">
      <w:start w:val="1"/>
      <w:numFmt w:val="bullet"/>
      <w:lvlText w:val="•"/>
      <w:lvlJc w:val="left"/>
      <w:pPr>
        <w:tabs>
          <w:tab w:val="num" w:pos="2160"/>
        </w:tabs>
        <w:ind w:left="2160" w:hanging="360"/>
      </w:pPr>
      <w:rPr>
        <w:rFonts w:ascii="Arial" w:hAnsi="Arial" w:hint="default"/>
      </w:rPr>
    </w:lvl>
    <w:lvl w:ilvl="3" w:tplc="5986CB2A" w:tentative="1">
      <w:start w:val="1"/>
      <w:numFmt w:val="bullet"/>
      <w:lvlText w:val="•"/>
      <w:lvlJc w:val="left"/>
      <w:pPr>
        <w:tabs>
          <w:tab w:val="num" w:pos="2880"/>
        </w:tabs>
        <w:ind w:left="2880" w:hanging="360"/>
      </w:pPr>
      <w:rPr>
        <w:rFonts w:ascii="Arial" w:hAnsi="Arial" w:hint="default"/>
      </w:rPr>
    </w:lvl>
    <w:lvl w:ilvl="4" w:tplc="8556CFEA" w:tentative="1">
      <w:start w:val="1"/>
      <w:numFmt w:val="bullet"/>
      <w:lvlText w:val="•"/>
      <w:lvlJc w:val="left"/>
      <w:pPr>
        <w:tabs>
          <w:tab w:val="num" w:pos="3600"/>
        </w:tabs>
        <w:ind w:left="3600" w:hanging="360"/>
      </w:pPr>
      <w:rPr>
        <w:rFonts w:ascii="Arial" w:hAnsi="Arial" w:hint="default"/>
      </w:rPr>
    </w:lvl>
    <w:lvl w:ilvl="5" w:tplc="BE6817CC" w:tentative="1">
      <w:start w:val="1"/>
      <w:numFmt w:val="bullet"/>
      <w:lvlText w:val="•"/>
      <w:lvlJc w:val="left"/>
      <w:pPr>
        <w:tabs>
          <w:tab w:val="num" w:pos="4320"/>
        </w:tabs>
        <w:ind w:left="4320" w:hanging="360"/>
      </w:pPr>
      <w:rPr>
        <w:rFonts w:ascii="Arial" w:hAnsi="Arial" w:hint="default"/>
      </w:rPr>
    </w:lvl>
    <w:lvl w:ilvl="6" w:tplc="4AA4FBBE" w:tentative="1">
      <w:start w:val="1"/>
      <w:numFmt w:val="bullet"/>
      <w:lvlText w:val="•"/>
      <w:lvlJc w:val="left"/>
      <w:pPr>
        <w:tabs>
          <w:tab w:val="num" w:pos="5040"/>
        </w:tabs>
        <w:ind w:left="5040" w:hanging="360"/>
      </w:pPr>
      <w:rPr>
        <w:rFonts w:ascii="Arial" w:hAnsi="Arial" w:hint="default"/>
      </w:rPr>
    </w:lvl>
    <w:lvl w:ilvl="7" w:tplc="57FA8ACA" w:tentative="1">
      <w:start w:val="1"/>
      <w:numFmt w:val="bullet"/>
      <w:lvlText w:val="•"/>
      <w:lvlJc w:val="left"/>
      <w:pPr>
        <w:tabs>
          <w:tab w:val="num" w:pos="5760"/>
        </w:tabs>
        <w:ind w:left="5760" w:hanging="360"/>
      </w:pPr>
      <w:rPr>
        <w:rFonts w:ascii="Arial" w:hAnsi="Arial" w:hint="default"/>
      </w:rPr>
    </w:lvl>
    <w:lvl w:ilvl="8" w:tplc="07C0CE1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1AC64261"/>
    <w:multiLevelType w:val="hybridMultilevel"/>
    <w:tmpl w:val="028ACF7A"/>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1AD061F2"/>
    <w:multiLevelType w:val="hybridMultilevel"/>
    <w:tmpl w:val="B72C955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2" w15:restartNumberingAfterBreak="0">
    <w:nsid w:val="1B082518"/>
    <w:multiLevelType w:val="hybridMultilevel"/>
    <w:tmpl w:val="F282F41C"/>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3" w15:restartNumberingAfterBreak="0">
    <w:nsid w:val="1C3D035E"/>
    <w:multiLevelType w:val="hybridMultilevel"/>
    <w:tmpl w:val="1B3890A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4" w15:restartNumberingAfterBreak="0">
    <w:nsid w:val="1C937649"/>
    <w:multiLevelType w:val="hybridMultilevel"/>
    <w:tmpl w:val="3D94CF8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5" w15:restartNumberingAfterBreak="0">
    <w:nsid w:val="1CB33AB0"/>
    <w:multiLevelType w:val="hybridMultilevel"/>
    <w:tmpl w:val="54B86EAE"/>
    <w:lvl w:ilvl="0" w:tplc="080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6" w15:restartNumberingAfterBreak="0">
    <w:nsid w:val="1D0B53DC"/>
    <w:multiLevelType w:val="hybridMultilevel"/>
    <w:tmpl w:val="DC2C159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7" w15:restartNumberingAfterBreak="0">
    <w:nsid w:val="1FB51FFB"/>
    <w:multiLevelType w:val="hybridMultilevel"/>
    <w:tmpl w:val="14ECF9F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8" w15:restartNumberingAfterBreak="0">
    <w:nsid w:val="1FBB7026"/>
    <w:multiLevelType w:val="hybridMultilevel"/>
    <w:tmpl w:val="54C0B4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9" w15:restartNumberingAfterBreak="0">
    <w:nsid w:val="209664DA"/>
    <w:multiLevelType w:val="hybridMultilevel"/>
    <w:tmpl w:val="B5564870"/>
    <w:lvl w:ilvl="0" w:tplc="6B8EC378">
      <w:start w:val="1"/>
      <w:numFmt w:val="bullet"/>
      <w:lvlText w:val="•"/>
      <w:lvlJc w:val="left"/>
      <w:pPr>
        <w:tabs>
          <w:tab w:val="num" w:pos="720"/>
        </w:tabs>
        <w:ind w:left="720" w:hanging="360"/>
      </w:pPr>
      <w:rPr>
        <w:rFonts w:ascii="Arial" w:hAnsi="Arial" w:hint="default"/>
      </w:rPr>
    </w:lvl>
    <w:lvl w:ilvl="1" w:tplc="8C40061A" w:tentative="1">
      <w:start w:val="1"/>
      <w:numFmt w:val="bullet"/>
      <w:lvlText w:val="•"/>
      <w:lvlJc w:val="left"/>
      <w:pPr>
        <w:tabs>
          <w:tab w:val="num" w:pos="1440"/>
        </w:tabs>
        <w:ind w:left="1440" w:hanging="360"/>
      </w:pPr>
      <w:rPr>
        <w:rFonts w:ascii="Arial" w:hAnsi="Arial" w:hint="default"/>
      </w:rPr>
    </w:lvl>
    <w:lvl w:ilvl="2" w:tplc="8C004040" w:tentative="1">
      <w:start w:val="1"/>
      <w:numFmt w:val="bullet"/>
      <w:lvlText w:val="•"/>
      <w:lvlJc w:val="left"/>
      <w:pPr>
        <w:tabs>
          <w:tab w:val="num" w:pos="2160"/>
        </w:tabs>
        <w:ind w:left="2160" w:hanging="360"/>
      </w:pPr>
      <w:rPr>
        <w:rFonts w:ascii="Arial" w:hAnsi="Arial" w:hint="default"/>
      </w:rPr>
    </w:lvl>
    <w:lvl w:ilvl="3" w:tplc="2AC66434" w:tentative="1">
      <w:start w:val="1"/>
      <w:numFmt w:val="bullet"/>
      <w:lvlText w:val="•"/>
      <w:lvlJc w:val="left"/>
      <w:pPr>
        <w:tabs>
          <w:tab w:val="num" w:pos="2880"/>
        </w:tabs>
        <w:ind w:left="2880" w:hanging="360"/>
      </w:pPr>
      <w:rPr>
        <w:rFonts w:ascii="Arial" w:hAnsi="Arial" w:hint="default"/>
      </w:rPr>
    </w:lvl>
    <w:lvl w:ilvl="4" w:tplc="80C81C40" w:tentative="1">
      <w:start w:val="1"/>
      <w:numFmt w:val="bullet"/>
      <w:lvlText w:val="•"/>
      <w:lvlJc w:val="left"/>
      <w:pPr>
        <w:tabs>
          <w:tab w:val="num" w:pos="3600"/>
        </w:tabs>
        <w:ind w:left="3600" w:hanging="360"/>
      </w:pPr>
      <w:rPr>
        <w:rFonts w:ascii="Arial" w:hAnsi="Arial" w:hint="default"/>
      </w:rPr>
    </w:lvl>
    <w:lvl w:ilvl="5" w:tplc="08643360" w:tentative="1">
      <w:start w:val="1"/>
      <w:numFmt w:val="bullet"/>
      <w:lvlText w:val="•"/>
      <w:lvlJc w:val="left"/>
      <w:pPr>
        <w:tabs>
          <w:tab w:val="num" w:pos="4320"/>
        </w:tabs>
        <w:ind w:left="4320" w:hanging="360"/>
      </w:pPr>
      <w:rPr>
        <w:rFonts w:ascii="Arial" w:hAnsi="Arial" w:hint="default"/>
      </w:rPr>
    </w:lvl>
    <w:lvl w:ilvl="6" w:tplc="47261312" w:tentative="1">
      <w:start w:val="1"/>
      <w:numFmt w:val="bullet"/>
      <w:lvlText w:val="•"/>
      <w:lvlJc w:val="left"/>
      <w:pPr>
        <w:tabs>
          <w:tab w:val="num" w:pos="5040"/>
        </w:tabs>
        <w:ind w:left="5040" w:hanging="360"/>
      </w:pPr>
      <w:rPr>
        <w:rFonts w:ascii="Arial" w:hAnsi="Arial" w:hint="default"/>
      </w:rPr>
    </w:lvl>
    <w:lvl w:ilvl="7" w:tplc="20E2F800" w:tentative="1">
      <w:start w:val="1"/>
      <w:numFmt w:val="bullet"/>
      <w:lvlText w:val="•"/>
      <w:lvlJc w:val="left"/>
      <w:pPr>
        <w:tabs>
          <w:tab w:val="num" w:pos="5760"/>
        </w:tabs>
        <w:ind w:left="5760" w:hanging="360"/>
      </w:pPr>
      <w:rPr>
        <w:rFonts w:ascii="Arial" w:hAnsi="Arial" w:hint="default"/>
      </w:rPr>
    </w:lvl>
    <w:lvl w:ilvl="8" w:tplc="E4A4F6F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227108EC"/>
    <w:multiLevelType w:val="hybridMultilevel"/>
    <w:tmpl w:val="41167A74"/>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1" w15:restartNumberingAfterBreak="0">
    <w:nsid w:val="229615B8"/>
    <w:multiLevelType w:val="hybridMultilevel"/>
    <w:tmpl w:val="C65EB0FC"/>
    <w:lvl w:ilvl="0" w:tplc="08090001">
      <w:start w:val="1"/>
      <w:numFmt w:val="bullet"/>
      <w:lvlText w:val=""/>
      <w:lvlJc w:val="left"/>
      <w:pPr>
        <w:ind w:left="1647" w:hanging="360"/>
      </w:pPr>
      <w:rPr>
        <w:rFonts w:ascii="Symbol" w:hAnsi="Symbol" w:hint="default"/>
      </w:rPr>
    </w:lvl>
    <w:lvl w:ilvl="1" w:tplc="08090003">
      <w:start w:val="1"/>
      <w:numFmt w:val="bullet"/>
      <w:lvlText w:val="o"/>
      <w:lvlJc w:val="left"/>
      <w:pPr>
        <w:ind w:left="2367" w:hanging="360"/>
      </w:pPr>
      <w:rPr>
        <w:rFonts w:ascii="Courier New" w:hAnsi="Courier New" w:cs="Courier New" w:hint="default"/>
      </w:rPr>
    </w:lvl>
    <w:lvl w:ilvl="2" w:tplc="08090005" w:tentative="1">
      <w:start w:val="1"/>
      <w:numFmt w:val="bullet"/>
      <w:lvlText w:val=""/>
      <w:lvlJc w:val="left"/>
      <w:pPr>
        <w:ind w:left="3087" w:hanging="360"/>
      </w:pPr>
      <w:rPr>
        <w:rFonts w:ascii="Wingdings" w:hAnsi="Wingdings" w:hint="default"/>
      </w:rPr>
    </w:lvl>
    <w:lvl w:ilvl="3" w:tplc="08090001" w:tentative="1">
      <w:start w:val="1"/>
      <w:numFmt w:val="bullet"/>
      <w:lvlText w:val=""/>
      <w:lvlJc w:val="left"/>
      <w:pPr>
        <w:ind w:left="3807" w:hanging="360"/>
      </w:pPr>
      <w:rPr>
        <w:rFonts w:ascii="Symbol" w:hAnsi="Symbol" w:hint="default"/>
      </w:rPr>
    </w:lvl>
    <w:lvl w:ilvl="4" w:tplc="08090003" w:tentative="1">
      <w:start w:val="1"/>
      <w:numFmt w:val="bullet"/>
      <w:lvlText w:val="o"/>
      <w:lvlJc w:val="left"/>
      <w:pPr>
        <w:ind w:left="4527" w:hanging="360"/>
      </w:pPr>
      <w:rPr>
        <w:rFonts w:ascii="Courier New" w:hAnsi="Courier New" w:cs="Courier New" w:hint="default"/>
      </w:rPr>
    </w:lvl>
    <w:lvl w:ilvl="5" w:tplc="08090005" w:tentative="1">
      <w:start w:val="1"/>
      <w:numFmt w:val="bullet"/>
      <w:lvlText w:val=""/>
      <w:lvlJc w:val="left"/>
      <w:pPr>
        <w:ind w:left="5247" w:hanging="360"/>
      </w:pPr>
      <w:rPr>
        <w:rFonts w:ascii="Wingdings" w:hAnsi="Wingdings" w:hint="default"/>
      </w:rPr>
    </w:lvl>
    <w:lvl w:ilvl="6" w:tplc="08090001" w:tentative="1">
      <w:start w:val="1"/>
      <w:numFmt w:val="bullet"/>
      <w:lvlText w:val=""/>
      <w:lvlJc w:val="left"/>
      <w:pPr>
        <w:ind w:left="5967" w:hanging="360"/>
      </w:pPr>
      <w:rPr>
        <w:rFonts w:ascii="Symbol" w:hAnsi="Symbol" w:hint="default"/>
      </w:rPr>
    </w:lvl>
    <w:lvl w:ilvl="7" w:tplc="08090003" w:tentative="1">
      <w:start w:val="1"/>
      <w:numFmt w:val="bullet"/>
      <w:lvlText w:val="o"/>
      <w:lvlJc w:val="left"/>
      <w:pPr>
        <w:ind w:left="6687" w:hanging="360"/>
      </w:pPr>
      <w:rPr>
        <w:rFonts w:ascii="Courier New" w:hAnsi="Courier New" w:cs="Courier New" w:hint="default"/>
      </w:rPr>
    </w:lvl>
    <w:lvl w:ilvl="8" w:tplc="08090005" w:tentative="1">
      <w:start w:val="1"/>
      <w:numFmt w:val="bullet"/>
      <w:lvlText w:val=""/>
      <w:lvlJc w:val="left"/>
      <w:pPr>
        <w:ind w:left="7407" w:hanging="360"/>
      </w:pPr>
      <w:rPr>
        <w:rFonts w:ascii="Wingdings" w:hAnsi="Wingdings" w:hint="default"/>
      </w:rPr>
    </w:lvl>
  </w:abstractNum>
  <w:abstractNum w:abstractNumId="42" w15:restartNumberingAfterBreak="0">
    <w:nsid w:val="23691BE0"/>
    <w:multiLevelType w:val="hybridMultilevel"/>
    <w:tmpl w:val="1E782DA4"/>
    <w:lvl w:ilvl="0" w:tplc="33B4E90A">
      <w:start w:val="3"/>
      <w:numFmt w:val="decimal"/>
      <w:lvlText w:val="%1."/>
      <w:lvlJc w:val="left"/>
      <w:pPr>
        <w:tabs>
          <w:tab w:val="num" w:pos="720"/>
        </w:tabs>
        <w:ind w:left="720" w:hanging="360"/>
      </w:pPr>
    </w:lvl>
    <w:lvl w:ilvl="1" w:tplc="ED0465C8" w:tentative="1">
      <w:start w:val="1"/>
      <w:numFmt w:val="decimal"/>
      <w:lvlText w:val="%2."/>
      <w:lvlJc w:val="left"/>
      <w:pPr>
        <w:tabs>
          <w:tab w:val="num" w:pos="1440"/>
        </w:tabs>
        <w:ind w:left="1440" w:hanging="360"/>
      </w:pPr>
    </w:lvl>
    <w:lvl w:ilvl="2" w:tplc="4A02C442">
      <w:start w:val="1"/>
      <w:numFmt w:val="decimal"/>
      <w:lvlText w:val="%3."/>
      <w:lvlJc w:val="left"/>
      <w:pPr>
        <w:tabs>
          <w:tab w:val="num" w:pos="2160"/>
        </w:tabs>
        <w:ind w:left="2160" w:hanging="360"/>
      </w:pPr>
    </w:lvl>
    <w:lvl w:ilvl="3" w:tplc="BBC29686" w:tentative="1">
      <w:start w:val="1"/>
      <w:numFmt w:val="decimal"/>
      <w:lvlText w:val="%4."/>
      <w:lvlJc w:val="left"/>
      <w:pPr>
        <w:tabs>
          <w:tab w:val="num" w:pos="2880"/>
        </w:tabs>
        <w:ind w:left="2880" w:hanging="360"/>
      </w:pPr>
    </w:lvl>
    <w:lvl w:ilvl="4" w:tplc="3A38F2A0" w:tentative="1">
      <w:start w:val="1"/>
      <w:numFmt w:val="decimal"/>
      <w:lvlText w:val="%5."/>
      <w:lvlJc w:val="left"/>
      <w:pPr>
        <w:tabs>
          <w:tab w:val="num" w:pos="3600"/>
        </w:tabs>
        <w:ind w:left="3600" w:hanging="360"/>
      </w:pPr>
    </w:lvl>
    <w:lvl w:ilvl="5" w:tplc="9398A8B8" w:tentative="1">
      <w:start w:val="1"/>
      <w:numFmt w:val="decimal"/>
      <w:lvlText w:val="%6."/>
      <w:lvlJc w:val="left"/>
      <w:pPr>
        <w:tabs>
          <w:tab w:val="num" w:pos="4320"/>
        </w:tabs>
        <w:ind w:left="4320" w:hanging="360"/>
      </w:pPr>
    </w:lvl>
    <w:lvl w:ilvl="6" w:tplc="43081CA2" w:tentative="1">
      <w:start w:val="1"/>
      <w:numFmt w:val="decimal"/>
      <w:lvlText w:val="%7."/>
      <w:lvlJc w:val="left"/>
      <w:pPr>
        <w:tabs>
          <w:tab w:val="num" w:pos="5040"/>
        </w:tabs>
        <w:ind w:left="5040" w:hanging="360"/>
      </w:pPr>
    </w:lvl>
    <w:lvl w:ilvl="7" w:tplc="DE3C27AC" w:tentative="1">
      <w:start w:val="1"/>
      <w:numFmt w:val="decimal"/>
      <w:lvlText w:val="%8."/>
      <w:lvlJc w:val="left"/>
      <w:pPr>
        <w:tabs>
          <w:tab w:val="num" w:pos="5760"/>
        </w:tabs>
        <w:ind w:left="5760" w:hanging="360"/>
      </w:pPr>
    </w:lvl>
    <w:lvl w:ilvl="8" w:tplc="36F25056" w:tentative="1">
      <w:start w:val="1"/>
      <w:numFmt w:val="decimal"/>
      <w:lvlText w:val="%9."/>
      <w:lvlJc w:val="left"/>
      <w:pPr>
        <w:tabs>
          <w:tab w:val="num" w:pos="6480"/>
        </w:tabs>
        <w:ind w:left="6480" w:hanging="360"/>
      </w:pPr>
    </w:lvl>
  </w:abstractNum>
  <w:abstractNum w:abstractNumId="43" w15:restartNumberingAfterBreak="0">
    <w:nsid w:val="23C5626F"/>
    <w:multiLevelType w:val="hybridMultilevel"/>
    <w:tmpl w:val="FD2AE2A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4" w15:restartNumberingAfterBreak="0">
    <w:nsid w:val="23F4784F"/>
    <w:multiLevelType w:val="hybridMultilevel"/>
    <w:tmpl w:val="69A2F70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5" w15:restartNumberingAfterBreak="0">
    <w:nsid w:val="24951E53"/>
    <w:multiLevelType w:val="hybridMultilevel"/>
    <w:tmpl w:val="F46C5BC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6" w15:restartNumberingAfterBreak="0">
    <w:nsid w:val="257534A8"/>
    <w:multiLevelType w:val="hybridMultilevel"/>
    <w:tmpl w:val="340C18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47" w15:restartNumberingAfterBreak="0">
    <w:nsid w:val="2614774A"/>
    <w:multiLevelType w:val="hybridMultilevel"/>
    <w:tmpl w:val="340C18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48" w15:restartNumberingAfterBreak="0">
    <w:nsid w:val="266769DB"/>
    <w:multiLevelType w:val="hybridMultilevel"/>
    <w:tmpl w:val="65F83430"/>
    <w:lvl w:ilvl="0" w:tplc="624C7648">
      <w:start w:val="1"/>
      <w:numFmt w:val="bullet"/>
      <w:lvlText w:val="•"/>
      <w:lvlJc w:val="left"/>
      <w:pPr>
        <w:tabs>
          <w:tab w:val="num" w:pos="720"/>
        </w:tabs>
        <w:ind w:left="720" w:hanging="360"/>
      </w:pPr>
      <w:rPr>
        <w:rFonts w:ascii="Arial" w:hAnsi="Arial" w:hint="default"/>
      </w:rPr>
    </w:lvl>
    <w:lvl w:ilvl="1" w:tplc="4AE0068E" w:tentative="1">
      <w:start w:val="1"/>
      <w:numFmt w:val="bullet"/>
      <w:lvlText w:val="•"/>
      <w:lvlJc w:val="left"/>
      <w:pPr>
        <w:tabs>
          <w:tab w:val="num" w:pos="1440"/>
        </w:tabs>
        <w:ind w:left="1440" w:hanging="360"/>
      </w:pPr>
      <w:rPr>
        <w:rFonts w:ascii="Arial" w:hAnsi="Arial" w:hint="default"/>
      </w:rPr>
    </w:lvl>
    <w:lvl w:ilvl="2" w:tplc="EF460010" w:tentative="1">
      <w:start w:val="1"/>
      <w:numFmt w:val="bullet"/>
      <w:lvlText w:val="•"/>
      <w:lvlJc w:val="left"/>
      <w:pPr>
        <w:tabs>
          <w:tab w:val="num" w:pos="2160"/>
        </w:tabs>
        <w:ind w:left="2160" w:hanging="360"/>
      </w:pPr>
      <w:rPr>
        <w:rFonts w:ascii="Arial" w:hAnsi="Arial" w:hint="default"/>
      </w:rPr>
    </w:lvl>
    <w:lvl w:ilvl="3" w:tplc="E25EC8CC" w:tentative="1">
      <w:start w:val="1"/>
      <w:numFmt w:val="bullet"/>
      <w:lvlText w:val="•"/>
      <w:lvlJc w:val="left"/>
      <w:pPr>
        <w:tabs>
          <w:tab w:val="num" w:pos="2880"/>
        </w:tabs>
        <w:ind w:left="2880" w:hanging="360"/>
      </w:pPr>
      <w:rPr>
        <w:rFonts w:ascii="Arial" w:hAnsi="Arial" w:hint="default"/>
      </w:rPr>
    </w:lvl>
    <w:lvl w:ilvl="4" w:tplc="D952B2A8" w:tentative="1">
      <w:start w:val="1"/>
      <w:numFmt w:val="bullet"/>
      <w:lvlText w:val="•"/>
      <w:lvlJc w:val="left"/>
      <w:pPr>
        <w:tabs>
          <w:tab w:val="num" w:pos="3600"/>
        </w:tabs>
        <w:ind w:left="3600" w:hanging="360"/>
      </w:pPr>
      <w:rPr>
        <w:rFonts w:ascii="Arial" w:hAnsi="Arial" w:hint="default"/>
      </w:rPr>
    </w:lvl>
    <w:lvl w:ilvl="5" w:tplc="43CC3B02" w:tentative="1">
      <w:start w:val="1"/>
      <w:numFmt w:val="bullet"/>
      <w:lvlText w:val="•"/>
      <w:lvlJc w:val="left"/>
      <w:pPr>
        <w:tabs>
          <w:tab w:val="num" w:pos="4320"/>
        </w:tabs>
        <w:ind w:left="4320" w:hanging="360"/>
      </w:pPr>
      <w:rPr>
        <w:rFonts w:ascii="Arial" w:hAnsi="Arial" w:hint="default"/>
      </w:rPr>
    </w:lvl>
    <w:lvl w:ilvl="6" w:tplc="2766CC04" w:tentative="1">
      <w:start w:val="1"/>
      <w:numFmt w:val="bullet"/>
      <w:lvlText w:val="•"/>
      <w:lvlJc w:val="left"/>
      <w:pPr>
        <w:tabs>
          <w:tab w:val="num" w:pos="5040"/>
        </w:tabs>
        <w:ind w:left="5040" w:hanging="360"/>
      </w:pPr>
      <w:rPr>
        <w:rFonts w:ascii="Arial" w:hAnsi="Arial" w:hint="default"/>
      </w:rPr>
    </w:lvl>
    <w:lvl w:ilvl="7" w:tplc="348898D8" w:tentative="1">
      <w:start w:val="1"/>
      <w:numFmt w:val="bullet"/>
      <w:lvlText w:val="•"/>
      <w:lvlJc w:val="left"/>
      <w:pPr>
        <w:tabs>
          <w:tab w:val="num" w:pos="5760"/>
        </w:tabs>
        <w:ind w:left="5760" w:hanging="360"/>
      </w:pPr>
      <w:rPr>
        <w:rFonts w:ascii="Arial" w:hAnsi="Arial" w:hint="default"/>
      </w:rPr>
    </w:lvl>
    <w:lvl w:ilvl="8" w:tplc="3A52C440"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26C87CED"/>
    <w:multiLevelType w:val="hybridMultilevel"/>
    <w:tmpl w:val="DBDE96B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0" w15:restartNumberingAfterBreak="0">
    <w:nsid w:val="26F77A70"/>
    <w:multiLevelType w:val="hybridMultilevel"/>
    <w:tmpl w:val="E34097E0"/>
    <w:lvl w:ilvl="0" w:tplc="0BF05C38">
      <w:start w:val="1"/>
      <w:numFmt w:val="bullet"/>
      <w:lvlText w:val="•"/>
      <w:lvlJc w:val="left"/>
      <w:pPr>
        <w:tabs>
          <w:tab w:val="num" w:pos="720"/>
        </w:tabs>
        <w:ind w:left="720" w:hanging="360"/>
      </w:pPr>
      <w:rPr>
        <w:rFonts w:ascii="Arial" w:hAnsi="Arial" w:hint="default"/>
      </w:rPr>
    </w:lvl>
    <w:lvl w:ilvl="1" w:tplc="45A64116" w:tentative="1">
      <w:start w:val="1"/>
      <w:numFmt w:val="bullet"/>
      <w:lvlText w:val="•"/>
      <w:lvlJc w:val="left"/>
      <w:pPr>
        <w:tabs>
          <w:tab w:val="num" w:pos="1440"/>
        </w:tabs>
        <w:ind w:left="1440" w:hanging="360"/>
      </w:pPr>
      <w:rPr>
        <w:rFonts w:ascii="Arial" w:hAnsi="Arial" w:hint="default"/>
      </w:rPr>
    </w:lvl>
    <w:lvl w:ilvl="2" w:tplc="6A825572" w:tentative="1">
      <w:start w:val="1"/>
      <w:numFmt w:val="bullet"/>
      <w:lvlText w:val="•"/>
      <w:lvlJc w:val="left"/>
      <w:pPr>
        <w:tabs>
          <w:tab w:val="num" w:pos="2160"/>
        </w:tabs>
        <w:ind w:left="2160" w:hanging="360"/>
      </w:pPr>
      <w:rPr>
        <w:rFonts w:ascii="Arial" w:hAnsi="Arial" w:hint="default"/>
      </w:rPr>
    </w:lvl>
    <w:lvl w:ilvl="3" w:tplc="6AD8830E" w:tentative="1">
      <w:start w:val="1"/>
      <w:numFmt w:val="bullet"/>
      <w:lvlText w:val="•"/>
      <w:lvlJc w:val="left"/>
      <w:pPr>
        <w:tabs>
          <w:tab w:val="num" w:pos="2880"/>
        </w:tabs>
        <w:ind w:left="2880" w:hanging="360"/>
      </w:pPr>
      <w:rPr>
        <w:rFonts w:ascii="Arial" w:hAnsi="Arial" w:hint="default"/>
      </w:rPr>
    </w:lvl>
    <w:lvl w:ilvl="4" w:tplc="2DAC659A" w:tentative="1">
      <w:start w:val="1"/>
      <w:numFmt w:val="bullet"/>
      <w:lvlText w:val="•"/>
      <w:lvlJc w:val="left"/>
      <w:pPr>
        <w:tabs>
          <w:tab w:val="num" w:pos="3600"/>
        </w:tabs>
        <w:ind w:left="3600" w:hanging="360"/>
      </w:pPr>
      <w:rPr>
        <w:rFonts w:ascii="Arial" w:hAnsi="Arial" w:hint="default"/>
      </w:rPr>
    </w:lvl>
    <w:lvl w:ilvl="5" w:tplc="3FBC8A9C" w:tentative="1">
      <w:start w:val="1"/>
      <w:numFmt w:val="bullet"/>
      <w:lvlText w:val="•"/>
      <w:lvlJc w:val="left"/>
      <w:pPr>
        <w:tabs>
          <w:tab w:val="num" w:pos="4320"/>
        </w:tabs>
        <w:ind w:left="4320" w:hanging="360"/>
      </w:pPr>
      <w:rPr>
        <w:rFonts w:ascii="Arial" w:hAnsi="Arial" w:hint="default"/>
      </w:rPr>
    </w:lvl>
    <w:lvl w:ilvl="6" w:tplc="20BAE062" w:tentative="1">
      <w:start w:val="1"/>
      <w:numFmt w:val="bullet"/>
      <w:lvlText w:val="•"/>
      <w:lvlJc w:val="left"/>
      <w:pPr>
        <w:tabs>
          <w:tab w:val="num" w:pos="5040"/>
        </w:tabs>
        <w:ind w:left="5040" w:hanging="360"/>
      </w:pPr>
      <w:rPr>
        <w:rFonts w:ascii="Arial" w:hAnsi="Arial" w:hint="default"/>
      </w:rPr>
    </w:lvl>
    <w:lvl w:ilvl="7" w:tplc="BD3E9F2C" w:tentative="1">
      <w:start w:val="1"/>
      <w:numFmt w:val="bullet"/>
      <w:lvlText w:val="•"/>
      <w:lvlJc w:val="left"/>
      <w:pPr>
        <w:tabs>
          <w:tab w:val="num" w:pos="5760"/>
        </w:tabs>
        <w:ind w:left="5760" w:hanging="360"/>
      </w:pPr>
      <w:rPr>
        <w:rFonts w:ascii="Arial" w:hAnsi="Arial" w:hint="default"/>
      </w:rPr>
    </w:lvl>
    <w:lvl w:ilvl="8" w:tplc="F216D40E"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26FD69CC"/>
    <w:multiLevelType w:val="hybridMultilevel"/>
    <w:tmpl w:val="FB269C76"/>
    <w:lvl w:ilvl="0" w:tplc="CC266EAE">
      <w:start w:val="1"/>
      <w:numFmt w:val="bullet"/>
      <w:lvlText w:val="•"/>
      <w:lvlJc w:val="left"/>
      <w:pPr>
        <w:tabs>
          <w:tab w:val="num" w:pos="720"/>
        </w:tabs>
        <w:ind w:left="720" w:hanging="360"/>
      </w:pPr>
      <w:rPr>
        <w:rFonts w:ascii="Arial" w:hAnsi="Arial" w:hint="default"/>
      </w:rPr>
    </w:lvl>
    <w:lvl w:ilvl="1" w:tplc="A2C2880C" w:tentative="1">
      <w:start w:val="1"/>
      <w:numFmt w:val="bullet"/>
      <w:lvlText w:val="•"/>
      <w:lvlJc w:val="left"/>
      <w:pPr>
        <w:tabs>
          <w:tab w:val="num" w:pos="1440"/>
        </w:tabs>
        <w:ind w:left="1440" w:hanging="360"/>
      </w:pPr>
      <w:rPr>
        <w:rFonts w:ascii="Arial" w:hAnsi="Arial" w:hint="default"/>
      </w:rPr>
    </w:lvl>
    <w:lvl w:ilvl="2" w:tplc="D4C628B4" w:tentative="1">
      <w:start w:val="1"/>
      <w:numFmt w:val="bullet"/>
      <w:lvlText w:val="•"/>
      <w:lvlJc w:val="left"/>
      <w:pPr>
        <w:tabs>
          <w:tab w:val="num" w:pos="2160"/>
        </w:tabs>
        <w:ind w:left="2160" w:hanging="360"/>
      </w:pPr>
      <w:rPr>
        <w:rFonts w:ascii="Arial" w:hAnsi="Arial" w:hint="default"/>
      </w:rPr>
    </w:lvl>
    <w:lvl w:ilvl="3" w:tplc="F2763030" w:tentative="1">
      <w:start w:val="1"/>
      <w:numFmt w:val="bullet"/>
      <w:lvlText w:val="•"/>
      <w:lvlJc w:val="left"/>
      <w:pPr>
        <w:tabs>
          <w:tab w:val="num" w:pos="2880"/>
        </w:tabs>
        <w:ind w:left="2880" w:hanging="360"/>
      </w:pPr>
      <w:rPr>
        <w:rFonts w:ascii="Arial" w:hAnsi="Arial" w:hint="default"/>
      </w:rPr>
    </w:lvl>
    <w:lvl w:ilvl="4" w:tplc="F36618A8" w:tentative="1">
      <w:start w:val="1"/>
      <w:numFmt w:val="bullet"/>
      <w:lvlText w:val="•"/>
      <w:lvlJc w:val="left"/>
      <w:pPr>
        <w:tabs>
          <w:tab w:val="num" w:pos="3600"/>
        </w:tabs>
        <w:ind w:left="3600" w:hanging="360"/>
      </w:pPr>
      <w:rPr>
        <w:rFonts w:ascii="Arial" w:hAnsi="Arial" w:hint="default"/>
      </w:rPr>
    </w:lvl>
    <w:lvl w:ilvl="5" w:tplc="3692E3FA" w:tentative="1">
      <w:start w:val="1"/>
      <w:numFmt w:val="bullet"/>
      <w:lvlText w:val="•"/>
      <w:lvlJc w:val="left"/>
      <w:pPr>
        <w:tabs>
          <w:tab w:val="num" w:pos="4320"/>
        </w:tabs>
        <w:ind w:left="4320" w:hanging="360"/>
      </w:pPr>
      <w:rPr>
        <w:rFonts w:ascii="Arial" w:hAnsi="Arial" w:hint="default"/>
      </w:rPr>
    </w:lvl>
    <w:lvl w:ilvl="6" w:tplc="B2E23F14" w:tentative="1">
      <w:start w:val="1"/>
      <w:numFmt w:val="bullet"/>
      <w:lvlText w:val="•"/>
      <w:lvlJc w:val="left"/>
      <w:pPr>
        <w:tabs>
          <w:tab w:val="num" w:pos="5040"/>
        </w:tabs>
        <w:ind w:left="5040" w:hanging="360"/>
      </w:pPr>
      <w:rPr>
        <w:rFonts w:ascii="Arial" w:hAnsi="Arial" w:hint="default"/>
      </w:rPr>
    </w:lvl>
    <w:lvl w:ilvl="7" w:tplc="3CDC4884" w:tentative="1">
      <w:start w:val="1"/>
      <w:numFmt w:val="bullet"/>
      <w:lvlText w:val="•"/>
      <w:lvlJc w:val="left"/>
      <w:pPr>
        <w:tabs>
          <w:tab w:val="num" w:pos="5760"/>
        </w:tabs>
        <w:ind w:left="5760" w:hanging="360"/>
      </w:pPr>
      <w:rPr>
        <w:rFonts w:ascii="Arial" w:hAnsi="Arial" w:hint="default"/>
      </w:rPr>
    </w:lvl>
    <w:lvl w:ilvl="8" w:tplc="53EE2E60"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275764D6"/>
    <w:multiLevelType w:val="hybridMultilevel"/>
    <w:tmpl w:val="7DFA8688"/>
    <w:lvl w:ilvl="0" w:tplc="B1745390">
      <w:start w:val="1"/>
      <w:numFmt w:val="bullet"/>
      <w:lvlText w:val="•"/>
      <w:lvlJc w:val="left"/>
      <w:pPr>
        <w:tabs>
          <w:tab w:val="num" w:pos="720"/>
        </w:tabs>
        <w:ind w:left="720" w:hanging="360"/>
      </w:pPr>
      <w:rPr>
        <w:rFonts w:ascii="Arial" w:hAnsi="Arial" w:hint="default"/>
      </w:rPr>
    </w:lvl>
    <w:lvl w:ilvl="1" w:tplc="1250EAA4" w:tentative="1">
      <w:start w:val="1"/>
      <w:numFmt w:val="bullet"/>
      <w:lvlText w:val="•"/>
      <w:lvlJc w:val="left"/>
      <w:pPr>
        <w:tabs>
          <w:tab w:val="num" w:pos="1440"/>
        </w:tabs>
        <w:ind w:left="1440" w:hanging="360"/>
      </w:pPr>
      <w:rPr>
        <w:rFonts w:ascii="Arial" w:hAnsi="Arial" w:hint="default"/>
      </w:rPr>
    </w:lvl>
    <w:lvl w:ilvl="2" w:tplc="42788598" w:tentative="1">
      <w:start w:val="1"/>
      <w:numFmt w:val="bullet"/>
      <w:lvlText w:val="•"/>
      <w:lvlJc w:val="left"/>
      <w:pPr>
        <w:tabs>
          <w:tab w:val="num" w:pos="2160"/>
        </w:tabs>
        <w:ind w:left="2160" w:hanging="360"/>
      </w:pPr>
      <w:rPr>
        <w:rFonts w:ascii="Arial" w:hAnsi="Arial" w:hint="default"/>
      </w:rPr>
    </w:lvl>
    <w:lvl w:ilvl="3" w:tplc="8488F43C" w:tentative="1">
      <w:start w:val="1"/>
      <w:numFmt w:val="bullet"/>
      <w:lvlText w:val="•"/>
      <w:lvlJc w:val="left"/>
      <w:pPr>
        <w:tabs>
          <w:tab w:val="num" w:pos="2880"/>
        </w:tabs>
        <w:ind w:left="2880" w:hanging="360"/>
      </w:pPr>
      <w:rPr>
        <w:rFonts w:ascii="Arial" w:hAnsi="Arial" w:hint="default"/>
      </w:rPr>
    </w:lvl>
    <w:lvl w:ilvl="4" w:tplc="33FEE638" w:tentative="1">
      <w:start w:val="1"/>
      <w:numFmt w:val="bullet"/>
      <w:lvlText w:val="•"/>
      <w:lvlJc w:val="left"/>
      <w:pPr>
        <w:tabs>
          <w:tab w:val="num" w:pos="3600"/>
        </w:tabs>
        <w:ind w:left="3600" w:hanging="360"/>
      </w:pPr>
      <w:rPr>
        <w:rFonts w:ascii="Arial" w:hAnsi="Arial" w:hint="default"/>
      </w:rPr>
    </w:lvl>
    <w:lvl w:ilvl="5" w:tplc="938CE79E" w:tentative="1">
      <w:start w:val="1"/>
      <w:numFmt w:val="bullet"/>
      <w:lvlText w:val="•"/>
      <w:lvlJc w:val="left"/>
      <w:pPr>
        <w:tabs>
          <w:tab w:val="num" w:pos="4320"/>
        </w:tabs>
        <w:ind w:left="4320" w:hanging="360"/>
      </w:pPr>
      <w:rPr>
        <w:rFonts w:ascii="Arial" w:hAnsi="Arial" w:hint="default"/>
      </w:rPr>
    </w:lvl>
    <w:lvl w:ilvl="6" w:tplc="3070C7E2" w:tentative="1">
      <w:start w:val="1"/>
      <w:numFmt w:val="bullet"/>
      <w:lvlText w:val="•"/>
      <w:lvlJc w:val="left"/>
      <w:pPr>
        <w:tabs>
          <w:tab w:val="num" w:pos="5040"/>
        </w:tabs>
        <w:ind w:left="5040" w:hanging="360"/>
      </w:pPr>
      <w:rPr>
        <w:rFonts w:ascii="Arial" w:hAnsi="Arial" w:hint="default"/>
      </w:rPr>
    </w:lvl>
    <w:lvl w:ilvl="7" w:tplc="B7F48428" w:tentative="1">
      <w:start w:val="1"/>
      <w:numFmt w:val="bullet"/>
      <w:lvlText w:val="•"/>
      <w:lvlJc w:val="left"/>
      <w:pPr>
        <w:tabs>
          <w:tab w:val="num" w:pos="5760"/>
        </w:tabs>
        <w:ind w:left="5760" w:hanging="360"/>
      </w:pPr>
      <w:rPr>
        <w:rFonts w:ascii="Arial" w:hAnsi="Arial" w:hint="default"/>
      </w:rPr>
    </w:lvl>
    <w:lvl w:ilvl="8" w:tplc="7084D8FA"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27C6132D"/>
    <w:multiLevelType w:val="hybridMultilevel"/>
    <w:tmpl w:val="90B028F2"/>
    <w:lvl w:ilvl="0" w:tplc="366E93F0">
      <w:start w:val="1"/>
      <w:numFmt w:val="bullet"/>
      <w:lvlText w:val="•"/>
      <w:lvlJc w:val="left"/>
      <w:pPr>
        <w:tabs>
          <w:tab w:val="num" w:pos="720"/>
        </w:tabs>
        <w:ind w:left="720" w:hanging="360"/>
      </w:pPr>
      <w:rPr>
        <w:rFonts w:ascii="Arial" w:hAnsi="Arial" w:hint="default"/>
      </w:rPr>
    </w:lvl>
    <w:lvl w:ilvl="1" w:tplc="FE687D8A" w:tentative="1">
      <w:start w:val="1"/>
      <w:numFmt w:val="bullet"/>
      <w:lvlText w:val="•"/>
      <w:lvlJc w:val="left"/>
      <w:pPr>
        <w:tabs>
          <w:tab w:val="num" w:pos="1440"/>
        </w:tabs>
        <w:ind w:left="1440" w:hanging="360"/>
      </w:pPr>
      <w:rPr>
        <w:rFonts w:ascii="Arial" w:hAnsi="Arial" w:hint="default"/>
      </w:rPr>
    </w:lvl>
    <w:lvl w:ilvl="2" w:tplc="8682D12A" w:tentative="1">
      <w:start w:val="1"/>
      <w:numFmt w:val="bullet"/>
      <w:lvlText w:val="•"/>
      <w:lvlJc w:val="left"/>
      <w:pPr>
        <w:tabs>
          <w:tab w:val="num" w:pos="2160"/>
        </w:tabs>
        <w:ind w:left="2160" w:hanging="360"/>
      </w:pPr>
      <w:rPr>
        <w:rFonts w:ascii="Arial" w:hAnsi="Arial" w:hint="default"/>
      </w:rPr>
    </w:lvl>
    <w:lvl w:ilvl="3" w:tplc="D0944476" w:tentative="1">
      <w:start w:val="1"/>
      <w:numFmt w:val="bullet"/>
      <w:lvlText w:val="•"/>
      <w:lvlJc w:val="left"/>
      <w:pPr>
        <w:tabs>
          <w:tab w:val="num" w:pos="2880"/>
        </w:tabs>
        <w:ind w:left="2880" w:hanging="360"/>
      </w:pPr>
      <w:rPr>
        <w:rFonts w:ascii="Arial" w:hAnsi="Arial" w:hint="default"/>
      </w:rPr>
    </w:lvl>
    <w:lvl w:ilvl="4" w:tplc="D9263D82" w:tentative="1">
      <w:start w:val="1"/>
      <w:numFmt w:val="bullet"/>
      <w:lvlText w:val="•"/>
      <w:lvlJc w:val="left"/>
      <w:pPr>
        <w:tabs>
          <w:tab w:val="num" w:pos="3600"/>
        </w:tabs>
        <w:ind w:left="3600" w:hanging="360"/>
      </w:pPr>
      <w:rPr>
        <w:rFonts w:ascii="Arial" w:hAnsi="Arial" w:hint="default"/>
      </w:rPr>
    </w:lvl>
    <w:lvl w:ilvl="5" w:tplc="0D9A2792" w:tentative="1">
      <w:start w:val="1"/>
      <w:numFmt w:val="bullet"/>
      <w:lvlText w:val="•"/>
      <w:lvlJc w:val="left"/>
      <w:pPr>
        <w:tabs>
          <w:tab w:val="num" w:pos="4320"/>
        </w:tabs>
        <w:ind w:left="4320" w:hanging="360"/>
      </w:pPr>
      <w:rPr>
        <w:rFonts w:ascii="Arial" w:hAnsi="Arial" w:hint="default"/>
      </w:rPr>
    </w:lvl>
    <w:lvl w:ilvl="6" w:tplc="6EF05924" w:tentative="1">
      <w:start w:val="1"/>
      <w:numFmt w:val="bullet"/>
      <w:lvlText w:val="•"/>
      <w:lvlJc w:val="left"/>
      <w:pPr>
        <w:tabs>
          <w:tab w:val="num" w:pos="5040"/>
        </w:tabs>
        <w:ind w:left="5040" w:hanging="360"/>
      </w:pPr>
      <w:rPr>
        <w:rFonts w:ascii="Arial" w:hAnsi="Arial" w:hint="default"/>
      </w:rPr>
    </w:lvl>
    <w:lvl w:ilvl="7" w:tplc="2D1C0110" w:tentative="1">
      <w:start w:val="1"/>
      <w:numFmt w:val="bullet"/>
      <w:lvlText w:val="•"/>
      <w:lvlJc w:val="left"/>
      <w:pPr>
        <w:tabs>
          <w:tab w:val="num" w:pos="5760"/>
        </w:tabs>
        <w:ind w:left="5760" w:hanging="360"/>
      </w:pPr>
      <w:rPr>
        <w:rFonts w:ascii="Arial" w:hAnsi="Arial" w:hint="default"/>
      </w:rPr>
    </w:lvl>
    <w:lvl w:ilvl="8" w:tplc="03B0BFBC"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289477E3"/>
    <w:multiLevelType w:val="multilevel"/>
    <w:tmpl w:val="1ED2B6FE"/>
    <w:name w:val="_Titres numérotés"/>
    <w:lvl w:ilvl="0">
      <w:start w:val="1"/>
      <w:numFmt w:val="decimal"/>
      <w:pStyle w:val="Title1"/>
      <w:lvlText w:val="%1."/>
      <w:lvlJc w:val="left"/>
      <w:pPr>
        <w:ind w:left="567" w:hanging="567"/>
      </w:pPr>
      <w:rPr>
        <w:rFonts w:hint="default"/>
      </w:rPr>
    </w:lvl>
    <w:lvl w:ilvl="1">
      <w:start w:val="1"/>
      <w:numFmt w:val="decimal"/>
      <w:pStyle w:val="Title2"/>
      <w:lvlText w:val="%1.%2."/>
      <w:lvlJc w:val="left"/>
      <w:pPr>
        <w:ind w:left="567" w:hanging="567"/>
      </w:pPr>
      <w:rPr>
        <w:rFonts w:hint="default"/>
      </w:rPr>
    </w:lvl>
    <w:lvl w:ilvl="2">
      <w:start w:val="1"/>
      <w:numFmt w:val="decimal"/>
      <w:pStyle w:val="Title3"/>
      <w:lvlText w:val="%1.%2.%3."/>
      <w:lvlJc w:val="left"/>
      <w:pPr>
        <w:ind w:left="714" w:hanging="147"/>
      </w:pPr>
      <w:rPr>
        <w:rFonts w:hint="default"/>
      </w:rPr>
    </w:lvl>
    <w:lvl w:ilvl="3">
      <w:start w:val="1"/>
      <w:numFmt w:val="lowerLetter"/>
      <w:pStyle w:val="Title4"/>
      <w:lvlText w:val="%4."/>
      <w:lvlJc w:val="left"/>
      <w:pPr>
        <w:ind w:left="57" w:firstLine="113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29781A33"/>
    <w:multiLevelType w:val="hybridMultilevel"/>
    <w:tmpl w:val="A8AC396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6" w15:restartNumberingAfterBreak="0">
    <w:nsid w:val="2E8B5436"/>
    <w:multiLevelType w:val="hybridMultilevel"/>
    <w:tmpl w:val="AF420E1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7" w15:restartNumberingAfterBreak="0">
    <w:nsid w:val="2EF6498B"/>
    <w:multiLevelType w:val="hybridMultilevel"/>
    <w:tmpl w:val="72DA778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8" w15:restartNumberingAfterBreak="0">
    <w:nsid w:val="2FEE7548"/>
    <w:multiLevelType w:val="hybridMultilevel"/>
    <w:tmpl w:val="340C18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59" w15:restartNumberingAfterBreak="0">
    <w:nsid w:val="304E66E4"/>
    <w:multiLevelType w:val="hybridMultilevel"/>
    <w:tmpl w:val="E82096D2"/>
    <w:lvl w:ilvl="0" w:tplc="8E70F76A">
      <w:start w:val="1"/>
      <w:numFmt w:val="bullet"/>
      <w:lvlText w:val="•"/>
      <w:lvlJc w:val="left"/>
      <w:pPr>
        <w:tabs>
          <w:tab w:val="num" w:pos="720"/>
        </w:tabs>
        <w:ind w:left="720" w:hanging="360"/>
      </w:pPr>
      <w:rPr>
        <w:rFonts w:ascii="Arial" w:hAnsi="Arial" w:hint="default"/>
      </w:rPr>
    </w:lvl>
    <w:lvl w:ilvl="1" w:tplc="526A2938" w:tentative="1">
      <w:start w:val="1"/>
      <w:numFmt w:val="bullet"/>
      <w:lvlText w:val="•"/>
      <w:lvlJc w:val="left"/>
      <w:pPr>
        <w:tabs>
          <w:tab w:val="num" w:pos="1440"/>
        </w:tabs>
        <w:ind w:left="1440" w:hanging="360"/>
      </w:pPr>
      <w:rPr>
        <w:rFonts w:ascii="Arial" w:hAnsi="Arial" w:hint="default"/>
      </w:rPr>
    </w:lvl>
    <w:lvl w:ilvl="2" w:tplc="B0E8206E" w:tentative="1">
      <w:start w:val="1"/>
      <w:numFmt w:val="bullet"/>
      <w:lvlText w:val="•"/>
      <w:lvlJc w:val="left"/>
      <w:pPr>
        <w:tabs>
          <w:tab w:val="num" w:pos="2160"/>
        </w:tabs>
        <w:ind w:left="2160" w:hanging="360"/>
      </w:pPr>
      <w:rPr>
        <w:rFonts w:ascii="Arial" w:hAnsi="Arial" w:hint="default"/>
      </w:rPr>
    </w:lvl>
    <w:lvl w:ilvl="3" w:tplc="78165924" w:tentative="1">
      <w:start w:val="1"/>
      <w:numFmt w:val="bullet"/>
      <w:lvlText w:val="•"/>
      <w:lvlJc w:val="left"/>
      <w:pPr>
        <w:tabs>
          <w:tab w:val="num" w:pos="2880"/>
        </w:tabs>
        <w:ind w:left="2880" w:hanging="360"/>
      </w:pPr>
      <w:rPr>
        <w:rFonts w:ascii="Arial" w:hAnsi="Arial" w:hint="default"/>
      </w:rPr>
    </w:lvl>
    <w:lvl w:ilvl="4" w:tplc="354036C4" w:tentative="1">
      <w:start w:val="1"/>
      <w:numFmt w:val="bullet"/>
      <w:lvlText w:val="•"/>
      <w:lvlJc w:val="left"/>
      <w:pPr>
        <w:tabs>
          <w:tab w:val="num" w:pos="3600"/>
        </w:tabs>
        <w:ind w:left="3600" w:hanging="360"/>
      </w:pPr>
      <w:rPr>
        <w:rFonts w:ascii="Arial" w:hAnsi="Arial" w:hint="default"/>
      </w:rPr>
    </w:lvl>
    <w:lvl w:ilvl="5" w:tplc="842AD2F4" w:tentative="1">
      <w:start w:val="1"/>
      <w:numFmt w:val="bullet"/>
      <w:lvlText w:val="•"/>
      <w:lvlJc w:val="left"/>
      <w:pPr>
        <w:tabs>
          <w:tab w:val="num" w:pos="4320"/>
        </w:tabs>
        <w:ind w:left="4320" w:hanging="360"/>
      </w:pPr>
      <w:rPr>
        <w:rFonts w:ascii="Arial" w:hAnsi="Arial" w:hint="default"/>
      </w:rPr>
    </w:lvl>
    <w:lvl w:ilvl="6" w:tplc="63A8AC80" w:tentative="1">
      <w:start w:val="1"/>
      <w:numFmt w:val="bullet"/>
      <w:lvlText w:val="•"/>
      <w:lvlJc w:val="left"/>
      <w:pPr>
        <w:tabs>
          <w:tab w:val="num" w:pos="5040"/>
        </w:tabs>
        <w:ind w:left="5040" w:hanging="360"/>
      </w:pPr>
      <w:rPr>
        <w:rFonts w:ascii="Arial" w:hAnsi="Arial" w:hint="default"/>
      </w:rPr>
    </w:lvl>
    <w:lvl w:ilvl="7" w:tplc="38906C7A" w:tentative="1">
      <w:start w:val="1"/>
      <w:numFmt w:val="bullet"/>
      <w:lvlText w:val="•"/>
      <w:lvlJc w:val="left"/>
      <w:pPr>
        <w:tabs>
          <w:tab w:val="num" w:pos="5760"/>
        </w:tabs>
        <w:ind w:left="5760" w:hanging="360"/>
      </w:pPr>
      <w:rPr>
        <w:rFonts w:ascii="Arial" w:hAnsi="Arial" w:hint="default"/>
      </w:rPr>
    </w:lvl>
    <w:lvl w:ilvl="8" w:tplc="0E147534"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32036BEC"/>
    <w:multiLevelType w:val="hybridMultilevel"/>
    <w:tmpl w:val="28603258"/>
    <w:lvl w:ilvl="0" w:tplc="AF48CE90">
      <w:start w:val="1"/>
      <w:numFmt w:val="bullet"/>
      <w:lvlText w:val="•"/>
      <w:lvlJc w:val="left"/>
      <w:pPr>
        <w:tabs>
          <w:tab w:val="num" w:pos="720"/>
        </w:tabs>
        <w:ind w:left="720" w:hanging="360"/>
      </w:pPr>
      <w:rPr>
        <w:rFonts w:ascii="Arial" w:hAnsi="Arial" w:hint="default"/>
      </w:rPr>
    </w:lvl>
    <w:lvl w:ilvl="1" w:tplc="045480A8" w:tentative="1">
      <w:start w:val="1"/>
      <w:numFmt w:val="bullet"/>
      <w:lvlText w:val="•"/>
      <w:lvlJc w:val="left"/>
      <w:pPr>
        <w:tabs>
          <w:tab w:val="num" w:pos="1440"/>
        </w:tabs>
        <w:ind w:left="1440" w:hanging="360"/>
      </w:pPr>
      <w:rPr>
        <w:rFonts w:ascii="Arial" w:hAnsi="Arial" w:hint="default"/>
      </w:rPr>
    </w:lvl>
    <w:lvl w:ilvl="2" w:tplc="0CCC6C78">
      <w:start w:val="3"/>
      <w:numFmt w:val="decimal"/>
      <w:lvlText w:val="%3."/>
      <w:lvlJc w:val="left"/>
      <w:pPr>
        <w:tabs>
          <w:tab w:val="num" w:pos="2160"/>
        </w:tabs>
        <w:ind w:left="2160" w:hanging="360"/>
      </w:pPr>
    </w:lvl>
    <w:lvl w:ilvl="3" w:tplc="CB38C518">
      <w:start w:val="1"/>
      <w:numFmt w:val="bullet"/>
      <w:lvlText w:val="•"/>
      <w:lvlJc w:val="left"/>
      <w:pPr>
        <w:tabs>
          <w:tab w:val="num" w:pos="2880"/>
        </w:tabs>
        <w:ind w:left="2880" w:hanging="360"/>
      </w:pPr>
      <w:rPr>
        <w:rFonts w:ascii="Arial" w:hAnsi="Arial" w:hint="default"/>
      </w:rPr>
    </w:lvl>
    <w:lvl w:ilvl="4" w:tplc="B076562E" w:tentative="1">
      <w:start w:val="1"/>
      <w:numFmt w:val="bullet"/>
      <w:lvlText w:val="•"/>
      <w:lvlJc w:val="left"/>
      <w:pPr>
        <w:tabs>
          <w:tab w:val="num" w:pos="3600"/>
        </w:tabs>
        <w:ind w:left="3600" w:hanging="360"/>
      </w:pPr>
      <w:rPr>
        <w:rFonts w:ascii="Arial" w:hAnsi="Arial" w:hint="default"/>
      </w:rPr>
    </w:lvl>
    <w:lvl w:ilvl="5" w:tplc="7DD49768" w:tentative="1">
      <w:start w:val="1"/>
      <w:numFmt w:val="bullet"/>
      <w:lvlText w:val="•"/>
      <w:lvlJc w:val="left"/>
      <w:pPr>
        <w:tabs>
          <w:tab w:val="num" w:pos="4320"/>
        </w:tabs>
        <w:ind w:left="4320" w:hanging="360"/>
      </w:pPr>
      <w:rPr>
        <w:rFonts w:ascii="Arial" w:hAnsi="Arial" w:hint="default"/>
      </w:rPr>
    </w:lvl>
    <w:lvl w:ilvl="6" w:tplc="EF3C8962" w:tentative="1">
      <w:start w:val="1"/>
      <w:numFmt w:val="bullet"/>
      <w:lvlText w:val="•"/>
      <w:lvlJc w:val="left"/>
      <w:pPr>
        <w:tabs>
          <w:tab w:val="num" w:pos="5040"/>
        </w:tabs>
        <w:ind w:left="5040" w:hanging="360"/>
      </w:pPr>
      <w:rPr>
        <w:rFonts w:ascii="Arial" w:hAnsi="Arial" w:hint="default"/>
      </w:rPr>
    </w:lvl>
    <w:lvl w:ilvl="7" w:tplc="09706CB8" w:tentative="1">
      <w:start w:val="1"/>
      <w:numFmt w:val="bullet"/>
      <w:lvlText w:val="•"/>
      <w:lvlJc w:val="left"/>
      <w:pPr>
        <w:tabs>
          <w:tab w:val="num" w:pos="5760"/>
        </w:tabs>
        <w:ind w:left="5760" w:hanging="360"/>
      </w:pPr>
      <w:rPr>
        <w:rFonts w:ascii="Arial" w:hAnsi="Arial" w:hint="default"/>
      </w:rPr>
    </w:lvl>
    <w:lvl w:ilvl="8" w:tplc="403CBA0E"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323A1D0D"/>
    <w:multiLevelType w:val="hybridMultilevel"/>
    <w:tmpl w:val="340C18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62" w15:restartNumberingAfterBreak="0">
    <w:nsid w:val="34B71778"/>
    <w:multiLevelType w:val="multilevel"/>
    <w:tmpl w:val="6778C2D0"/>
    <w:lvl w:ilvl="0">
      <w:start w:val="1"/>
      <w:numFmt w:val="bullet"/>
      <w:pStyle w:val="BulletpointsLevel1"/>
      <w:lvlText w:val=""/>
      <w:lvlJc w:val="left"/>
      <w:pPr>
        <w:ind w:left="794" w:hanging="227"/>
      </w:pPr>
      <w:rPr>
        <w:rFonts w:ascii="Symbol" w:hAnsi="Symbol" w:hint="default"/>
        <w:color w:val="4D1B82" w:themeColor="text2"/>
      </w:rPr>
    </w:lvl>
    <w:lvl w:ilvl="1">
      <w:start w:val="1"/>
      <w:numFmt w:val="bullet"/>
      <w:pStyle w:val="BulletpointsLevel2"/>
      <w:lvlText w:val=""/>
      <w:lvlJc w:val="left"/>
      <w:pPr>
        <w:ind w:left="1021" w:hanging="227"/>
      </w:pPr>
      <w:rPr>
        <w:rFonts w:ascii="Symbol" w:hAnsi="Symbol" w:hint="default"/>
        <w:color w:val="4D1B82" w:themeColor="text2"/>
        <w:sz w:val="18"/>
      </w:rPr>
    </w:lvl>
    <w:lvl w:ilvl="2">
      <w:start w:val="1"/>
      <w:numFmt w:val="bullet"/>
      <w:pStyle w:val="BulletpointsLevel3"/>
      <w:lvlText w:val=""/>
      <w:lvlJc w:val="left"/>
      <w:pPr>
        <w:ind w:left="1247" w:hanging="226"/>
      </w:pPr>
      <w:rPr>
        <w:rFonts w:ascii="Symbol" w:hAnsi="Symbol" w:hint="default"/>
        <w:color w:val="4D1B82" w:themeColor="text2"/>
        <w:sz w:val="15"/>
      </w:rPr>
    </w:lvl>
    <w:lvl w:ilvl="3">
      <w:start w:val="1"/>
      <w:numFmt w:val="bullet"/>
      <w:pStyle w:val="BulletpointsLevel4"/>
      <w:lvlText w:val=""/>
      <w:lvlJc w:val="left"/>
      <w:pPr>
        <w:ind w:left="1474" w:hanging="227"/>
      </w:pPr>
      <w:rPr>
        <w:rFonts w:ascii="Symbol" w:hAnsi="Symbol" w:hint="default"/>
        <w:color w:val="4D1B82" w:themeColor="text2"/>
        <w:sz w:val="15"/>
      </w:rPr>
    </w:lvl>
    <w:lvl w:ilvl="4">
      <w:start w:val="1"/>
      <w:numFmt w:val="bullet"/>
      <w:pStyle w:val="BulletpointsNiveau5"/>
      <w:lvlText w:val=""/>
      <w:lvlJc w:val="left"/>
      <w:pPr>
        <w:ind w:left="3600" w:hanging="360"/>
      </w:pPr>
      <w:rPr>
        <w:rFonts w:ascii="Symbol" w:hAnsi="Symbol" w:hint="default"/>
        <w:sz w:val="15"/>
      </w:rPr>
    </w:lvl>
    <w:lvl w:ilvl="5">
      <w:start w:val="1"/>
      <w:numFmt w:val="bullet"/>
      <w:pStyle w:val="BulletpointsNiveau6"/>
      <w:lvlText w:val=""/>
      <w:lvlJc w:val="left"/>
      <w:pPr>
        <w:ind w:left="4320" w:hanging="360"/>
      </w:pPr>
      <w:rPr>
        <w:rFonts w:ascii="Symbol" w:hAnsi="Symbol" w:hint="default"/>
        <w:sz w:val="15"/>
      </w:rPr>
    </w:lvl>
    <w:lvl w:ilvl="6">
      <w:start w:val="1"/>
      <w:numFmt w:val="bullet"/>
      <w:pStyle w:val="BulletpointsNiveau7"/>
      <w:lvlText w:val=""/>
      <w:lvlJc w:val="left"/>
      <w:pPr>
        <w:ind w:left="5040" w:hanging="360"/>
      </w:pPr>
      <w:rPr>
        <w:rFonts w:ascii="Symbol" w:hAnsi="Symbol" w:hint="default"/>
        <w:sz w:val="15"/>
      </w:rPr>
    </w:lvl>
    <w:lvl w:ilvl="7">
      <w:start w:val="1"/>
      <w:numFmt w:val="bullet"/>
      <w:pStyle w:val="BulletpointsNiveau8"/>
      <w:lvlText w:val=""/>
      <w:lvlJc w:val="left"/>
      <w:pPr>
        <w:ind w:left="5760" w:hanging="360"/>
      </w:pPr>
      <w:rPr>
        <w:rFonts w:ascii="Symbol" w:hAnsi="Symbol" w:hint="default"/>
        <w:sz w:val="15"/>
      </w:rPr>
    </w:lvl>
    <w:lvl w:ilvl="8">
      <w:start w:val="1"/>
      <w:numFmt w:val="bullet"/>
      <w:pStyle w:val="BulletpointsNiveau9"/>
      <w:lvlText w:val=""/>
      <w:lvlJc w:val="left"/>
      <w:pPr>
        <w:ind w:left="6480" w:hanging="360"/>
      </w:pPr>
      <w:rPr>
        <w:rFonts w:ascii="Symbol" w:hAnsi="Symbol" w:hint="default"/>
        <w:sz w:val="15"/>
      </w:rPr>
    </w:lvl>
  </w:abstractNum>
  <w:abstractNum w:abstractNumId="63" w15:restartNumberingAfterBreak="0">
    <w:nsid w:val="362D1221"/>
    <w:multiLevelType w:val="hybridMultilevel"/>
    <w:tmpl w:val="707CDBA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4" w15:restartNumberingAfterBreak="0">
    <w:nsid w:val="3661616F"/>
    <w:multiLevelType w:val="hybridMultilevel"/>
    <w:tmpl w:val="301AB52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5" w15:restartNumberingAfterBreak="0">
    <w:nsid w:val="37FE47D6"/>
    <w:multiLevelType w:val="hybridMultilevel"/>
    <w:tmpl w:val="5E184F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6" w15:restartNumberingAfterBreak="0">
    <w:nsid w:val="38316546"/>
    <w:multiLevelType w:val="hybridMultilevel"/>
    <w:tmpl w:val="D9D8DD7A"/>
    <w:lvl w:ilvl="0" w:tplc="2B26A3E4">
      <w:start w:val="1"/>
      <w:numFmt w:val="bullet"/>
      <w:lvlText w:val="•"/>
      <w:lvlJc w:val="left"/>
      <w:pPr>
        <w:tabs>
          <w:tab w:val="num" w:pos="720"/>
        </w:tabs>
        <w:ind w:left="720" w:hanging="360"/>
      </w:pPr>
      <w:rPr>
        <w:rFonts w:ascii="Arial" w:hAnsi="Arial" w:hint="default"/>
      </w:rPr>
    </w:lvl>
    <w:lvl w:ilvl="1" w:tplc="150A9862" w:tentative="1">
      <w:start w:val="1"/>
      <w:numFmt w:val="bullet"/>
      <w:lvlText w:val="•"/>
      <w:lvlJc w:val="left"/>
      <w:pPr>
        <w:tabs>
          <w:tab w:val="num" w:pos="1440"/>
        </w:tabs>
        <w:ind w:left="1440" w:hanging="360"/>
      </w:pPr>
      <w:rPr>
        <w:rFonts w:ascii="Arial" w:hAnsi="Arial" w:hint="default"/>
      </w:rPr>
    </w:lvl>
    <w:lvl w:ilvl="2" w:tplc="779C35A2" w:tentative="1">
      <w:start w:val="1"/>
      <w:numFmt w:val="bullet"/>
      <w:lvlText w:val="•"/>
      <w:lvlJc w:val="left"/>
      <w:pPr>
        <w:tabs>
          <w:tab w:val="num" w:pos="2160"/>
        </w:tabs>
        <w:ind w:left="2160" w:hanging="360"/>
      </w:pPr>
      <w:rPr>
        <w:rFonts w:ascii="Arial" w:hAnsi="Arial" w:hint="default"/>
      </w:rPr>
    </w:lvl>
    <w:lvl w:ilvl="3" w:tplc="E356E4B4" w:tentative="1">
      <w:start w:val="1"/>
      <w:numFmt w:val="bullet"/>
      <w:lvlText w:val="•"/>
      <w:lvlJc w:val="left"/>
      <w:pPr>
        <w:tabs>
          <w:tab w:val="num" w:pos="2880"/>
        </w:tabs>
        <w:ind w:left="2880" w:hanging="360"/>
      </w:pPr>
      <w:rPr>
        <w:rFonts w:ascii="Arial" w:hAnsi="Arial" w:hint="default"/>
      </w:rPr>
    </w:lvl>
    <w:lvl w:ilvl="4" w:tplc="72EC28B8" w:tentative="1">
      <w:start w:val="1"/>
      <w:numFmt w:val="bullet"/>
      <w:lvlText w:val="•"/>
      <w:lvlJc w:val="left"/>
      <w:pPr>
        <w:tabs>
          <w:tab w:val="num" w:pos="3600"/>
        </w:tabs>
        <w:ind w:left="3600" w:hanging="360"/>
      </w:pPr>
      <w:rPr>
        <w:rFonts w:ascii="Arial" w:hAnsi="Arial" w:hint="default"/>
      </w:rPr>
    </w:lvl>
    <w:lvl w:ilvl="5" w:tplc="9FBEED02" w:tentative="1">
      <w:start w:val="1"/>
      <w:numFmt w:val="bullet"/>
      <w:lvlText w:val="•"/>
      <w:lvlJc w:val="left"/>
      <w:pPr>
        <w:tabs>
          <w:tab w:val="num" w:pos="4320"/>
        </w:tabs>
        <w:ind w:left="4320" w:hanging="360"/>
      </w:pPr>
      <w:rPr>
        <w:rFonts w:ascii="Arial" w:hAnsi="Arial" w:hint="default"/>
      </w:rPr>
    </w:lvl>
    <w:lvl w:ilvl="6" w:tplc="289426A6" w:tentative="1">
      <w:start w:val="1"/>
      <w:numFmt w:val="bullet"/>
      <w:lvlText w:val="•"/>
      <w:lvlJc w:val="left"/>
      <w:pPr>
        <w:tabs>
          <w:tab w:val="num" w:pos="5040"/>
        </w:tabs>
        <w:ind w:left="5040" w:hanging="360"/>
      </w:pPr>
      <w:rPr>
        <w:rFonts w:ascii="Arial" w:hAnsi="Arial" w:hint="default"/>
      </w:rPr>
    </w:lvl>
    <w:lvl w:ilvl="7" w:tplc="2842D798" w:tentative="1">
      <w:start w:val="1"/>
      <w:numFmt w:val="bullet"/>
      <w:lvlText w:val="•"/>
      <w:lvlJc w:val="left"/>
      <w:pPr>
        <w:tabs>
          <w:tab w:val="num" w:pos="5760"/>
        </w:tabs>
        <w:ind w:left="5760" w:hanging="360"/>
      </w:pPr>
      <w:rPr>
        <w:rFonts w:ascii="Arial" w:hAnsi="Arial" w:hint="default"/>
      </w:rPr>
    </w:lvl>
    <w:lvl w:ilvl="8" w:tplc="9FB0B8E8"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396C2A53"/>
    <w:multiLevelType w:val="hybridMultilevel"/>
    <w:tmpl w:val="CFFA64BA"/>
    <w:lvl w:ilvl="0" w:tplc="B4800A96">
      <w:start w:val="1"/>
      <w:numFmt w:val="bullet"/>
      <w:lvlText w:val="•"/>
      <w:lvlJc w:val="left"/>
      <w:pPr>
        <w:tabs>
          <w:tab w:val="num" w:pos="720"/>
        </w:tabs>
        <w:ind w:left="720" w:hanging="360"/>
      </w:pPr>
      <w:rPr>
        <w:rFonts w:ascii="Arial" w:hAnsi="Arial" w:hint="default"/>
      </w:rPr>
    </w:lvl>
    <w:lvl w:ilvl="1" w:tplc="8F9AA54C" w:tentative="1">
      <w:start w:val="1"/>
      <w:numFmt w:val="bullet"/>
      <w:lvlText w:val="•"/>
      <w:lvlJc w:val="left"/>
      <w:pPr>
        <w:tabs>
          <w:tab w:val="num" w:pos="1440"/>
        </w:tabs>
        <w:ind w:left="1440" w:hanging="360"/>
      </w:pPr>
      <w:rPr>
        <w:rFonts w:ascii="Arial" w:hAnsi="Arial" w:hint="default"/>
      </w:rPr>
    </w:lvl>
    <w:lvl w:ilvl="2" w:tplc="D5243FD8" w:tentative="1">
      <w:start w:val="1"/>
      <w:numFmt w:val="bullet"/>
      <w:lvlText w:val="•"/>
      <w:lvlJc w:val="left"/>
      <w:pPr>
        <w:tabs>
          <w:tab w:val="num" w:pos="2160"/>
        </w:tabs>
        <w:ind w:left="2160" w:hanging="360"/>
      </w:pPr>
      <w:rPr>
        <w:rFonts w:ascii="Arial" w:hAnsi="Arial" w:hint="default"/>
      </w:rPr>
    </w:lvl>
    <w:lvl w:ilvl="3" w:tplc="8D4E5190" w:tentative="1">
      <w:start w:val="1"/>
      <w:numFmt w:val="bullet"/>
      <w:lvlText w:val="•"/>
      <w:lvlJc w:val="left"/>
      <w:pPr>
        <w:tabs>
          <w:tab w:val="num" w:pos="2880"/>
        </w:tabs>
        <w:ind w:left="2880" w:hanging="360"/>
      </w:pPr>
      <w:rPr>
        <w:rFonts w:ascii="Arial" w:hAnsi="Arial" w:hint="default"/>
      </w:rPr>
    </w:lvl>
    <w:lvl w:ilvl="4" w:tplc="988CE126" w:tentative="1">
      <w:start w:val="1"/>
      <w:numFmt w:val="bullet"/>
      <w:lvlText w:val="•"/>
      <w:lvlJc w:val="left"/>
      <w:pPr>
        <w:tabs>
          <w:tab w:val="num" w:pos="3600"/>
        </w:tabs>
        <w:ind w:left="3600" w:hanging="360"/>
      </w:pPr>
      <w:rPr>
        <w:rFonts w:ascii="Arial" w:hAnsi="Arial" w:hint="default"/>
      </w:rPr>
    </w:lvl>
    <w:lvl w:ilvl="5" w:tplc="338CE376" w:tentative="1">
      <w:start w:val="1"/>
      <w:numFmt w:val="bullet"/>
      <w:lvlText w:val="•"/>
      <w:lvlJc w:val="left"/>
      <w:pPr>
        <w:tabs>
          <w:tab w:val="num" w:pos="4320"/>
        </w:tabs>
        <w:ind w:left="4320" w:hanging="360"/>
      </w:pPr>
      <w:rPr>
        <w:rFonts w:ascii="Arial" w:hAnsi="Arial" w:hint="default"/>
      </w:rPr>
    </w:lvl>
    <w:lvl w:ilvl="6" w:tplc="C84A5B56" w:tentative="1">
      <w:start w:val="1"/>
      <w:numFmt w:val="bullet"/>
      <w:lvlText w:val="•"/>
      <w:lvlJc w:val="left"/>
      <w:pPr>
        <w:tabs>
          <w:tab w:val="num" w:pos="5040"/>
        </w:tabs>
        <w:ind w:left="5040" w:hanging="360"/>
      </w:pPr>
      <w:rPr>
        <w:rFonts w:ascii="Arial" w:hAnsi="Arial" w:hint="default"/>
      </w:rPr>
    </w:lvl>
    <w:lvl w:ilvl="7" w:tplc="4F8ABB04" w:tentative="1">
      <w:start w:val="1"/>
      <w:numFmt w:val="bullet"/>
      <w:lvlText w:val="•"/>
      <w:lvlJc w:val="left"/>
      <w:pPr>
        <w:tabs>
          <w:tab w:val="num" w:pos="5760"/>
        </w:tabs>
        <w:ind w:left="5760" w:hanging="360"/>
      </w:pPr>
      <w:rPr>
        <w:rFonts w:ascii="Arial" w:hAnsi="Arial" w:hint="default"/>
      </w:rPr>
    </w:lvl>
    <w:lvl w:ilvl="8" w:tplc="140C63B2"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397924D0"/>
    <w:multiLevelType w:val="hybridMultilevel"/>
    <w:tmpl w:val="D3E21B56"/>
    <w:lvl w:ilvl="0" w:tplc="069E592E">
      <w:start w:val="1"/>
      <w:numFmt w:val="bullet"/>
      <w:lvlText w:val="•"/>
      <w:lvlJc w:val="left"/>
      <w:pPr>
        <w:tabs>
          <w:tab w:val="num" w:pos="927"/>
        </w:tabs>
        <w:ind w:left="927" w:hanging="360"/>
      </w:pPr>
      <w:rPr>
        <w:rFonts w:ascii="Arial" w:hAnsi="Arial" w:hint="default"/>
      </w:rPr>
    </w:lvl>
    <w:lvl w:ilvl="1" w:tplc="D11E1848">
      <w:start w:val="1"/>
      <w:numFmt w:val="bullet"/>
      <w:lvlText w:val="•"/>
      <w:lvlJc w:val="left"/>
      <w:pPr>
        <w:tabs>
          <w:tab w:val="num" w:pos="1647"/>
        </w:tabs>
        <w:ind w:left="1647" w:hanging="360"/>
      </w:pPr>
      <w:rPr>
        <w:rFonts w:ascii="Arial" w:hAnsi="Arial" w:hint="default"/>
      </w:rPr>
    </w:lvl>
    <w:lvl w:ilvl="2" w:tplc="0686B4DA">
      <w:start w:val="1"/>
      <w:numFmt w:val="bullet"/>
      <w:lvlText w:val="•"/>
      <w:lvlJc w:val="left"/>
      <w:pPr>
        <w:tabs>
          <w:tab w:val="num" w:pos="2367"/>
        </w:tabs>
        <w:ind w:left="2367" w:hanging="360"/>
      </w:pPr>
      <w:rPr>
        <w:rFonts w:ascii="Arial" w:hAnsi="Arial" w:hint="default"/>
      </w:rPr>
    </w:lvl>
    <w:lvl w:ilvl="3" w:tplc="AE0A51A8">
      <w:start w:val="1"/>
      <w:numFmt w:val="bullet"/>
      <w:lvlText w:val="•"/>
      <w:lvlJc w:val="left"/>
      <w:pPr>
        <w:tabs>
          <w:tab w:val="num" w:pos="3087"/>
        </w:tabs>
        <w:ind w:left="3087" w:hanging="360"/>
      </w:pPr>
      <w:rPr>
        <w:rFonts w:ascii="Arial" w:hAnsi="Arial" w:hint="default"/>
      </w:rPr>
    </w:lvl>
    <w:lvl w:ilvl="4" w:tplc="128CDA54" w:tentative="1">
      <w:start w:val="1"/>
      <w:numFmt w:val="bullet"/>
      <w:lvlText w:val="•"/>
      <w:lvlJc w:val="left"/>
      <w:pPr>
        <w:tabs>
          <w:tab w:val="num" w:pos="3807"/>
        </w:tabs>
        <w:ind w:left="3807" w:hanging="360"/>
      </w:pPr>
      <w:rPr>
        <w:rFonts w:ascii="Arial" w:hAnsi="Arial" w:hint="default"/>
      </w:rPr>
    </w:lvl>
    <w:lvl w:ilvl="5" w:tplc="491C0F18" w:tentative="1">
      <w:start w:val="1"/>
      <w:numFmt w:val="bullet"/>
      <w:lvlText w:val="•"/>
      <w:lvlJc w:val="left"/>
      <w:pPr>
        <w:tabs>
          <w:tab w:val="num" w:pos="4527"/>
        </w:tabs>
        <w:ind w:left="4527" w:hanging="360"/>
      </w:pPr>
      <w:rPr>
        <w:rFonts w:ascii="Arial" w:hAnsi="Arial" w:hint="default"/>
      </w:rPr>
    </w:lvl>
    <w:lvl w:ilvl="6" w:tplc="8D88230C" w:tentative="1">
      <w:start w:val="1"/>
      <w:numFmt w:val="bullet"/>
      <w:lvlText w:val="•"/>
      <w:lvlJc w:val="left"/>
      <w:pPr>
        <w:tabs>
          <w:tab w:val="num" w:pos="5247"/>
        </w:tabs>
        <w:ind w:left="5247" w:hanging="360"/>
      </w:pPr>
      <w:rPr>
        <w:rFonts w:ascii="Arial" w:hAnsi="Arial" w:hint="default"/>
      </w:rPr>
    </w:lvl>
    <w:lvl w:ilvl="7" w:tplc="F3CA5506" w:tentative="1">
      <w:start w:val="1"/>
      <w:numFmt w:val="bullet"/>
      <w:lvlText w:val="•"/>
      <w:lvlJc w:val="left"/>
      <w:pPr>
        <w:tabs>
          <w:tab w:val="num" w:pos="5967"/>
        </w:tabs>
        <w:ind w:left="5967" w:hanging="360"/>
      </w:pPr>
      <w:rPr>
        <w:rFonts w:ascii="Arial" w:hAnsi="Arial" w:hint="default"/>
      </w:rPr>
    </w:lvl>
    <w:lvl w:ilvl="8" w:tplc="1CC2BA74" w:tentative="1">
      <w:start w:val="1"/>
      <w:numFmt w:val="bullet"/>
      <w:lvlText w:val="•"/>
      <w:lvlJc w:val="left"/>
      <w:pPr>
        <w:tabs>
          <w:tab w:val="num" w:pos="6687"/>
        </w:tabs>
        <w:ind w:left="6687" w:hanging="360"/>
      </w:pPr>
      <w:rPr>
        <w:rFonts w:ascii="Arial" w:hAnsi="Arial" w:hint="default"/>
      </w:rPr>
    </w:lvl>
  </w:abstractNum>
  <w:abstractNum w:abstractNumId="69" w15:restartNumberingAfterBreak="0">
    <w:nsid w:val="3994313A"/>
    <w:multiLevelType w:val="hybridMultilevel"/>
    <w:tmpl w:val="72629A28"/>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0" w15:restartNumberingAfterBreak="0">
    <w:nsid w:val="39BC2B38"/>
    <w:multiLevelType w:val="hybridMultilevel"/>
    <w:tmpl w:val="F46C5BC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1" w15:restartNumberingAfterBreak="0">
    <w:nsid w:val="3A2C6C2D"/>
    <w:multiLevelType w:val="hybridMultilevel"/>
    <w:tmpl w:val="96D01FB6"/>
    <w:lvl w:ilvl="0" w:tplc="FD7047F4">
      <w:start w:val="1"/>
      <w:numFmt w:val="bullet"/>
      <w:lvlText w:val="•"/>
      <w:lvlJc w:val="left"/>
      <w:pPr>
        <w:tabs>
          <w:tab w:val="num" w:pos="720"/>
        </w:tabs>
        <w:ind w:left="720" w:hanging="360"/>
      </w:pPr>
      <w:rPr>
        <w:rFonts w:ascii="Arial" w:hAnsi="Arial" w:hint="default"/>
      </w:rPr>
    </w:lvl>
    <w:lvl w:ilvl="1" w:tplc="DE4A4882" w:tentative="1">
      <w:start w:val="1"/>
      <w:numFmt w:val="bullet"/>
      <w:lvlText w:val="•"/>
      <w:lvlJc w:val="left"/>
      <w:pPr>
        <w:tabs>
          <w:tab w:val="num" w:pos="1440"/>
        </w:tabs>
        <w:ind w:left="1440" w:hanging="360"/>
      </w:pPr>
      <w:rPr>
        <w:rFonts w:ascii="Arial" w:hAnsi="Arial" w:hint="default"/>
      </w:rPr>
    </w:lvl>
    <w:lvl w:ilvl="2" w:tplc="F7004580" w:tentative="1">
      <w:start w:val="1"/>
      <w:numFmt w:val="bullet"/>
      <w:lvlText w:val="•"/>
      <w:lvlJc w:val="left"/>
      <w:pPr>
        <w:tabs>
          <w:tab w:val="num" w:pos="2160"/>
        </w:tabs>
        <w:ind w:left="2160" w:hanging="360"/>
      </w:pPr>
      <w:rPr>
        <w:rFonts w:ascii="Arial" w:hAnsi="Arial" w:hint="default"/>
      </w:rPr>
    </w:lvl>
    <w:lvl w:ilvl="3" w:tplc="B96AB03A" w:tentative="1">
      <w:start w:val="1"/>
      <w:numFmt w:val="bullet"/>
      <w:lvlText w:val="•"/>
      <w:lvlJc w:val="left"/>
      <w:pPr>
        <w:tabs>
          <w:tab w:val="num" w:pos="2880"/>
        </w:tabs>
        <w:ind w:left="2880" w:hanging="360"/>
      </w:pPr>
      <w:rPr>
        <w:rFonts w:ascii="Arial" w:hAnsi="Arial" w:hint="default"/>
      </w:rPr>
    </w:lvl>
    <w:lvl w:ilvl="4" w:tplc="11183136" w:tentative="1">
      <w:start w:val="1"/>
      <w:numFmt w:val="bullet"/>
      <w:lvlText w:val="•"/>
      <w:lvlJc w:val="left"/>
      <w:pPr>
        <w:tabs>
          <w:tab w:val="num" w:pos="3600"/>
        </w:tabs>
        <w:ind w:left="3600" w:hanging="360"/>
      </w:pPr>
      <w:rPr>
        <w:rFonts w:ascii="Arial" w:hAnsi="Arial" w:hint="default"/>
      </w:rPr>
    </w:lvl>
    <w:lvl w:ilvl="5" w:tplc="4B3EE1B4" w:tentative="1">
      <w:start w:val="1"/>
      <w:numFmt w:val="bullet"/>
      <w:lvlText w:val="•"/>
      <w:lvlJc w:val="left"/>
      <w:pPr>
        <w:tabs>
          <w:tab w:val="num" w:pos="4320"/>
        </w:tabs>
        <w:ind w:left="4320" w:hanging="360"/>
      </w:pPr>
      <w:rPr>
        <w:rFonts w:ascii="Arial" w:hAnsi="Arial" w:hint="default"/>
      </w:rPr>
    </w:lvl>
    <w:lvl w:ilvl="6" w:tplc="47BA2540" w:tentative="1">
      <w:start w:val="1"/>
      <w:numFmt w:val="bullet"/>
      <w:lvlText w:val="•"/>
      <w:lvlJc w:val="left"/>
      <w:pPr>
        <w:tabs>
          <w:tab w:val="num" w:pos="5040"/>
        </w:tabs>
        <w:ind w:left="5040" w:hanging="360"/>
      </w:pPr>
      <w:rPr>
        <w:rFonts w:ascii="Arial" w:hAnsi="Arial" w:hint="default"/>
      </w:rPr>
    </w:lvl>
    <w:lvl w:ilvl="7" w:tplc="49A46760" w:tentative="1">
      <w:start w:val="1"/>
      <w:numFmt w:val="bullet"/>
      <w:lvlText w:val="•"/>
      <w:lvlJc w:val="left"/>
      <w:pPr>
        <w:tabs>
          <w:tab w:val="num" w:pos="5760"/>
        </w:tabs>
        <w:ind w:left="5760" w:hanging="360"/>
      </w:pPr>
      <w:rPr>
        <w:rFonts w:ascii="Arial" w:hAnsi="Arial" w:hint="default"/>
      </w:rPr>
    </w:lvl>
    <w:lvl w:ilvl="8" w:tplc="6D00128A"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3A934E7C"/>
    <w:multiLevelType w:val="hybridMultilevel"/>
    <w:tmpl w:val="C6DA41BC"/>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3" w15:restartNumberingAfterBreak="0">
    <w:nsid w:val="3B2A6ADB"/>
    <w:multiLevelType w:val="hybridMultilevel"/>
    <w:tmpl w:val="F46C5BC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4" w15:restartNumberingAfterBreak="0">
    <w:nsid w:val="3C2C32EB"/>
    <w:multiLevelType w:val="hybridMultilevel"/>
    <w:tmpl w:val="24E0FE30"/>
    <w:lvl w:ilvl="0" w:tplc="0D3CF58E">
      <w:start w:val="1"/>
      <w:numFmt w:val="bullet"/>
      <w:lvlText w:val="•"/>
      <w:lvlJc w:val="left"/>
      <w:pPr>
        <w:tabs>
          <w:tab w:val="num" w:pos="720"/>
        </w:tabs>
        <w:ind w:left="720" w:hanging="360"/>
      </w:pPr>
      <w:rPr>
        <w:rFonts w:ascii="Arial" w:hAnsi="Arial" w:hint="default"/>
      </w:rPr>
    </w:lvl>
    <w:lvl w:ilvl="1" w:tplc="F79E10C6" w:tentative="1">
      <w:start w:val="1"/>
      <w:numFmt w:val="bullet"/>
      <w:lvlText w:val="•"/>
      <w:lvlJc w:val="left"/>
      <w:pPr>
        <w:tabs>
          <w:tab w:val="num" w:pos="1440"/>
        </w:tabs>
        <w:ind w:left="1440" w:hanging="360"/>
      </w:pPr>
      <w:rPr>
        <w:rFonts w:ascii="Arial" w:hAnsi="Arial" w:hint="default"/>
      </w:rPr>
    </w:lvl>
    <w:lvl w:ilvl="2" w:tplc="FDB0E10C" w:tentative="1">
      <w:start w:val="1"/>
      <w:numFmt w:val="bullet"/>
      <w:lvlText w:val="•"/>
      <w:lvlJc w:val="left"/>
      <w:pPr>
        <w:tabs>
          <w:tab w:val="num" w:pos="2160"/>
        </w:tabs>
        <w:ind w:left="2160" w:hanging="360"/>
      </w:pPr>
      <w:rPr>
        <w:rFonts w:ascii="Arial" w:hAnsi="Arial" w:hint="default"/>
      </w:rPr>
    </w:lvl>
    <w:lvl w:ilvl="3" w:tplc="4EE03C3E" w:tentative="1">
      <w:start w:val="1"/>
      <w:numFmt w:val="bullet"/>
      <w:lvlText w:val="•"/>
      <w:lvlJc w:val="left"/>
      <w:pPr>
        <w:tabs>
          <w:tab w:val="num" w:pos="2880"/>
        </w:tabs>
        <w:ind w:left="2880" w:hanging="360"/>
      </w:pPr>
      <w:rPr>
        <w:rFonts w:ascii="Arial" w:hAnsi="Arial" w:hint="default"/>
      </w:rPr>
    </w:lvl>
    <w:lvl w:ilvl="4" w:tplc="658E81BA" w:tentative="1">
      <w:start w:val="1"/>
      <w:numFmt w:val="bullet"/>
      <w:lvlText w:val="•"/>
      <w:lvlJc w:val="left"/>
      <w:pPr>
        <w:tabs>
          <w:tab w:val="num" w:pos="3600"/>
        </w:tabs>
        <w:ind w:left="3600" w:hanging="360"/>
      </w:pPr>
      <w:rPr>
        <w:rFonts w:ascii="Arial" w:hAnsi="Arial" w:hint="default"/>
      </w:rPr>
    </w:lvl>
    <w:lvl w:ilvl="5" w:tplc="29D06E6A" w:tentative="1">
      <w:start w:val="1"/>
      <w:numFmt w:val="bullet"/>
      <w:lvlText w:val="•"/>
      <w:lvlJc w:val="left"/>
      <w:pPr>
        <w:tabs>
          <w:tab w:val="num" w:pos="4320"/>
        </w:tabs>
        <w:ind w:left="4320" w:hanging="360"/>
      </w:pPr>
      <w:rPr>
        <w:rFonts w:ascii="Arial" w:hAnsi="Arial" w:hint="default"/>
      </w:rPr>
    </w:lvl>
    <w:lvl w:ilvl="6" w:tplc="5CC2DA36" w:tentative="1">
      <w:start w:val="1"/>
      <w:numFmt w:val="bullet"/>
      <w:lvlText w:val="•"/>
      <w:lvlJc w:val="left"/>
      <w:pPr>
        <w:tabs>
          <w:tab w:val="num" w:pos="5040"/>
        </w:tabs>
        <w:ind w:left="5040" w:hanging="360"/>
      </w:pPr>
      <w:rPr>
        <w:rFonts w:ascii="Arial" w:hAnsi="Arial" w:hint="default"/>
      </w:rPr>
    </w:lvl>
    <w:lvl w:ilvl="7" w:tplc="06BE1348" w:tentative="1">
      <w:start w:val="1"/>
      <w:numFmt w:val="bullet"/>
      <w:lvlText w:val="•"/>
      <w:lvlJc w:val="left"/>
      <w:pPr>
        <w:tabs>
          <w:tab w:val="num" w:pos="5760"/>
        </w:tabs>
        <w:ind w:left="5760" w:hanging="360"/>
      </w:pPr>
      <w:rPr>
        <w:rFonts w:ascii="Arial" w:hAnsi="Arial" w:hint="default"/>
      </w:rPr>
    </w:lvl>
    <w:lvl w:ilvl="8" w:tplc="2BBAD8F4"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3C526768"/>
    <w:multiLevelType w:val="hybridMultilevel"/>
    <w:tmpl w:val="77789C8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6" w15:restartNumberingAfterBreak="0">
    <w:nsid w:val="3C804C76"/>
    <w:multiLevelType w:val="hybridMultilevel"/>
    <w:tmpl w:val="462A4668"/>
    <w:lvl w:ilvl="0" w:tplc="74F41A3E">
      <w:start w:val="1"/>
      <w:numFmt w:val="decimal"/>
      <w:lvlText w:val="%1."/>
      <w:lvlJc w:val="left"/>
      <w:pPr>
        <w:tabs>
          <w:tab w:val="num" w:pos="720"/>
        </w:tabs>
        <w:ind w:left="720" w:hanging="360"/>
      </w:pPr>
    </w:lvl>
    <w:lvl w:ilvl="1" w:tplc="2F842956" w:tentative="1">
      <w:start w:val="1"/>
      <w:numFmt w:val="decimal"/>
      <w:lvlText w:val="%2."/>
      <w:lvlJc w:val="left"/>
      <w:pPr>
        <w:tabs>
          <w:tab w:val="num" w:pos="1440"/>
        </w:tabs>
        <w:ind w:left="1440" w:hanging="360"/>
      </w:pPr>
    </w:lvl>
    <w:lvl w:ilvl="2" w:tplc="44165E68">
      <w:start w:val="1"/>
      <w:numFmt w:val="decimal"/>
      <w:lvlText w:val="%3."/>
      <w:lvlJc w:val="left"/>
      <w:pPr>
        <w:tabs>
          <w:tab w:val="num" w:pos="2160"/>
        </w:tabs>
        <w:ind w:left="2160" w:hanging="360"/>
      </w:pPr>
    </w:lvl>
    <w:lvl w:ilvl="3" w:tplc="2B18AC56" w:tentative="1">
      <w:start w:val="1"/>
      <w:numFmt w:val="decimal"/>
      <w:lvlText w:val="%4."/>
      <w:lvlJc w:val="left"/>
      <w:pPr>
        <w:tabs>
          <w:tab w:val="num" w:pos="2880"/>
        </w:tabs>
        <w:ind w:left="2880" w:hanging="360"/>
      </w:pPr>
    </w:lvl>
    <w:lvl w:ilvl="4" w:tplc="07DC0586" w:tentative="1">
      <w:start w:val="1"/>
      <w:numFmt w:val="decimal"/>
      <w:lvlText w:val="%5."/>
      <w:lvlJc w:val="left"/>
      <w:pPr>
        <w:tabs>
          <w:tab w:val="num" w:pos="3600"/>
        </w:tabs>
        <w:ind w:left="3600" w:hanging="360"/>
      </w:pPr>
    </w:lvl>
    <w:lvl w:ilvl="5" w:tplc="558404DE" w:tentative="1">
      <w:start w:val="1"/>
      <w:numFmt w:val="decimal"/>
      <w:lvlText w:val="%6."/>
      <w:lvlJc w:val="left"/>
      <w:pPr>
        <w:tabs>
          <w:tab w:val="num" w:pos="4320"/>
        </w:tabs>
        <w:ind w:left="4320" w:hanging="360"/>
      </w:pPr>
    </w:lvl>
    <w:lvl w:ilvl="6" w:tplc="345072E0" w:tentative="1">
      <w:start w:val="1"/>
      <w:numFmt w:val="decimal"/>
      <w:lvlText w:val="%7."/>
      <w:lvlJc w:val="left"/>
      <w:pPr>
        <w:tabs>
          <w:tab w:val="num" w:pos="5040"/>
        </w:tabs>
        <w:ind w:left="5040" w:hanging="360"/>
      </w:pPr>
    </w:lvl>
    <w:lvl w:ilvl="7" w:tplc="7778D990" w:tentative="1">
      <w:start w:val="1"/>
      <w:numFmt w:val="decimal"/>
      <w:lvlText w:val="%8."/>
      <w:lvlJc w:val="left"/>
      <w:pPr>
        <w:tabs>
          <w:tab w:val="num" w:pos="5760"/>
        </w:tabs>
        <w:ind w:left="5760" w:hanging="360"/>
      </w:pPr>
    </w:lvl>
    <w:lvl w:ilvl="8" w:tplc="E9F4F712" w:tentative="1">
      <w:start w:val="1"/>
      <w:numFmt w:val="decimal"/>
      <w:lvlText w:val="%9."/>
      <w:lvlJc w:val="left"/>
      <w:pPr>
        <w:tabs>
          <w:tab w:val="num" w:pos="6480"/>
        </w:tabs>
        <w:ind w:left="6480" w:hanging="360"/>
      </w:pPr>
    </w:lvl>
  </w:abstractNum>
  <w:abstractNum w:abstractNumId="77" w15:restartNumberingAfterBreak="0">
    <w:nsid w:val="3DB17AAD"/>
    <w:multiLevelType w:val="hybridMultilevel"/>
    <w:tmpl w:val="44E2E9A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8" w15:restartNumberingAfterBreak="0">
    <w:nsid w:val="3E6D1FB7"/>
    <w:multiLevelType w:val="hybridMultilevel"/>
    <w:tmpl w:val="F48064D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9" w15:restartNumberingAfterBreak="0">
    <w:nsid w:val="3EC725A7"/>
    <w:multiLevelType w:val="hybridMultilevel"/>
    <w:tmpl w:val="4A2AB54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0" w15:restartNumberingAfterBreak="0">
    <w:nsid w:val="3F670966"/>
    <w:multiLevelType w:val="hybridMultilevel"/>
    <w:tmpl w:val="9B881DE4"/>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1" w15:restartNumberingAfterBreak="0">
    <w:nsid w:val="40ED7967"/>
    <w:multiLevelType w:val="hybridMultilevel"/>
    <w:tmpl w:val="68D4281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2" w15:restartNumberingAfterBreak="0">
    <w:nsid w:val="411C207C"/>
    <w:multiLevelType w:val="hybridMultilevel"/>
    <w:tmpl w:val="A88ECF14"/>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F10272B6">
      <w:numFmt w:val="bullet"/>
      <w:lvlText w:val="-"/>
      <w:lvlJc w:val="left"/>
      <w:pPr>
        <w:ind w:left="2727" w:hanging="360"/>
      </w:pPr>
      <w:rPr>
        <w:rFonts w:ascii="Tahoma" w:eastAsiaTheme="minorHAnsi" w:hAnsi="Tahoma" w:cs="Tahoma"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3" w15:restartNumberingAfterBreak="0">
    <w:nsid w:val="423F1BB2"/>
    <w:multiLevelType w:val="hybridMultilevel"/>
    <w:tmpl w:val="42D8B20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4" w15:restartNumberingAfterBreak="0">
    <w:nsid w:val="4255007D"/>
    <w:multiLevelType w:val="hybridMultilevel"/>
    <w:tmpl w:val="EF1813D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5" w15:restartNumberingAfterBreak="0">
    <w:nsid w:val="42562DA7"/>
    <w:multiLevelType w:val="hybridMultilevel"/>
    <w:tmpl w:val="5C20AD88"/>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86" w15:restartNumberingAfterBreak="0">
    <w:nsid w:val="42A86405"/>
    <w:multiLevelType w:val="hybridMultilevel"/>
    <w:tmpl w:val="B64028AC"/>
    <w:lvl w:ilvl="0" w:tplc="08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7" w15:restartNumberingAfterBreak="0">
    <w:nsid w:val="437B06C4"/>
    <w:multiLevelType w:val="hybridMultilevel"/>
    <w:tmpl w:val="84E2699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8" w15:restartNumberingAfterBreak="0">
    <w:nsid w:val="44BC2F06"/>
    <w:multiLevelType w:val="hybridMultilevel"/>
    <w:tmpl w:val="8AB82B08"/>
    <w:lvl w:ilvl="0" w:tplc="08090003">
      <w:start w:val="1"/>
      <w:numFmt w:val="bullet"/>
      <w:lvlText w:val="o"/>
      <w:lvlJc w:val="left"/>
      <w:pPr>
        <w:ind w:left="1776" w:hanging="360"/>
      </w:pPr>
      <w:rPr>
        <w:rFonts w:ascii="Courier New" w:hAnsi="Courier New" w:cs="Courier New"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89" w15:restartNumberingAfterBreak="0">
    <w:nsid w:val="45132E81"/>
    <w:multiLevelType w:val="hybridMultilevel"/>
    <w:tmpl w:val="340C18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90" w15:restartNumberingAfterBreak="0">
    <w:nsid w:val="458E0B3A"/>
    <w:multiLevelType w:val="hybridMultilevel"/>
    <w:tmpl w:val="B93A626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1" w15:restartNumberingAfterBreak="0">
    <w:nsid w:val="48B93027"/>
    <w:multiLevelType w:val="hybridMultilevel"/>
    <w:tmpl w:val="1290886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2" w15:restartNumberingAfterBreak="0">
    <w:nsid w:val="48D55AE8"/>
    <w:multiLevelType w:val="hybridMultilevel"/>
    <w:tmpl w:val="8A92669C"/>
    <w:lvl w:ilvl="0" w:tplc="08090001">
      <w:start w:val="1"/>
      <w:numFmt w:val="bullet"/>
      <w:lvlText w:val=""/>
      <w:lvlJc w:val="left"/>
      <w:pPr>
        <w:ind w:left="1647" w:hanging="360"/>
      </w:pPr>
      <w:rPr>
        <w:rFonts w:ascii="Symbol" w:hAnsi="Symbol" w:hint="default"/>
      </w:rPr>
    </w:lvl>
    <w:lvl w:ilvl="1" w:tplc="08090003" w:tentative="1">
      <w:start w:val="1"/>
      <w:numFmt w:val="bullet"/>
      <w:lvlText w:val="o"/>
      <w:lvlJc w:val="left"/>
      <w:pPr>
        <w:ind w:left="2367" w:hanging="360"/>
      </w:pPr>
      <w:rPr>
        <w:rFonts w:ascii="Courier New" w:hAnsi="Courier New" w:cs="Courier New" w:hint="default"/>
      </w:rPr>
    </w:lvl>
    <w:lvl w:ilvl="2" w:tplc="08090005" w:tentative="1">
      <w:start w:val="1"/>
      <w:numFmt w:val="bullet"/>
      <w:lvlText w:val=""/>
      <w:lvlJc w:val="left"/>
      <w:pPr>
        <w:ind w:left="3087" w:hanging="360"/>
      </w:pPr>
      <w:rPr>
        <w:rFonts w:ascii="Wingdings" w:hAnsi="Wingdings" w:hint="default"/>
      </w:rPr>
    </w:lvl>
    <w:lvl w:ilvl="3" w:tplc="08090001" w:tentative="1">
      <w:start w:val="1"/>
      <w:numFmt w:val="bullet"/>
      <w:lvlText w:val=""/>
      <w:lvlJc w:val="left"/>
      <w:pPr>
        <w:ind w:left="3807" w:hanging="360"/>
      </w:pPr>
      <w:rPr>
        <w:rFonts w:ascii="Symbol" w:hAnsi="Symbol" w:hint="default"/>
      </w:rPr>
    </w:lvl>
    <w:lvl w:ilvl="4" w:tplc="08090003" w:tentative="1">
      <w:start w:val="1"/>
      <w:numFmt w:val="bullet"/>
      <w:lvlText w:val="o"/>
      <w:lvlJc w:val="left"/>
      <w:pPr>
        <w:ind w:left="4527" w:hanging="360"/>
      </w:pPr>
      <w:rPr>
        <w:rFonts w:ascii="Courier New" w:hAnsi="Courier New" w:cs="Courier New" w:hint="default"/>
      </w:rPr>
    </w:lvl>
    <w:lvl w:ilvl="5" w:tplc="08090005" w:tentative="1">
      <w:start w:val="1"/>
      <w:numFmt w:val="bullet"/>
      <w:lvlText w:val=""/>
      <w:lvlJc w:val="left"/>
      <w:pPr>
        <w:ind w:left="5247" w:hanging="360"/>
      </w:pPr>
      <w:rPr>
        <w:rFonts w:ascii="Wingdings" w:hAnsi="Wingdings" w:hint="default"/>
      </w:rPr>
    </w:lvl>
    <w:lvl w:ilvl="6" w:tplc="08090001" w:tentative="1">
      <w:start w:val="1"/>
      <w:numFmt w:val="bullet"/>
      <w:lvlText w:val=""/>
      <w:lvlJc w:val="left"/>
      <w:pPr>
        <w:ind w:left="5967" w:hanging="360"/>
      </w:pPr>
      <w:rPr>
        <w:rFonts w:ascii="Symbol" w:hAnsi="Symbol" w:hint="default"/>
      </w:rPr>
    </w:lvl>
    <w:lvl w:ilvl="7" w:tplc="08090003" w:tentative="1">
      <w:start w:val="1"/>
      <w:numFmt w:val="bullet"/>
      <w:lvlText w:val="o"/>
      <w:lvlJc w:val="left"/>
      <w:pPr>
        <w:ind w:left="6687" w:hanging="360"/>
      </w:pPr>
      <w:rPr>
        <w:rFonts w:ascii="Courier New" w:hAnsi="Courier New" w:cs="Courier New" w:hint="default"/>
      </w:rPr>
    </w:lvl>
    <w:lvl w:ilvl="8" w:tplc="08090005" w:tentative="1">
      <w:start w:val="1"/>
      <w:numFmt w:val="bullet"/>
      <w:lvlText w:val=""/>
      <w:lvlJc w:val="left"/>
      <w:pPr>
        <w:ind w:left="7407" w:hanging="360"/>
      </w:pPr>
      <w:rPr>
        <w:rFonts w:ascii="Wingdings" w:hAnsi="Wingdings" w:hint="default"/>
      </w:rPr>
    </w:lvl>
  </w:abstractNum>
  <w:abstractNum w:abstractNumId="93" w15:restartNumberingAfterBreak="0">
    <w:nsid w:val="49660273"/>
    <w:multiLevelType w:val="hybridMultilevel"/>
    <w:tmpl w:val="35124028"/>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4" w15:restartNumberingAfterBreak="0">
    <w:nsid w:val="49CF550B"/>
    <w:multiLevelType w:val="hybridMultilevel"/>
    <w:tmpl w:val="9996AFF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5" w15:restartNumberingAfterBreak="0">
    <w:nsid w:val="4A00237A"/>
    <w:multiLevelType w:val="hybridMultilevel"/>
    <w:tmpl w:val="86BA08E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6" w15:restartNumberingAfterBreak="0">
    <w:nsid w:val="4A13076D"/>
    <w:multiLevelType w:val="hybridMultilevel"/>
    <w:tmpl w:val="2156549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7" w15:restartNumberingAfterBreak="0">
    <w:nsid w:val="4A3B00FD"/>
    <w:multiLevelType w:val="hybridMultilevel"/>
    <w:tmpl w:val="F46C5BC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8" w15:restartNumberingAfterBreak="0">
    <w:nsid w:val="4B536C32"/>
    <w:multiLevelType w:val="hybridMultilevel"/>
    <w:tmpl w:val="3BFA6F8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9" w15:restartNumberingAfterBreak="0">
    <w:nsid w:val="4BA67731"/>
    <w:multiLevelType w:val="hybridMultilevel"/>
    <w:tmpl w:val="F46C5BC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0" w15:restartNumberingAfterBreak="0">
    <w:nsid w:val="4BC64007"/>
    <w:multiLevelType w:val="hybridMultilevel"/>
    <w:tmpl w:val="340C18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101" w15:restartNumberingAfterBreak="0">
    <w:nsid w:val="4DED4BAC"/>
    <w:multiLevelType w:val="hybridMultilevel"/>
    <w:tmpl w:val="91980452"/>
    <w:lvl w:ilvl="0" w:tplc="242E802A">
      <w:start w:val="1"/>
      <w:numFmt w:val="bullet"/>
      <w:lvlText w:val="•"/>
      <w:lvlJc w:val="left"/>
      <w:pPr>
        <w:tabs>
          <w:tab w:val="num" w:pos="720"/>
        </w:tabs>
        <w:ind w:left="720" w:hanging="360"/>
      </w:pPr>
      <w:rPr>
        <w:rFonts w:ascii="Arial" w:hAnsi="Arial" w:hint="default"/>
      </w:rPr>
    </w:lvl>
    <w:lvl w:ilvl="1" w:tplc="506E05F0" w:tentative="1">
      <w:start w:val="1"/>
      <w:numFmt w:val="bullet"/>
      <w:lvlText w:val="•"/>
      <w:lvlJc w:val="left"/>
      <w:pPr>
        <w:tabs>
          <w:tab w:val="num" w:pos="1440"/>
        </w:tabs>
        <w:ind w:left="1440" w:hanging="360"/>
      </w:pPr>
      <w:rPr>
        <w:rFonts w:ascii="Arial" w:hAnsi="Arial" w:hint="default"/>
      </w:rPr>
    </w:lvl>
    <w:lvl w:ilvl="2" w:tplc="145673F0" w:tentative="1">
      <w:start w:val="1"/>
      <w:numFmt w:val="bullet"/>
      <w:lvlText w:val="•"/>
      <w:lvlJc w:val="left"/>
      <w:pPr>
        <w:tabs>
          <w:tab w:val="num" w:pos="2160"/>
        </w:tabs>
        <w:ind w:left="2160" w:hanging="360"/>
      </w:pPr>
      <w:rPr>
        <w:rFonts w:ascii="Arial" w:hAnsi="Arial" w:hint="default"/>
      </w:rPr>
    </w:lvl>
    <w:lvl w:ilvl="3" w:tplc="485A0974" w:tentative="1">
      <w:start w:val="1"/>
      <w:numFmt w:val="bullet"/>
      <w:lvlText w:val="•"/>
      <w:lvlJc w:val="left"/>
      <w:pPr>
        <w:tabs>
          <w:tab w:val="num" w:pos="2880"/>
        </w:tabs>
        <w:ind w:left="2880" w:hanging="360"/>
      </w:pPr>
      <w:rPr>
        <w:rFonts w:ascii="Arial" w:hAnsi="Arial" w:hint="default"/>
      </w:rPr>
    </w:lvl>
    <w:lvl w:ilvl="4" w:tplc="0CBE3D02" w:tentative="1">
      <w:start w:val="1"/>
      <w:numFmt w:val="bullet"/>
      <w:lvlText w:val="•"/>
      <w:lvlJc w:val="left"/>
      <w:pPr>
        <w:tabs>
          <w:tab w:val="num" w:pos="3600"/>
        </w:tabs>
        <w:ind w:left="3600" w:hanging="360"/>
      </w:pPr>
      <w:rPr>
        <w:rFonts w:ascii="Arial" w:hAnsi="Arial" w:hint="default"/>
      </w:rPr>
    </w:lvl>
    <w:lvl w:ilvl="5" w:tplc="EA486072" w:tentative="1">
      <w:start w:val="1"/>
      <w:numFmt w:val="bullet"/>
      <w:lvlText w:val="•"/>
      <w:lvlJc w:val="left"/>
      <w:pPr>
        <w:tabs>
          <w:tab w:val="num" w:pos="4320"/>
        </w:tabs>
        <w:ind w:left="4320" w:hanging="360"/>
      </w:pPr>
      <w:rPr>
        <w:rFonts w:ascii="Arial" w:hAnsi="Arial" w:hint="default"/>
      </w:rPr>
    </w:lvl>
    <w:lvl w:ilvl="6" w:tplc="79308426" w:tentative="1">
      <w:start w:val="1"/>
      <w:numFmt w:val="bullet"/>
      <w:lvlText w:val="•"/>
      <w:lvlJc w:val="left"/>
      <w:pPr>
        <w:tabs>
          <w:tab w:val="num" w:pos="5040"/>
        </w:tabs>
        <w:ind w:left="5040" w:hanging="360"/>
      </w:pPr>
      <w:rPr>
        <w:rFonts w:ascii="Arial" w:hAnsi="Arial" w:hint="default"/>
      </w:rPr>
    </w:lvl>
    <w:lvl w:ilvl="7" w:tplc="0BF61AF4" w:tentative="1">
      <w:start w:val="1"/>
      <w:numFmt w:val="bullet"/>
      <w:lvlText w:val="•"/>
      <w:lvlJc w:val="left"/>
      <w:pPr>
        <w:tabs>
          <w:tab w:val="num" w:pos="5760"/>
        </w:tabs>
        <w:ind w:left="5760" w:hanging="360"/>
      </w:pPr>
      <w:rPr>
        <w:rFonts w:ascii="Arial" w:hAnsi="Arial" w:hint="default"/>
      </w:rPr>
    </w:lvl>
    <w:lvl w:ilvl="8" w:tplc="51A80966"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4F4375A1"/>
    <w:multiLevelType w:val="hybridMultilevel"/>
    <w:tmpl w:val="D8944676"/>
    <w:lvl w:ilvl="0" w:tplc="08090001">
      <w:start w:val="1"/>
      <w:numFmt w:val="bullet"/>
      <w:lvlText w:val=""/>
      <w:lvlJc w:val="left"/>
      <w:pPr>
        <w:ind w:left="1343" w:hanging="360"/>
      </w:pPr>
      <w:rPr>
        <w:rFonts w:ascii="Symbol" w:hAnsi="Symbol" w:hint="default"/>
      </w:rPr>
    </w:lvl>
    <w:lvl w:ilvl="1" w:tplc="08090003" w:tentative="1">
      <w:start w:val="1"/>
      <w:numFmt w:val="bullet"/>
      <w:lvlText w:val="o"/>
      <w:lvlJc w:val="left"/>
      <w:pPr>
        <w:ind w:left="2063" w:hanging="360"/>
      </w:pPr>
      <w:rPr>
        <w:rFonts w:ascii="Courier New" w:hAnsi="Courier New" w:cs="Courier New" w:hint="default"/>
      </w:rPr>
    </w:lvl>
    <w:lvl w:ilvl="2" w:tplc="08090005" w:tentative="1">
      <w:start w:val="1"/>
      <w:numFmt w:val="bullet"/>
      <w:lvlText w:val=""/>
      <w:lvlJc w:val="left"/>
      <w:pPr>
        <w:ind w:left="2783" w:hanging="360"/>
      </w:pPr>
      <w:rPr>
        <w:rFonts w:ascii="Wingdings" w:hAnsi="Wingdings" w:hint="default"/>
      </w:rPr>
    </w:lvl>
    <w:lvl w:ilvl="3" w:tplc="08090001" w:tentative="1">
      <w:start w:val="1"/>
      <w:numFmt w:val="bullet"/>
      <w:lvlText w:val=""/>
      <w:lvlJc w:val="left"/>
      <w:pPr>
        <w:ind w:left="3503" w:hanging="360"/>
      </w:pPr>
      <w:rPr>
        <w:rFonts w:ascii="Symbol" w:hAnsi="Symbol" w:hint="default"/>
      </w:rPr>
    </w:lvl>
    <w:lvl w:ilvl="4" w:tplc="08090003" w:tentative="1">
      <w:start w:val="1"/>
      <w:numFmt w:val="bullet"/>
      <w:lvlText w:val="o"/>
      <w:lvlJc w:val="left"/>
      <w:pPr>
        <w:ind w:left="4223" w:hanging="360"/>
      </w:pPr>
      <w:rPr>
        <w:rFonts w:ascii="Courier New" w:hAnsi="Courier New" w:cs="Courier New" w:hint="default"/>
      </w:rPr>
    </w:lvl>
    <w:lvl w:ilvl="5" w:tplc="08090005" w:tentative="1">
      <w:start w:val="1"/>
      <w:numFmt w:val="bullet"/>
      <w:lvlText w:val=""/>
      <w:lvlJc w:val="left"/>
      <w:pPr>
        <w:ind w:left="4943" w:hanging="360"/>
      </w:pPr>
      <w:rPr>
        <w:rFonts w:ascii="Wingdings" w:hAnsi="Wingdings" w:hint="default"/>
      </w:rPr>
    </w:lvl>
    <w:lvl w:ilvl="6" w:tplc="08090001" w:tentative="1">
      <w:start w:val="1"/>
      <w:numFmt w:val="bullet"/>
      <w:lvlText w:val=""/>
      <w:lvlJc w:val="left"/>
      <w:pPr>
        <w:ind w:left="5663" w:hanging="360"/>
      </w:pPr>
      <w:rPr>
        <w:rFonts w:ascii="Symbol" w:hAnsi="Symbol" w:hint="default"/>
      </w:rPr>
    </w:lvl>
    <w:lvl w:ilvl="7" w:tplc="08090003" w:tentative="1">
      <w:start w:val="1"/>
      <w:numFmt w:val="bullet"/>
      <w:lvlText w:val="o"/>
      <w:lvlJc w:val="left"/>
      <w:pPr>
        <w:ind w:left="6383" w:hanging="360"/>
      </w:pPr>
      <w:rPr>
        <w:rFonts w:ascii="Courier New" w:hAnsi="Courier New" w:cs="Courier New" w:hint="default"/>
      </w:rPr>
    </w:lvl>
    <w:lvl w:ilvl="8" w:tplc="08090005" w:tentative="1">
      <w:start w:val="1"/>
      <w:numFmt w:val="bullet"/>
      <w:lvlText w:val=""/>
      <w:lvlJc w:val="left"/>
      <w:pPr>
        <w:ind w:left="7103" w:hanging="360"/>
      </w:pPr>
      <w:rPr>
        <w:rFonts w:ascii="Wingdings" w:hAnsi="Wingdings" w:hint="default"/>
      </w:rPr>
    </w:lvl>
  </w:abstractNum>
  <w:abstractNum w:abstractNumId="103" w15:restartNumberingAfterBreak="0">
    <w:nsid w:val="4FD60BE5"/>
    <w:multiLevelType w:val="hybridMultilevel"/>
    <w:tmpl w:val="F844E79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4" w15:restartNumberingAfterBreak="0">
    <w:nsid w:val="5287487B"/>
    <w:multiLevelType w:val="hybridMultilevel"/>
    <w:tmpl w:val="BCACB52E"/>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5" w15:restartNumberingAfterBreak="0">
    <w:nsid w:val="53923DBC"/>
    <w:multiLevelType w:val="hybridMultilevel"/>
    <w:tmpl w:val="063698DA"/>
    <w:lvl w:ilvl="0" w:tplc="8AAC7AB6">
      <w:start w:val="1"/>
      <w:numFmt w:val="bullet"/>
      <w:lvlText w:val="•"/>
      <w:lvlJc w:val="left"/>
      <w:pPr>
        <w:tabs>
          <w:tab w:val="num" w:pos="720"/>
        </w:tabs>
        <w:ind w:left="720" w:hanging="360"/>
      </w:pPr>
      <w:rPr>
        <w:rFonts w:ascii="Arial" w:hAnsi="Arial" w:hint="default"/>
      </w:rPr>
    </w:lvl>
    <w:lvl w:ilvl="1" w:tplc="F384BECC" w:tentative="1">
      <w:start w:val="1"/>
      <w:numFmt w:val="bullet"/>
      <w:lvlText w:val="•"/>
      <w:lvlJc w:val="left"/>
      <w:pPr>
        <w:tabs>
          <w:tab w:val="num" w:pos="1440"/>
        </w:tabs>
        <w:ind w:left="1440" w:hanging="360"/>
      </w:pPr>
      <w:rPr>
        <w:rFonts w:ascii="Arial" w:hAnsi="Arial" w:hint="default"/>
      </w:rPr>
    </w:lvl>
    <w:lvl w:ilvl="2" w:tplc="35961FD4" w:tentative="1">
      <w:start w:val="1"/>
      <w:numFmt w:val="bullet"/>
      <w:lvlText w:val="•"/>
      <w:lvlJc w:val="left"/>
      <w:pPr>
        <w:tabs>
          <w:tab w:val="num" w:pos="2160"/>
        </w:tabs>
        <w:ind w:left="2160" w:hanging="360"/>
      </w:pPr>
      <w:rPr>
        <w:rFonts w:ascii="Arial" w:hAnsi="Arial" w:hint="default"/>
      </w:rPr>
    </w:lvl>
    <w:lvl w:ilvl="3" w:tplc="4DAC17EE" w:tentative="1">
      <w:start w:val="1"/>
      <w:numFmt w:val="bullet"/>
      <w:lvlText w:val="•"/>
      <w:lvlJc w:val="left"/>
      <w:pPr>
        <w:tabs>
          <w:tab w:val="num" w:pos="2880"/>
        </w:tabs>
        <w:ind w:left="2880" w:hanging="360"/>
      </w:pPr>
      <w:rPr>
        <w:rFonts w:ascii="Arial" w:hAnsi="Arial" w:hint="default"/>
      </w:rPr>
    </w:lvl>
    <w:lvl w:ilvl="4" w:tplc="45D08848" w:tentative="1">
      <w:start w:val="1"/>
      <w:numFmt w:val="bullet"/>
      <w:lvlText w:val="•"/>
      <w:lvlJc w:val="left"/>
      <w:pPr>
        <w:tabs>
          <w:tab w:val="num" w:pos="3600"/>
        </w:tabs>
        <w:ind w:left="3600" w:hanging="360"/>
      </w:pPr>
      <w:rPr>
        <w:rFonts w:ascii="Arial" w:hAnsi="Arial" w:hint="default"/>
      </w:rPr>
    </w:lvl>
    <w:lvl w:ilvl="5" w:tplc="BE3A37F6" w:tentative="1">
      <w:start w:val="1"/>
      <w:numFmt w:val="bullet"/>
      <w:lvlText w:val="•"/>
      <w:lvlJc w:val="left"/>
      <w:pPr>
        <w:tabs>
          <w:tab w:val="num" w:pos="4320"/>
        </w:tabs>
        <w:ind w:left="4320" w:hanging="360"/>
      </w:pPr>
      <w:rPr>
        <w:rFonts w:ascii="Arial" w:hAnsi="Arial" w:hint="default"/>
      </w:rPr>
    </w:lvl>
    <w:lvl w:ilvl="6" w:tplc="27A0A58A" w:tentative="1">
      <w:start w:val="1"/>
      <w:numFmt w:val="bullet"/>
      <w:lvlText w:val="•"/>
      <w:lvlJc w:val="left"/>
      <w:pPr>
        <w:tabs>
          <w:tab w:val="num" w:pos="5040"/>
        </w:tabs>
        <w:ind w:left="5040" w:hanging="360"/>
      </w:pPr>
      <w:rPr>
        <w:rFonts w:ascii="Arial" w:hAnsi="Arial" w:hint="default"/>
      </w:rPr>
    </w:lvl>
    <w:lvl w:ilvl="7" w:tplc="3412EE28" w:tentative="1">
      <w:start w:val="1"/>
      <w:numFmt w:val="bullet"/>
      <w:lvlText w:val="•"/>
      <w:lvlJc w:val="left"/>
      <w:pPr>
        <w:tabs>
          <w:tab w:val="num" w:pos="5760"/>
        </w:tabs>
        <w:ind w:left="5760" w:hanging="360"/>
      </w:pPr>
      <w:rPr>
        <w:rFonts w:ascii="Arial" w:hAnsi="Arial" w:hint="default"/>
      </w:rPr>
    </w:lvl>
    <w:lvl w:ilvl="8" w:tplc="3104BEAE"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54272963"/>
    <w:multiLevelType w:val="hybridMultilevel"/>
    <w:tmpl w:val="DE1693CC"/>
    <w:lvl w:ilvl="0" w:tplc="67D2844A">
      <w:start w:val="1"/>
      <w:numFmt w:val="bullet"/>
      <w:lvlText w:val="•"/>
      <w:lvlJc w:val="left"/>
      <w:pPr>
        <w:tabs>
          <w:tab w:val="num" w:pos="720"/>
        </w:tabs>
        <w:ind w:left="720" w:hanging="360"/>
      </w:pPr>
      <w:rPr>
        <w:rFonts w:ascii="Arial" w:hAnsi="Arial" w:hint="default"/>
      </w:rPr>
    </w:lvl>
    <w:lvl w:ilvl="1" w:tplc="98E62FC8" w:tentative="1">
      <w:start w:val="1"/>
      <w:numFmt w:val="bullet"/>
      <w:lvlText w:val="•"/>
      <w:lvlJc w:val="left"/>
      <w:pPr>
        <w:tabs>
          <w:tab w:val="num" w:pos="1440"/>
        </w:tabs>
        <w:ind w:left="1440" w:hanging="360"/>
      </w:pPr>
      <w:rPr>
        <w:rFonts w:ascii="Arial" w:hAnsi="Arial" w:hint="default"/>
      </w:rPr>
    </w:lvl>
    <w:lvl w:ilvl="2" w:tplc="6D7CC4DA" w:tentative="1">
      <w:start w:val="1"/>
      <w:numFmt w:val="bullet"/>
      <w:lvlText w:val="•"/>
      <w:lvlJc w:val="left"/>
      <w:pPr>
        <w:tabs>
          <w:tab w:val="num" w:pos="2160"/>
        </w:tabs>
        <w:ind w:left="2160" w:hanging="360"/>
      </w:pPr>
      <w:rPr>
        <w:rFonts w:ascii="Arial" w:hAnsi="Arial" w:hint="default"/>
      </w:rPr>
    </w:lvl>
    <w:lvl w:ilvl="3" w:tplc="6534041A" w:tentative="1">
      <w:start w:val="1"/>
      <w:numFmt w:val="bullet"/>
      <w:lvlText w:val="•"/>
      <w:lvlJc w:val="left"/>
      <w:pPr>
        <w:tabs>
          <w:tab w:val="num" w:pos="2880"/>
        </w:tabs>
        <w:ind w:left="2880" w:hanging="360"/>
      </w:pPr>
      <w:rPr>
        <w:rFonts w:ascii="Arial" w:hAnsi="Arial" w:hint="default"/>
      </w:rPr>
    </w:lvl>
    <w:lvl w:ilvl="4" w:tplc="92484126" w:tentative="1">
      <w:start w:val="1"/>
      <w:numFmt w:val="bullet"/>
      <w:lvlText w:val="•"/>
      <w:lvlJc w:val="left"/>
      <w:pPr>
        <w:tabs>
          <w:tab w:val="num" w:pos="3600"/>
        </w:tabs>
        <w:ind w:left="3600" w:hanging="360"/>
      </w:pPr>
      <w:rPr>
        <w:rFonts w:ascii="Arial" w:hAnsi="Arial" w:hint="default"/>
      </w:rPr>
    </w:lvl>
    <w:lvl w:ilvl="5" w:tplc="C0B6B9F8" w:tentative="1">
      <w:start w:val="1"/>
      <w:numFmt w:val="bullet"/>
      <w:lvlText w:val="•"/>
      <w:lvlJc w:val="left"/>
      <w:pPr>
        <w:tabs>
          <w:tab w:val="num" w:pos="4320"/>
        </w:tabs>
        <w:ind w:left="4320" w:hanging="360"/>
      </w:pPr>
      <w:rPr>
        <w:rFonts w:ascii="Arial" w:hAnsi="Arial" w:hint="default"/>
      </w:rPr>
    </w:lvl>
    <w:lvl w:ilvl="6" w:tplc="EE8E3F06" w:tentative="1">
      <w:start w:val="1"/>
      <w:numFmt w:val="bullet"/>
      <w:lvlText w:val="•"/>
      <w:lvlJc w:val="left"/>
      <w:pPr>
        <w:tabs>
          <w:tab w:val="num" w:pos="5040"/>
        </w:tabs>
        <w:ind w:left="5040" w:hanging="360"/>
      </w:pPr>
      <w:rPr>
        <w:rFonts w:ascii="Arial" w:hAnsi="Arial" w:hint="default"/>
      </w:rPr>
    </w:lvl>
    <w:lvl w:ilvl="7" w:tplc="2DFA2F56" w:tentative="1">
      <w:start w:val="1"/>
      <w:numFmt w:val="bullet"/>
      <w:lvlText w:val="•"/>
      <w:lvlJc w:val="left"/>
      <w:pPr>
        <w:tabs>
          <w:tab w:val="num" w:pos="5760"/>
        </w:tabs>
        <w:ind w:left="5760" w:hanging="360"/>
      </w:pPr>
      <w:rPr>
        <w:rFonts w:ascii="Arial" w:hAnsi="Arial" w:hint="default"/>
      </w:rPr>
    </w:lvl>
    <w:lvl w:ilvl="8" w:tplc="5EC2AFFA"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5437150B"/>
    <w:multiLevelType w:val="hybridMultilevel"/>
    <w:tmpl w:val="EB18B8F2"/>
    <w:lvl w:ilvl="0" w:tplc="CA082BEE">
      <w:start w:val="1"/>
      <w:numFmt w:val="bullet"/>
      <w:lvlText w:val="•"/>
      <w:lvlJc w:val="left"/>
      <w:pPr>
        <w:tabs>
          <w:tab w:val="num" w:pos="720"/>
        </w:tabs>
        <w:ind w:left="720" w:hanging="360"/>
      </w:pPr>
      <w:rPr>
        <w:rFonts w:ascii="Arial" w:hAnsi="Arial" w:hint="default"/>
      </w:rPr>
    </w:lvl>
    <w:lvl w:ilvl="1" w:tplc="B4AE147E" w:tentative="1">
      <w:start w:val="1"/>
      <w:numFmt w:val="bullet"/>
      <w:lvlText w:val="•"/>
      <w:lvlJc w:val="left"/>
      <w:pPr>
        <w:tabs>
          <w:tab w:val="num" w:pos="1440"/>
        </w:tabs>
        <w:ind w:left="1440" w:hanging="360"/>
      </w:pPr>
      <w:rPr>
        <w:rFonts w:ascii="Arial" w:hAnsi="Arial" w:hint="default"/>
      </w:rPr>
    </w:lvl>
    <w:lvl w:ilvl="2" w:tplc="A88ED5AC" w:tentative="1">
      <w:start w:val="1"/>
      <w:numFmt w:val="bullet"/>
      <w:lvlText w:val="•"/>
      <w:lvlJc w:val="left"/>
      <w:pPr>
        <w:tabs>
          <w:tab w:val="num" w:pos="2160"/>
        </w:tabs>
        <w:ind w:left="2160" w:hanging="360"/>
      </w:pPr>
      <w:rPr>
        <w:rFonts w:ascii="Arial" w:hAnsi="Arial" w:hint="default"/>
      </w:rPr>
    </w:lvl>
    <w:lvl w:ilvl="3" w:tplc="DDA801CE" w:tentative="1">
      <w:start w:val="1"/>
      <w:numFmt w:val="bullet"/>
      <w:lvlText w:val="•"/>
      <w:lvlJc w:val="left"/>
      <w:pPr>
        <w:tabs>
          <w:tab w:val="num" w:pos="2880"/>
        </w:tabs>
        <w:ind w:left="2880" w:hanging="360"/>
      </w:pPr>
      <w:rPr>
        <w:rFonts w:ascii="Arial" w:hAnsi="Arial" w:hint="default"/>
      </w:rPr>
    </w:lvl>
    <w:lvl w:ilvl="4" w:tplc="A73AD730" w:tentative="1">
      <w:start w:val="1"/>
      <w:numFmt w:val="bullet"/>
      <w:lvlText w:val="•"/>
      <w:lvlJc w:val="left"/>
      <w:pPr>
        <w:tabs>
          <w:tab w:val="num" w:pos="3600"/>
        </w:tabs>
        <w:ind w:left="3600" w:hanging="360"/>
      </w:pPr>
      <w:rPr>
        <w:rFonts w:ascii="Arial" w:hAnsi="Arial" w:hint="default"/>
      </w:rPr>
    </w:lvl>
    <w:lvl w:ilvl="5" w:tplc="E5F81F5E" w:tentative="1">
      <w:start w:val="1"/>
      <w:numFmt w:val="bullet"/>
      <w:lvlText w:val="•"/>
      <w:lvlJc w:val="left"/>
      <w:pPr>
        <w:tabs>
          <w:tab w:val="num" w:pos="4320"/>
        </w:tabs>
        <w:ind w:left="4320" w:hanging="360"/>
      </w:pPr>
      <w:rPr>
        <w:rFonts w:ascii="Arial" w:hAnsi="Arial" w:hint="default"/>
      </w:rPr>
    </w:lvl>
    <w:lvl w:ilvl="6" w:tplc="B93A695A" w:tentative="1">
      <w:start w:val="1"/>
      <w:numFmt w:val="bullet"/>
      <w:lvlText w:val="•"/>
      <w:lvlJc w:val="left"/>
      <w:pPr>
        <w:tabs>
          <w:tab w:val="num" w:pos="5040"/>
        </w:tabs>
        <w:ind w:left="5040" w:hanging="360"/>
      </w:pPr>
      <w:rPr>
        <w:rFonts w:ascii="Arial" w:hAnsi="Arial" w:hint="default"/>
      </w:rPr>
    </w:lvl>
    <w:lvl w:ilvl="7" w:tplc="061E101E" w:tentative="1">
      <w:start w:val="1"/>
      <w:numFmt w:val="bullet"/>
      <w:lvlText w:val="•"/>
      <w:lvlJc w:val="left"/>
      <w:pPr>
        <w:tabs>
          <w:tab w:val="num" w:pos="5760"/>
        </w:tabs>
        <w:ind w:left="5760" w:hanging="360"/>
      </w:pPr>
      <w:rPr>
        <w:rFonts w:ascii="Arial" w:hAnsi="Arial" w:hint="default"/>
      </w:rPr>
    </w:lvl>
    <w:lvl w:ilvl="8" w:tplc="A558AE50"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54754F63"/>
    <w:multiLevelType w:val="hybridMultilevel"/>
    <w:tmpl w:val="A9DE27B0"/>
    <w:lvl w:ilvl="0" w:tplc="E5E04A82">
      <w:start w:val="1"/>
      <w:numFmt w:val="bullet"/>
      <w:lvlText w:val="•"/>
      <w:lvlJc w:val="left"/>
      <w:pPr>
        <w:tabs>
          <w:tab w:val="num" w:pos="720"/>
        </w:tabs>
        <w:ind w:left="720" w:hanging="360"/>
      </w:pPr>
      <w:rPr>
        <w:rFonts w:ascii="Arial" w:hAnsi="Arial" w:hint="default"/>
      </w:rPr>
    </w:lvl>
    <w:lvl w:ilvl="1" w:tplc="BF666256" w:tentative="1">
      <w:start w:val="1"/>
      <w:numFmt w:val="bullet"/>
      <w:lvlText w:val="•"/>
      <w:lvlJc w:val="left"/>
      <w:pPr>
        <w:tabs>
          <w:tab w:val="num" w:pos="1440"/>
        </w:tabs>
        <w:ind w:left="1440" w:hanging="360"/>
      </w:pPr>
      <w:rPr>
        <w:rFonts w:ascii="Arial" w:hAnsi="Arial" w:hint="default"/>
      </w:rPr>
    </w:lvl>
    <w:lvl w:ilvl="2" w:tplc="F7984234" w:tentative="1">
      <w:start w:val="1"/>
      <w:numFmt w:val="bullet"/>
      <w:lvlText w:val="•"/>
      <w:lvlJc w:val="left"/>
      <w:pPr>
        <w:tabs>
          <w:tab w:val="num" w:pos="2160"/>
        </w:tabs>
        <w:ind w:left="2160" w:hanging="360"/>
      </w:pPr>
      <w:rPr>
        <w:rFonts w:ascii="Arial" w:hAnsi="Arial" w:hint="default"/>
      </w:rPr>
    </w:lvl>
    <w:lvl w:ilvl="3" w:tplc="1EBEC28E" w:tentative="1">
      <w:start w:val="1"/>
      <w:numFmt w:val="bullet"/>
      <w:lvlText w:val="•"/>
      <w:lvlJc w:val="left"/>
      <w:pPr>
        <w:tabs>
          <w:tab w:val="num" w:pos="2880"/>
        </w:tabs>
        <w:ind w:left="2880" w:hanging="360"/>
      </w:pPr>
      <w:rPr>
        <w:rFonts w:ascii="Arial" w:hAnsi="Arial" w:hint="default"/>
      </w:rPr>
    </w:lvl>
    <w:lvl w:ilvl="4" w:tplc="65DE7FDE" w:tentative="1">
      <w:start w:val="1"/>
      <w:numFmt w:val="bullet"/>
      <w:lvlText w:val="•"/>
      <w:lvlJc w:val="left"/>
      <w:pPr>
        <w:tabs>
          <w:tab w:val="num" w:pos="3600"/>
        </w:tabs>
        <w:ind w:left="3600" w:hanging="360"/>
      </w:pPr>
      <w:rPr>
        <w:rFonts w:ascii="Arial" w:hAnsi="Arial" w:hint="default"/>
      </w:rPr>
    </w:lvl>
    <w:lvl w:ilvl="5" w:tplc="D7F2D910" w:tentative="1">
      <w:start w:val="1"/>
      <w:numFmt w:val="bullet"/>
      <w:lvlText w:val="•"/>
      <w:lvlJc w:val="left"/>
      <w:pPr>
        <w:tabs>
          <w:tab w:val="num" w:pos="4320"/>
        </w:tabs>
        <w:ind w:left="4320" w:hanging="360"/>
      </w:pPr>
      <w:rPr>
        <w:rFonts w:ascii="Arial" w:hAnsi="Arial" w:hint="default"/>
      </w:rPr>
    </w:lvl>
    <w:lvl w:ilvl="6" w:tplc="EEF261DC" w:tentative="1">
      <w:start w:val="1"/>
      <w:numFmt w:val="bullet"/>
      <w:lvlText w:val="•"/>
      <w:lvlJc w:val="left"/>
      <w:pPr>
        <w:tabs>
          <w:tab w:val="num" w:pos="5040"/>
        </w:tabs>
        <w:ind w:left="5040" w:hanging="360"/>
      </w:pPr>
      <w:rPr>
        <w:rFonts w:ascii="Arial" w:hAnsi="Arial" w:hint="default"/>
      </w:rPr>
    </w:lvl>
    <w:lvl w:ilvl="7" w:tplc="CE6A6EFE" w:tentative="1">
      <w:start w:val="1"/>
      <w:numFmt w:val="bullet"/>
      <w:lvlText w:val="•"/>
      <w:lvlJc w:val="left"/>
      <w:pPr>
        <w:tabs>
          <w:tab w:val="num" w:pos="5760"/>
        </w:tabs>
        <w:ind w:left="5760" w:hanging="360"/>
      </w:pPr>
      <w:rPr>
        <w:rFonts w:ascii="Arial" w:hAnsi="Arial" w:hint="default"/>
      </w:rPr>
    </w:lvl>
    <w:lvl w:ilvl="8" w:tplc="6B5AD6D6"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551708C1"/>
    <w:multiLevelType w:val="hybridMultilevel"/>
    <w:tmpl w:val="08CCDBD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0" w15:restartNumberingAfterBreak="0">
    <w:nsid w:val="55FA2549"/>
    <w:multiLevelType w:val="hybridMultilevel"/>
    <w:tmpl w:val="262231F2"/>
    <w:lvl w:ilvl="0" w:tplc="76C04928">
      <w:start w:val="1"/>
      <w:numFmt w:val="bullet"/>
      <w:lvlText w:val="•"/>
      <w:lvlJc w:val="left"/>
      <w:pPr>
        <w:tabs>
          <w:tab w:val="num" w:pos="720"/>
        </w:tabs>
        <w:ind w:left="720" w:hanging="360"/>
      </w:pPr>
      <w:rPr>
        <w:rFonts w:ascii="Arial" w:hAnsi="Arial" w:hint="default"/>
      </w:rPr>
    </w:lvl>
    <w:lvl w:ilvl="1" w:tplc="E21A9AFA" w:tentative="1">
      <w:start w:val="1"/>
      <w:numFmt w:val="bullet"/>
      <w:lvlText w:val="•"/>
      <w:lvlJc w:val="left"/>
      <w:pPr>
        <w:tabs>
          <w:tab w:val="num" w:pos="1440"/>
        </w:tabs>
        <w:ind w:left="1440" w:hanging="360"/>
      </w:pPr>
      <w:rPr>
        <w:rFonts w:ascii="Arial" w:hAnsi="Arial" w:hint="default"/>
      </w:rPr>
    </w:lvl>
    <w:lvl w:ilvl="2" w:tplc="D2BAD0E2" w:tentative="1">
      <w:start w:val="1"/>
      <w:numFmt w:val="bullet"/>
      <w:lvlText w:val="•"/>
      <w:lvlJc w:val="left"/>
      <w:pPr>
        <w:tabs>
          <w:tab w:val="num" w:pos="2160"/>
        </w:tabs>
        <w:ind w:left="2160" w:hanging="360"/>
      </w:pPr>
      <w:rPr>
        <w:rFonts w:ascii="Arial" w:hAnsi="Arial" w:hint="default"/>
      </w:rPr>
    </w:lvl>
    <w:lvl w:ilvl="3" w:tplc="1698361E" w:tentative="1">
      <w:start w:val="1"/>
      <w:numFmt w:val="bullet"/>
      <w:lvlText w:val="•"/>
      <w:lvlJc w:val="left"/>
      <w:pPr>
        <w:tabs>
          <w:tab w:val="num" w:pos="2880"/>
        </w:tabs>
        <w:ind w:left="2880" w:hanging="360"/>
      </w:pPr>
      <w:rPr>
        <w:rFonts w:ascii="Arial" w:hAnsi="Arial" w:hint="default"/>
      </w:rPr>
    </w:lvl>
    <w:lvl w:ilvl="4" w:tplc="7AA455A0" w:tentative="1">
      <w:start w:val="1"/>
      <w:numFmt w:val="bullet"/>
      <w:lvlText w:val="•"/>
      <w:lvlJc w:val="left"/>
      <w:pPr>
        <w:tabs>
          <w:tab w:val="num" w:pos="3600"/>
        </w:tabs>
        <w:ind w:left="3600" w:hanging="360"/>
      </w:pPr>
      <w:rPr>
        <w:rFonts w:ascii="Arial" w:hAnsi="Arial" w:hint="default"/>
      </w:rPr>
    </w:lvl>
    <w:lvl w:ilvl="5" w:tplc="3FF4CE84" w:tentative="1">
      <w:start w:val="1"/>
      <w:numFmt w:val="bullet"/>
      <w:lvlText w:val="•"/>
      <w:lvlJc w:val="left"/>
      <w:pPr>
        <w:tabs>
          <w:tab w:val="num" w:pos="4320"/>
        </w:tabs>
        <w:ind w:left="4320" w:hanging="360"/>
      </w:pPr>
      <w:rPr>
        <w:rFonts w:ascii="Arial" w:hAnsi="Arial" w:hint="default"/>
      </w:rPr>
    </w:lvl>
    <w:lvl w:ilvl="6" w:tplc="3C34EA86" w:tentative="1">
      <w:start w:val="1"/>
      <w:numFmt w:val="bullet"/>
      <w:lvlText w:val="•"/>
      <w:lvlJc w:val="left"/>
      <w:pPr>
        <w:tabs>
          <w:tab w:val="num" w:pos="5040"/>
        </w:tabs>
        <w:ind w:left="5040" w:hanging="360"/>
      </w:pPr>
      <w:rPr>
        <w:rFonts w:ascii="Arial" w:hAnsi="Arial" w:hint="default"/>
      </w:rPr>
    </w:lvl>
    <w:lvl w:ilvl="7" w:tplc="A9361DD6" w:tentative="1">
      <w:start w:val="1"/>
      <w:numFmt w:val="bullet"/>
      <w:lvlText w:val="•"/>
      <w:lvlJc w:val="left"/>
      <w:pPr>
        <w:tabs>
          <w:tab w:val="num" w:pos="5760"/>
        </w:tabs>
        <w:ind w:left="5760" w:hanging="360"/>
      </w:pPr>
      <w:rPr>
        <w:rFonts w:ascii="Arial" w:hAnsi="Arial" w:hint="default"/>
      </w:rPr>
    </w:lvl>
    <w:lvl w:ilvl="8" w:tplc="E068703A"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56CF07E4"/>
    <w:multiLevelType w:val="hybridMultilevel"/>
    <w:tmpl w:val="E6443E94"/>
    <w:lvl w:ilvl="0" w:tplc="02D4C698">
      <w:start w:val="1"/>
      <w:numFmt w:val="bullet"/>
      <w:lvlText w:val="•"/>
      <w:lvlJc w:val="left"/>
      <w:pPr>
        <w:tabs>
          <w:tab w:val="num" w:pos="720"/>
        </w:tabs>
        <w:ind w:left="720" w:hanging="360"/>
      </w:pPr>
      <w:rPr>
        <w:rFonts w:ascii="Arial" w:hAnsi="Arial" w:hint="default"/>
      </w:rPr>
    </w:lvl>
    <w:lvl w:ilvl="1" w:tplc="317CD9F6" w:tentative="1">
      <w:start w:val="1"/>
      <w:numFmt w:val="bullet"/>
      <w:lvlText w:val="•"/>
      <w:lvlJc w:val="left"/>
      <w:pPr>
        <w:tabs>
          <w:tab w:val="num" w:pos="1440"/>
        </w:tabs>
        <w:ind w:left="1440" w:hanging="360"/>
      </w:pPr>
      <w:rPr>
        <w:rFonts w:ascii="Arial" w:hAnsi="Arial" w:hint="default"/>
      </w:rPr>
    </w:lvl>
    <w:lvl w:ilvl="2" w:tplc="36327EBE">
      <w:start w:val="3"/>
      <w:numFmt w:val="decimal"/>
      <w:lvlText w:val="%3."/>
      <w:lvlJc w:val="left"/>
      <w:pPr>
        <w:tabs>
          <w:tab w:val="num" w:pos="2160"/>
        </w:tabs>
        <w:ind w:left="2160" w:hanging="360"/>
      </w:pPr>
    </w:lvl>
    <w:lvl w:ilvl="3" w:tplc="B34CF6D8">
      <w:start w:val="1"/>
      <w:numFmt w:val="bullet"/>
      <w:lvlText w:val="•"/>
      <w:lvlJc w:val="left"/>
      <w:pPr>
        <w:tabs>
          <w:tab w:val="num" w:pos="2880"/>
        </w:tabs>
        <w:ind w:left="2880" w:hanging="360"/>
      </w:pPr>
      <w:rPr>
        <w:rFonts w:ascii="Arial" w:hAnsi="Arial" w:hint="default"/>
      </w:rPr>
    </w:lvl>
    <w:lvl w:ilvl="4" w:tplc="7EEA620E" w:tentative="1">
      <w:start w:val="1"/>
      <w:numFmt w:val="bullet"/>
      <w:lvlText w:val="•"/>
      <w:lvlJc w:val="left"/>
      <w:pPr>
        <w:tabs>
          <w:tab w:val="num" w:pos="3600"/>
        </w:tabs>
        <w:ind w:left="3600" w:hanging="360"/>
      </w:pPr>
      <w:rPr>
        <w:rFonts w:ascii="Arial" w:hAnsi="Arial" w:hint="default"/>
      </w:rPr>
    </w:lvl>
    <w:lvl w:ilvl="5" w:tplc="4CB08886" w:tentative="1">
      <w:start w:val="1"/>
      <w:numFmt w:val="bullet"/>
      <w:lvlText w:val="•"/>
      <w:lvlJc w:val="left"/>
      <w:pPr>
        <w:tabs>
          <w:tab w:val="num" w:pos="4320"/>
        </w:tabs>
        <w:ind w:left="4320" w:hanging="360"/>
      </w:pPr>
      <w:rPr>
        <w:rFonts w:ascii="Arial" w:hAnsi="Arial" w:hint="default"/>
      </w:rPr>
    </w:lvl>
    <w:lvl w:ilvl="6" w:tplc="27148512" w:tentative="1">
      <w:start w:val="1"/>
      <w:numFmt w:val="bullet"/>
      <w:lvlText w:val="•"/>
      <w:lvlJc w:val="left"/>
      <w:pPr>
        <w:tabs>
          <w:tab w:val="num" w:pos="5040"/>
        </w:tabs>
        <w:ind w:left="5040" w:hanging="360"/>
      </w:pPr>
      <w:rPr>
        <w:rFonts w:ascii="Arial" w:hAnsi="Arial" w:hint="default"/>
      </w:rPr>
    </w:lvl>
    <w:lvl w:ilvl="7" w:tplc="AC641294" w:tentative="1">
      <w:start w:val="1"/>
      <w:numFmt w:val="bullet"/>
      <w:lvlText w:val="•"/>
      <w:lvlJc w:val="left"/>
      <w:pPr>
        <w:tabs>
          <w:tab w:val="num" w:pos="5760"/>
        </w:tabs>
        <w:ind w:left="5760" w:hanging="360"/>
      </w:pPr>
      <w:rPr>
        <w:rFonts w:ascii="Arial" w:hAnsi="Arial" w:hint="default"/>
      </w:rPr>
    </w:lvl>
    <w:lvl w:ilvl="8" w:tplc="1944BD34"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57615E41"/>
    <w:multiLevelType w:val="hybridMultilevel"/>
    <w:tmpl w:val="5C4EB33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3" w15:restartNumberingAfterBreak="0">
    <w:nsid w:val="57757654"/>
    <w:multiLevelType w:val="hybridMultilevel"/>
    <w:tmpl w:val="7F66D6C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4" w15:restartNumberingAfterBreak="0">
    <w:nsid w:val="58114160"/>
    <w:multiLevelType w:val="hybridMultilevel"/>
    <w:tmpl w:val="9B8A7A2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5" w15:restartNumberingAfterBreak="0">
    <w:nsid w:val="58F922C6"/>
    <w:multiLevelType w:val="hybridMultilevel"/>
    <w:tmpl w:val="5A608B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6" w15:restartNumberingAfterBreak="0">
    <w:nsid w:val="599F03B4"/>
    <w:multiLevelType w:val="hybridMultilevel"/>
    <w:tmpl w:val="9602659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7" w15:restartNumberingAfterBreak="0">
    <w:nsid w:val="5A4F5B18"/>
    <w:multiLevelType w:val="hybridMultilevel"/>
    <w:tmpl w:val="FF16966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18" w15:restartNumberingAfterBreak="0">
    <w:nsid w:val="5B075456"/>
    <w:multiLevelType w:val="hybridMultilevel"/>
    <w:tmpl w:val="799259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9" w15:restartNumberingAfterBreak="0">
    <w:nsid w:val="5C626796"/>
    <w:multiLevelType w:val="hybridMultilevel"/>
    <w:tmpl w:val="340C18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120" w15:restartNumberingAfterBreak="0">
    <w:nsid w:val="5DEB4DC1"/>
    <w:multiLevelType w:val="hybridMultilevel"/>
    <w:tmpl w:val="43F2024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1" w15:restartNumberingAfterBreak="0">
    <w:nsid w:val="5F4E7502"/>
    <w:multiLevelType w:val="hybridMultilevel"/>
    <w:tmpl w:val="BB48301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2" w15:restartNumberingAfterBreak="0">
    <w:nsid w:val="60055B99"/>
    <w:multiLevelType w:val="hybridMultilevel"/>
    <w:tmpl w:val="9AB82AA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3" w15:restartNumberingAfterBreak="0">
    <w:nsid w:val="604F7FEC"/>
    <w:multiLevelType w:val="hybridMultilevel"/>
    <w:tmpl w:val="8626059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4" w15:restartNumberingAfterBreak="0">
    <w:nsid w:val="60626D2E"/>
    <w:multiLevelType w:val="hybridMultilevel"/>
    <w:tmpl w:val="BEE2843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5" w15:restartNumberingAfterBreak="0">
    <w:nsid w:val="60C47C78"/>
    <w:multiLevelType w:val="hybridMultilevel"/>
    <w:tmpl w:val="B2561CDA"/>
    <w:lvl w:ilvl="0" w:tplc="494EBACC">
      <w:start w:val="1"/>
      <w:numFmt w:val="bullet"/>
      <w:lvlText w:val="•"/>
      <w:lvlJc w:val="left"/>
      <w:pPr>
        <w:tabs>
          <w:tab w:val="num" w:pos="720"/>
        </w:tabs>
        <w:ind w:left="720" w:hanging="360"/>
      </w:pPr>
      <w:rPr>
        <w:rFonts w:ascii="Arial" w:hAnsi="Arial" w:hint="default"/>
      </w:rPr>
    </w:lvl>
    <w:lvl w:ilvl="1" w:tplc="D39CAEA8" w:tentative="1">
      <w:start w:val="1"/>
      <w:numFmt w:val="bullet"/>
      <w:lvlText w:val="•"/>
      <w:lvlJc w:val="left"/>
      <w:pPr>
        <w:tabs>
          <w:tab w:val="num" w:pos="1440"/>
        </w:tabs>
        <w:ind w:left="1440" w:hanging="360"/>
      </w:pPr>
      <w:rPr>
        <w:rFonts w:ascii="Arial" w:hAnsi="Arial" w:hint="default"/>
      </w:rPr>
    </w:lvl>
    <w:lvl w:ilvl="2" w:tplc="CF628AB4" w:tentative="1">
      <w:start w:val="1"/>
      <w:numFmt w:val="bullet"/>
      <w:lvlText w:val="•"/>
      <w:lvlJc w:val="left"/>
      <w:pPr>
        <w:tabs>
          <w:tab w:val="num" w:pos="2160"/>
        </w:tabs>
        <w:ind w:left="2160" w:hanging="360"/>
      </w:pPr>
      <w:rPr>
        <w:rFonts w:ascii="Arial" w:hAnsi="Arial" w:hint="default"/>
      </w:rPr>
    </w:lvl>
    <w:lvl w:ilvl="3" w:tplc="B9F6AB5C" w:tentative="1">
      <w:start w:val="1"/>
      <w:numFmt w:val="bullet"/>
      <w:lvlText w:val="•"/>
      <w:lvlJc w:val="left"/>
      <w:pPr>
        <w:tabs>
          <w:tab w:val="num" w:pos="2880"/>
        </w:tabs>
        <w:ind w:left="2880" w:hanging="360"/>
      </w:pPr>
      <w:rPr>
        <w:rFonts w:ascii="Arial" w:hAnsi="Arial" w:hint="default"/>
      </w:rPr>
    </w:lvl>
    <w:lvl w:ilvl="4" w:tplc="585A0408" w:tentative="1">
      <w:start w:val="1"/>
      <w:numFmt w:val="bullet"/>
      <w:lvlText w:val="•"/>
      <w:lvlJc w:val="left"/>
      <w:pPr>
        <w:tabs>
          <w:tab w:val="num" w:pos="3600"/>
        </w:tabs>
        <w:ind w:left="3600" w:hanging="360"/>
      </w:pPr>
      <w:rPr>
        <w:rFonts w:ascii="Arial" w:hAnsi="Arial" w:hint="default"/>
      </w:rPr>
    </w:lvl>
    <w:lvl w:ilvl="5" w:tplc="230E507E" w:tentative="1">
      <w:start w:val="1"/>
      <w:numFmt w:val="bullet"/>
      <w:lvlText w:val="•"/>
      <w:lvlJc w:val="left"/>
      <w:pPr>
        <w:tabs>
          <w:tab w:val="num" w:pos="4320"/>
        </w:tabs>
        <w:ind w:left="4320" w:hanging="360"/>
      </w:pPr>
      <w:rPr>
        <w:rFonts w:ascii="Arial" w:hAnsi="Arial" w:hint="default"/>
      </w:rPr>
    </w:lvl>
    <w:lvl w:ilvl="6" w:tplc="517A2ABE" w:tentative="1">
      <w:start w:val="1"/>
      <w:numFmt w:val="bullet"/>
      <w:lvlText w:val="•"/>
      <w:lvlJc w:val="left"/>
      <w:pPr>
        <w:tabs>
          <w:tab w:val="num" w:pos="5040"/>
        </w:tabs>
        <w:ind w:left="5040" w:hanging="360"/>
      </w:pPr>
      <w:rPr>
        <w:rFonts w:ascii="Arial" w:hAnsi="Arial" w:hint="default"/>
      </w:rPr>
    </w:lvl>
    <w:lvl w:ilvl="7" w:tplc="188288C4" w:tentative="1">
      <w:start w:val="1"/>
      <w:numFmt w:val="bullet"/>
      <w:lvlText w:val="•"/>
      <w:lvlJc w:val="left"/>
      <w:pPr>
        <w:tabs>
          <w:tab w:val="num" w:pos="5760"/>
        </w:tabs>
        <w:ind w:left="5760" w:hanging="360"/>
      </w:pPr>
      <w:rPr>
        <w:rFonts w:ascii="Arial" w:hAnsi="Arial" w:hint="default"/>
      </w:rPr>
    </w:lvl>
    <w:lvl w:ilvl="8" w:tplc="568A618C"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60C81C7C"/>
    <w:multiLevelType w:val="hybridMultilevel"/>
    <w:tmpl w:val="08DAD38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7" w15:restartNumberingAfterBreak="0">
    <w:nsid w:val="60DD37E4"/>
    <w:multiLevelType w:val="hybridMultilevel"/>
    <w:tmpl w:val="D256EE9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8" w15:restartNumberingAfterBreak="0">
    <w:nsid w:val="623F4A51"/>
    <w:multiLevelType w:val="hybridMultilevel"/>
    <w:tmpl w:val="0D4C8D40"/>
    <w:lvl w:ilvl="0" w:tplc="08090003">
      <w:start w:val="1"/>
      <w:numFmt w:val="bullet"/>
      <w:lvlText w:val="o"/>
      <w:lvlJc w:val="left"/>
      <w:pPr>
        <w:ind w:left="1429" w:hanging="360"/>
      </w:pPr>
      <w:rPr>
        <w:rFonts w:ascii="Courier New" w:hAnsi="Courier New" w:cs="Courier New"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9" w15:restartNumberingAfterBreak="0">
    <w:nsid w:val="62454E83"/>
    <w:multiLevelType w:val="hybridMultilevel"/>
    <w:tmpl w:val="98C8BEC2"/>
    <w:lvl w:ilvl="0" w:tplc="C310C01A">
      <w:start w:val="1"/>
      <w:numFmt w:val="bullet"/>
      <w:lvlText w:val="•"/>
      <w:lvlJc w:val="left"/>
      <w:pPr>
        <w:tabs>
          <w:tab w:val="num" w:pos="720"/>
        </w:tabs>
        <w:ind w:left="720" w:hanging="360"/>
      </w:pPr>
      <w:rPr>
        <w:rFonts w:ascii="Arial" w:hAnsi="Arial" w:hint="default"/>
      </w:rPr>
    </w:lvl>
    <w:lvl w:ilvl="1" w:tplc="2B0CBD84" w:tentative="1">
      <w:start w:val="1"/>
      <w:numFmt w:val="bullet"/>
      <w:lvlText w:val="•"/>
      <w:lvlJc w:val="left"/>
      <w:pPr>
        <w:tabs>
          <w:tab w:val="num" w:pos="1440"/>
        </w:tabs>
        <w:ind w:left="1440" w:hanging="360"/>
      </w:pPr>
      <w:rPr>
        <w:rFonts w:ascii="Arial" w:hAnsi="Arial" w:hint="default"/>
      </w:rPr>
    </w:lvl>
    <w:lvl w:ilvl="2" w:tplc="E0D85F18" w:tentative="1">
      <w:start w:val="1"/>
      <w:numFmt w:val="bullet"/>
      <w:lvlText w:val="•"/>
      <w:lvlJc w:val="left"/>
      <w:pPr>
        <w:tabs>
          <w:tab w:val="num" w:pos="2160"/>
        </w:tabs>
        <w:ind w:left="2160" w:hanging="360"/>
      </w:pPr>
      <w:rPr>
        <w:rFonts w:ascii="Arial" w:hAnsi="Arial" w:hint="default"/>
      </w:rPr>
    </w:lvl>
    <w:lvl w:ilvl="3" w:tplc="B3F2E75E" w:tentative="1">
      <w:start w:val="1"/>
      <w:numFmt w:val="bullet"/>
      <w:lvlText w:val="•"/>
      <w:lvlJc w:val="left"/>
      <w:pPr>
        <w:tabs>
          <w:tab w:val="num" w:pos="2880"/>
        </w:tabs>
        <w:ind w:left="2880" w:hanging="360"/>
      </w:pPr>
      <w:rPr>
        <w:rFonts w:ascii="Arial" w:hAnsi="Arial" w:hint="default"/>
      </w:rPr>
    </w:lvl>
    <w:lvl w:ilvl="4" w:tplc="C20A7106" w:tentative="1">
      <w:start w:val="1"/>
      <w:numFmt w:val="bullet"/>
      <w:lvlText w:val="•"/>
      <w:lvlJc w:val="left"/>
      <w:pPr>
        <w:tabs>
          <w:tab w:val="num" w:pos="3600"/>
        </w:tabs>
        <w:ind w:left="3600" w:hanging="360"/>
      </w:pPr>
      <w:rPr>
        <w:rFonts w:ascii="Arial" w:hAnsi="Arial" w:hint="default"/>
      </w:rPr>
    </w:lvl>
    <w:lvl w:ilvl="5" w:tplc="565C73AC" w:tentative="1">
      <w:start w:val="1"/>
      <w:numFmt w:val="bullet"/>
      <w:lvlText w:val="•"/>
      <w:lvlJc w:val="left"/>
      <w:pPr>
        <w:tabs>
          <w:tab w:val="num" w:pos="4320"/>
        </w:tabs>
        <w:ind w:left="4320" w:hanging="360"/>
      </w:pPr>
      <w:rPr>
        <w:rFonts w:ascii="Arial" w:hAnsi="Arial" w:hint="default"/>
      </w:rPr>
    </w:lvl>
    <w:lvl w:ilvl="6" w:tplc="258831A0" w:tentative="1">
      <w:start w:val="1"/>
      <w:numFmt w:val="bullet"/>
      <w:lvlText w:val="•"/>
      <w:lvlJc w:val="left"/>
      <w:pPr>
        <w:tabs>
          <w:tab w:val="num" w:pos="5040"/>
        </w:tabs>
        <w:ind w:left="5040" w:hanging="360"/>
      </w:pPr>
      <w:rPr>
        <w:rFonts w:ascii="Arial" w:hAnsi="Arial" w:hint="default"/>
      </w:rPr>
    </w:lvl>
    <w:lvl w:ilvl="7" w:tplc="2452BF9E" w:tentative="1">
      <w:start w:val="1"/>
      <w:numFmt w:val="bullet"/>
      <w:lvlText w:val="•"/>
      <w:lvlJc w:val="left"/>
      <w:pPr>
        <w:tabs>
          <w:tab w:val="num" w:pos="5760"/>
        </w:tabs>
        <w:ind w:left="5760" w:hanging="360"/>
      </w:pPr>
      <w:rPr>
        <w:rFonts w:ascii="Arial" w:hAnsi="Arial" w:hint="default"/>
      </w:rPr>
    </w:lvl>
    <w:lvl w:ilvl="8" w:tplc="9CB2CA72"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6439365A"/>
    <w:multiLevelType w:val="hybridMultilevel"/>
    <w:tmpl w:val="B54CDC3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1" w15:restartNumberingAfterBreak="0">
    <w:nsid w:val="66F0439F"/>
    <w:multiLevelType w:val="hybridMultilevel"/>
    <w:tmpl w:val="B4F4807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2" w15:restartNumberingAfterBreak="0">
    <w:nsid w:val="67FE429F"/>
    <w:multiLevelType w:val="hybridMultilevel"/>
    <w:tmpl w:val="11762FE2"/>
    <w:lvl w:ilvl="0" w:tplc="4A46CE20">
      <w:start w:val="1"/>
      <w:numFmt w:val="bullet"/>
      <w:lvlText w:val="•"/>
      <w:lvlJc w:val="left"/>
      <w:pPr>
        <w:tabs>
          <w:tab w:val="num" w:pos="720"/>
        </w:tabs>
        <w:ind w:left="720" w:hanging="360"/>
      </w:pPr>
      <w:rPr>
        <w:rFonts w:ascii="Arial" w:hAnsi="Arial" w:hint="default"/>
      </w:rPr>
    </w:lvl>
    <w:lvl w:ilvl="1" w:tplc="5BCE7312" w:tentative="1">
      <w:start w:val="1"/>
      <w:numFmt w:val="bullet"/>
      <w:lvlText w:val="•"/>
      <w:lvlJc w:val="left"/>
      <w:pPr>
        <w:tabs>
          <w:tab w:val="num" w:pos="1440"/>
        </w:tabs>
        <w:ind w:left="1440" w:hanging="360"/>
      </w:pPr>
      <w:rPr>
        <w:rFonts w:ascii="Arial" w:hAnsi="Arial" w:hint="default"/>
      </w:rPr>
    </w:lvl>
    <w:lvl w:ilvl="2" w:tplc="11E62AE4" w:tentative="1">
      <w:start w:val="1"/>
      <w:numFmt w:val="bullet"/>
      <w:lvlText w:val="•"/>
      <w:lvlJc w:val="left"/>
      <w:pPr>
        <w:tabs>
          <w:tab w:val="num" w:pos="2160"/>
        </w:tabs>
        <w:ind w:left="2160" w:hanging="360"/>
      </w:pPr>
      <w:rPr>
        <w:rFonts w:ascii="Arial" w:hAnsi="Arial" w:hint="default"/>
      </w:rPr>
    </w:lvl>
    <w:lvl w:ilvl="3" w:tplc="E35A8538" w:tentative="1">
      <w:start w:val="1"/>
      <w:numFmt w:val="bullet"/>
      <w:lvlText w:val="•"/>
      <w:lvlJc w:val="left"/>
      <w:pPr>
        <w:tabs>
          <w:tab w:val="num" w:pos="2880"/>
        </w:tabs>
        <w:ind w:left="2880" w:hanging="360"/>
      </w:pPr>
      <w:rPr>
        <w:rFonts w:ascii="Arial" w:hAnsi="Arial" w:hint="default"/>
      </w:rPr>
    </w:lvl>
    <w:lvl w:ilvl="4" w:tplc="1B4EEA50" w:tentative="1">
      <w:start w:val="1"/>
      <w:numFmt w:val="bullet"/>
      <w:lvlText w:val="•"/>
      <w:lvlJc w:val="left"/>
      <w:pPr>
        <w:tabs>
          <w:tab w:val="num" w:pos="3600"/>
        </w:tabs>
        <w:ind w:left="3600" w:hanging="360"/>
      </w:pPr>
      <w:rPr>
        <w:rFonts w:ascii="Arial" w:hAnsi="Arial" w:hint="default"/>
      </w:rPr>
    </w:lvl>
    <w:lvl w:ilvl="5" w:tplc="9338418E" w:tentative="1">
      <w:start w:val="1"/>
      <w:numFmt w:val="bullet"/>
      <w:lvlText w:val="•"/>
      <w:lvlJc w:val="left"/>
      <w:pPr>
        <w:tabs>
          <w:tab w:val="num" w:pos="4320"/>
        </w:tabs>
        <w:ind w:left="4320" w:hanging="360"/>
      </w:pPr>
      <w:rPr>
        <w:rFonts w:ascii="Arial" w:hAnsi="Arial" w:hint="default"/>
      </w:rPr>
    </w:lvl>
    <w:lvl w:ilvl="6" w:tplc="60C02A0A" w:tentative="1">
      <w:start w:val="1"/>
      <w:numFmt w:val="bullet"/>
      <w:lvlText w:val="•"/>
      <w:lvlJc w:val="left"/>
      <w:pPr>
        <w:tabs>
          <w:tab w:val="num" w:pos="5040"/>
        </w:tabs>
        <w:ind w:left="5040" w:hanging="360"/>
      </w:pPr>
      <w:rPr>
        <w:rFonts w:ascii="Arial" w:hAnsi="Arial" w:hint="default"/>
      </w:rPr>
    </w:lvl>
    <w:lvl w:ilvl="7" w:tplc="0B24CD34" w:tentative="1">
      <w:start w:val="1"/>
      <w:numFmt w:val="bullet"/>
      <w:lvlText w:val="•"/>
      <w:lvlJc w:val="left"/>
      <w:pPr>
        <w:tabs>
          <w:tab w:val="num" w:pos="5760"/>
        </w:tabs>
        <w:ind w:left="5760" w:hanging="360"/>
      </w:pPr>
      <w:rPr>
        <w:rFonts w:ascii="Arial" w:hAnsi="Arial" w:hint="default"/>
      </w:rPr>
    </w:lvl>
    <w:lvl w:ilvl="8" w:tplc="C4383F08" w:tentative="1">
      <w:start w:val="1"/>
      <w:numFmt w:val="bullet"/>
      <w:lvlText w:val="•"/>
      <w:lvlJc w:val="left"/>
      <w:pPr>
        <w:tabs>
          <w:tab w:val="num" w:pos="6480"/>
        </w:tabs>
        <w:ind w:left="6480" w:hanging="360"/>
      </w:pPr>
      <w:rPr>
        <w:rFonts w:ascii="Arial" w:hAnsi="Arial" w:hint="default"/>
      </w:rPr>
    </w:lvl>
  </w:abstractNum>
  <w:abstractNum w:abstractNumId="133" w15:restartNumberingAfterBreak="0">
    <w:nsid w:val="68B07A2E"/>
    <w:multiLevelType w:val="hybridMultilevel"/>
    <w:tmpl w:val="23B08EC2"/>
    <w:lvl w:ilvl="0" w:tplc="55F85C64">
      <w:start w:val="1"/>
      <w:numFmt w:val="bullet"/>
      <w:lvlText w:val="•"/>
      <w:lvlJc w:val="left"/>
      <w:pPr>
        <w:tabs>
          <w:tab w:val="num" w:pos="720"/>
        </w:tabs>
        <w:ind w:left="720" w:hanging="360"/>
      </w:pPr>
      <w:rPr>
        <w:rFonts w:ascii="Arial" w:hAnsi="Arial" w:hint="default"/>
      </w:rPr>
    </w:lvl>
    <w:lvl w:ilvl="1" w:tplc="C226A49E" w:tentative="1">
      <w:start w:val="1"/>
      <w:numFmt w:val="bullet"/>
      <w:lvlText w:val="•"/>
      <w:lvlJc w:val="left"/>
      <w:pPr>
        <w:tabs>
          <w:tab w:val="num" w:pos="1440"/>
        </w:tabs>
        <w:ind w:left="1440" w:hanging="360"/>
      </w:pPr>
      <w:rPr>
        <w:rFonts w:ascii="Arial" w:hAnsi="Arial" w:hint="default"/>
      </w:rPr>
    </w:lvl>
    <w:lvl w:ilvl="2" w:tplc="B0007804">
      <w:start w:val="3"/>
      <w:numFmt w:val="decimal"/>
      <w:lvlText w:val="%3."/>
      <w:lvlJc w:val="left"/>
      <w:pPr>
        <w:tabs>
          <w:tab w:val="num" w:pos="2160"/>
        </w:tabs>
        <w:ind w:left="2160" w:hanging="360"/>
      </w:pPr>
    </w:lvl>
    <w:lvl w:ilvl="3" w:tplc="B4084656">
      <w:start w:val="1"/>
      <w:numFmt w:val="bullet"/>
      <w:lvlText w:val="•"/>
      <w:lvlJc w:val="left"/>
      <w:pPr>
        <w:tabs>
          <w:tab w:val="num" w:pos="2880"/>
        </w:tabs>
        <w:ind w:left="2880" w:hanging="360"/>
      </w:pPr>
      <w:rPr>
        <w:rFonts w:ascii="Arial" w:hAnsi="Arial" w:hint="default"/>
      </w:rPr>
    </w:lvl>
    <w:lvl w:ilvl="4" w:tplc="ACF4BA60" w:tentative="1">
      <w:start w:val="1"/>
      <w:numFmt w:val="bullet"/>
      <w:lvlText w:val="•"/>
      <w:lvlJc w:val="left"/>
      <w:pPr>
        <w:tabs>
          <w:tab w:val="num" w:pos="3600"/>
        </w:tabs>
        <w:ind w:left="3600" w:hanging="360"/>
      </w:pPr>
      <w:rPr>
        <w:rFonts w:ascii="Arial" w:hAnsi="Arial" w:hint="default"/>
      </w:rPr>
    </w:lvl>
    <w:lvl w:ilvl="5" w:tplc="7FC2A820" w:tentative="1">
      <w:start w:val="1"/>
      <w:numFmt w:val="bullet"/>
      <w:lvlText w:val="•"/>
      <w:lvlJc w:val="left"/>
      <w:pPr>
        <w:tabs>
          <w:tab w:val="num" w:pos="4320"/>
        </w:tabs>
        <w:ind w:left="4320" w:hanging="360"/>
      </w:pPr>
      <w:rPr>
        <w:rFonts w:ascii="Arial" w:hAnsi="Arial" w:hint="default"/>
      </w:rPr>
    </w:lvl>
    <w:lvl w:ilvl="6" w:tplc="865AC806" w:tentative="1">
      <w:start w:val="1"/>
      <w:numFmt w:val="bullet"/>
      <w:lvlText w:val="•"/>
      <w:lvlJc w:val="left"/>
      <w:pPr>
        <w:tabs>
          <w:tab w:val="num" w:pos="5040"/>
        </w:tabs>
        <w:ind w:left="5040" w:hanging="360"/>
      </w:pPr>
      <w:rPr>
        <w:rFonts w:ascii="Arial" w:hAnsi="Arial" w:hint="default"/>
      </w:rPr>
    </w:lvl>
    <w:lvl w:ilvl="7" w:tplc="049AD81C" w:tentative="1">
      <w:start w:val="1"/>
      <w:numFmt w:val="bullet"/>
      <w:lvlText w:val="•"/>
      <w:lvlJc w:val="left"/>
      <w:pPr>
        <w:tabs>
          <w:tab w:val="num" w:pos="5760"/>
        </w:tabs>
        <w:ind w:left="5760" w:hanging="360"/>
      </w:pPr>
      <w:rPr>
        <w:rFonts w:ascii="Arial" w:hAnsi="Arial" w:hint="default"/>
      </w:rPr>
    </w:lvl>
    <w:lvl w:ilvl="8" w:tplc="42A07568"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68BD5BFC"/>
    <w:multiLevelType w:val="hybridMultilevel"/>
    <w:tmpl w:val="17463B5A"/>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5" w15:restartNumberingAfterBreak="0">
    <w:nsid w:val="6A325E46"/>
    <w:multiLevelType w:val="hybridMultilevel"/>
    <w:tmpl w:val="E0B295D2"/>
    <w:lvl w:ilvl="0" w:tplc="043027D4">
      <w:start w:val="1"/>
      <w:numFmt w:val="decimal"/>
      <w:lvlText w:val="%1."/>
      <w:lvlJc w:val="left"/>
      <w:pPr>
        <w:tabs>
          <w:tab w:val="num" w:pos="720"/>
        </w:tabs>
        <w:ind w:left="720" w:hanging="360"/>
      </w:pPr>
    </w:lvl>
    <w:lvl w:ilvl="1" w:tplc="7C0ECB36" w:tentative="1">
      <w:start w:val="1"/>
      <w:numFmt w:val="decimal"/>
      <w:lvlText w:val="%2."/>
      <w:lvlJc w:val="left"/>
      <w:pPr>
        <w:tabs>
          <w:tab w:val="num" w:pos="1440"/>
        </w:tabs>
        <w:ind w:left="1440" w:hanging="360"/>
      </w:pPr>
    </w:lvl>
    <w:lvl w:ilvl="2" w:tplc="7E945094">
      <w:start w:val="1"/>
      <w:numFmt w:val="decimal"/>
      <w:lvlText w:val="%3."/>
      <w:lvlJc w:val="left"/>
      <w:pPr>
        <w:tabs>
          <w:tab w:val="num" w:pos="2160"/>
        </w:tabs>
        <w:ind w:left="2160" w:hanging="360"/>
      </w:pPr>
    </w:lvl>
    <w:lvl w:ilvl="3" w:tplc="D0C82F36" w:tentative="1">
      <w:start w:val="1"/>
      <w:numFmt w:val="decimal"/>
      <w:lvlText w:val="%4."/>
      <w:lvlJc w:val="left"/>
      <w:pPr>
        <w:tabs>
          <w:tab w:val="num" w:pos="2880"/>
        </w:tabs>
        <w:ind w:left="2880" w:hanging="360"/>
      </w:pPr>
    </w:lvl>
    <w:lvl w:ilvl="4" w:tplc="9618BAF2" w:tentative="1">
      <w:start w:val="1"/>
      <w:numFmt w:val="decimal"/>
      <w:lvlText w:val="%5."/>
      <w:lvlJc w:val="left"/>
      <w:pPr>
        <w:tabs>
          <w:tab w:val="num" w:pos="3600"/>
        </w:tabs>
        <w:ind w:left="3600" w:hanging="360"/>
      </w:pPr>
    </w:lvl>
    <w:lvl w:ilvl="5" w:tplc="465C8DC4" w:tentative="1">
      <w:start w:val="1"/>
      <w:numFmt w:val="decimal"/>
      <w:lvlText w:val="%6."/>
      <w:lvlJc w:val="left"/>
      <w:pPr>
        <w:tabs>
          <w:tab w:val="num" w:pos="4320"/>
        </w:tabs>
        <w:ind w:left="4320" w:hanging="360"/>
      </w:pPr>
    </w:lvl>
    <w:lvl w:ilvl="6" w:tplc="43A436FA" w:tentative="1">
      <w:start w:val="1"/>
      <w:numFmt w:val="decimal"/>
      <w:lvlText w:val="%7."/>
      <w:lvlJc w:val="left"/>
      <w:pPr>
        <w:tabs>
          <w:tab w:val="num" w:pos="5040"/>
        </w:tabs>
        <w:ind w:left="5040" w:hanging="360"/>
      </w:pPr>
    </w:lvl>
    <w:lvl w:ilvl="7" w:tplc="723E3664" w:tentative="1">
      <w:start w:val="1"/>
      <w:numFmt w:val="decimal"/>
      <w:lvlText w:val="%8."/>
      <w:lvlJc w:val="left"/>
      <w:pPr>
        <w:tabs>
          <w:tab w:val="num" w:pos="5760"/>
        </w:tabs>
        <w:ind w:left="5760" w:hanging="360"/>
      </w:pPr>
    </w:lvl>
    <w:lvl w:ilvl="8" w:tplc="1190198E" w:tentative="1">
      <w:start w:val="1"/>
      <w:numFmt w:val="decimal"/>
      <w:lvlText w:val="%9."/>
      <w:lvlJc w:val="left"/>
      <w:pPr>
        <w:tabs>
          <w:tab w:val="num" w:pos="6480"/>
        </w:tabs>
        <w:ind w:left="6480" w:hanging="360"/>
      </w:pPr>
    </w:lvl>
  </w:abstractNum>
  <w:abstractNum w:abstractNumId="136" w15:restartNumberingAfterBreak="0">
    <w:nsid w:val="6A811D22"/>
    <w:multiLevelType w:val="hybridMultilevel"/>
    <w:tmpl w:val="340C18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137" w15:restartNumberingAfterBreak="0">
    <w:nsid w:val="6B8F0B6D"/>
    <w:multiLevelType w:val="hybridMultilevel"/>
    <w:tmpl w:val="FFB8BEF6"/>
    <w:lvl w:ilvl="0" w:tplc="9558C284">
      <w:start w:val="1"/>
      <w:numFmt w:val="bullet"/>
      <w:lvlText w:val="•"/>
      <w:lvlJc w:val="left"/>
      <w:pPr>
        <w:tabs>
          <w:tab w:val="num" w:pos="720"/>
        </w:tabs>
        <w:ind w:left="720" w:hanging="360"/>
      </w:pPr>
      <w:rPr>
        <w:rFonts w:ascii="Arial" w:hAnsi="Arial" w:hint="default"/>
      </w:rPr>
    </w:lvl>
    <w:lvl w:ilvl="1" w:tplc="E2FA259A" w:tentative="1">
      <w:start w:val="1"/>
      <w:numFmt w:val="bullet"/>
      <w:lvlText w:val="•"/>
      <w:lvlJc w:val="left"/>
      <w:pPr>
        <w:tabs>
          <w:tab w:val="num" w:pos="1440"/>
        </w:tabs>
        <w:ind w:left="1440" w:hanging="360"/>
      </w:pPr>
      <w:rPr>
        <w:rFonts w:ascii="Arial" w:hAnsi="Arial" w:hint="default"/>
      </w:rPr>
    </w:lvl>
    <w:lvl w:ilvl="2" w:tplc="F56CF348" w:tentative="1">
      <w:start w:val="1"/>
      <w:numFmt w:val="bullet"/>
      <w:lvlText w:val="•"/>
      <w:lvlJc w:val="left"/>
      <w:pPr>
        <w:tabs>
          <w:tab w:val="num" w:pos="2160"/>
        </w:tabs>
        <w:ind w:left="2160" w:hanging="360"/>
      </w:pPr>
      <w:rPr>
        <w:rFonts w:ascii="Arial" w:hAnsi="Arial" w:hint="default"/>
      </w:rPr>
    </w:lvl>
    <w:lvl w:ilvl="3" w:tplc="D1BCBE00" w:tentative="1">
      <w:start w:val="1"/>
      <w:numFmt w:val="bullet"/>
      <w:lvlText w:val="•"/>
      <w:lvlJc w:val="left"/>
      <w:pPr>
        <w:tabs>
          <w:tab w:val="num" w:pos="2880"/>
        </w:tabs>
        <w:ind w:left="2880" w:hanging="360"/>
      </w:pPr>
      <w:rPr>
        <w:rFonts w:ascii="Arial" w:hAnsi="Arial" w:hint="default"/>
      </w:rPr>
    </w:lvl>
    <w:lvl w:ilvl="4" w:tplc="A448FC16" w:tentative="1">
      <w:start w:val="1"/>
      <w:numFmt w:val="bullet"/>
      <w:lvlText w:val="•"/>
      <w:lvlJc w:val="left"/>
      <w:pPr>
        <w:tabs>
          <w:tab w:val="num" w:pos="3600"/>
        </w:tabs>
        <w:ind w:left="3600" w:hanging="360"/>
      </w:pPr>
      <w:rPr>
        <w:rFonts w:ascii="Arial" w:hAnsi="Arial" w:hint="default"/>
      </w:rPr>
    </w:lvl>
    <w:lvl w:ilvl="5" w:tplc="94B2E884" w:tentative="1">
      <w:start w:val="1"/>
      <w:numFmt w:val="bullet"/>
      <w:lvlText w:val="•"/>
      <w:lvlJc w:val="left"/>
      <w:pPr>
        <w:tabs>
          <w:tab w:val="num" w:pos="4320"/>
        </w:tabs>
        <w:ind w:left="4320" w:hanging="360"/>
      </w:pPr>
      <w:rPr>
        <w:rFonts w:ascii="Arial" w:hAnsi="Arial" w:hint="default"/>
      </w:rPr>
    </w:lvl>
    <w:lvl w:ilvl="6" w:tplc="AC802068" w:tentative="1">
      <w:start w:val="1"/>
      <w:numFmt w:val="bullet"/>
      <w:lvlText w:val="•"/>
      <w:lvlJc w:val="left"/>
      <w:pPr>
        <w:tabs>
          <w:tab w:val="num" w:pos="5040"/>
        </w:tabs>
        <w:ind w:left="5040" w:hanging="360"/>
      </w:pPr>
      <w:rPr>
        <w:rFonts w:ascii="Arial" w:hAnsi="Arial" w:hint="default"/>
      </w:rPr>
    </w:lvl>
    <w:lvl w:ilvl="7" w:tplc="84EE1570" w:tentative="1">
      <w:start w:val="1"/>
      <w:numFmt w:val="bullet"/>
      <w:lvlText w:val="•"/>
      <w:lvlJc w:val="left"/>
      <w:pPr>
        <w:tabs>
          <w:tab w:val="num" w:pos="5760"/>
        </w:tabs>
        <w:ind w:left="5760" w:hanging="360"/>
      </w:pPr>
      <w:rPr>
        <w:rFonts w:ascii="Arial" w:hAnsi="Arial" w:hint="default"/>
      </w:rPr>
    </w:lvl>
    <w:lvl w:ilvl="8" w:tplc="B20042EA"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6C294049"/>
    <w:multiLevelType w:val="hybridMultilevel"/>
    <w:tmpl w:val="BEA087B4"/>
    <w:lvl w:ilvl="0" w:tplc="8ED898AA">
      <w:start w:val="1"/>
      <w:numFmt w:val="decimal"/>
      <w:lvlText w:val="%1."/>
      <w:lvlJc w:val="left"/>
      <w:pPr>
        <w:tabs>
          <w:tab w:val="num" w:pos="720"/>
        </w:tabs>
        <w:ind w:left="720" w:hanging="360"/>
      </w:pPr>
    </w:lvl>
    <w:lvl w:ilvl="1" w:tplc="265E358A" w:tentative="1">
      <w:start w:val="1"/>
      <w:numFmt w:val="decimal"/>
      <w:lvlText w:val="%2."/>
      <w:lvlJc w:val="left"/>
      <w:pPr>
        <w:tabs>
          <w:tab w:val="num" w:pos="1440"/>
        </w:tabs>
        <w:ind w:left="1440" w:hanging="360"/>
      </w:pPr>
    </w:lvl>
    <w:lvl w:ilvl="2" w:tplc="3D0C68DE">
      <w:start w:val="1"/>
      <w:numFmt w:val="decimal"/>
      <w:lvlText w:val="%3."/>
      <w:lvlJc w:val="left"/>
      <w:pPr>
        <w:tabs>
          <w:tab w:val="num" w:pos="2160"/>
        </w:tabs>
        <w:ind w:left="2160" w:hanging="360"/>
      </w:pPr>
    </w:lvl>
    <w:lvl w:ilvl="3" w:tplc="9ACCEEAE">
      <w:numFmt w:val="bullet"/>
      <w:lvlText w:val="•"/>
      <w:lvlJc w:val="left"/>
      <w:pPr>
        <w:tabs>
          <w:tab w:val="num" w:pos="2880"/>
        </w:tabs>
        <w:ind w:left="2880" w:hanging="360"/>
      </w:pPr>
      <w:rPr>
        <w:rFonts w:ascii="Arial" w:hAnsi="Arial" w:hint="default"/>
      </w:rPr>
    </w:lvl>
    <w:lvl w:ilvl="4" w:tplc="095EA74C" w:tentative="1">
      <w:start w:val="1"/>
      <w:numFmt w:val="decimal"/>
      <w:lvlText w:val="%5."/>
      <w:lvlJc w:val="left"/>
      <w:pPr>
        <w:tabs>
          <w:tab w:val="num" w:pos="3600"/>
        </w:tabs>
        <w:ind w:left="3600" w:hanging="360"/>
      </w:pPr>
    </w:lvl>
    <w:lvl w:ilvl="5" w:tplc="772893A0" w:tentative="1">
      <w:start w:val="1"/>
      <w:numFmt w:val="decimal"/>
      <w:lvlText w:val="%6."/>
      <w:lvlJc w:val="left"/>
      <w:pPr>
        <w:tabs>
          <w:tab w:val="num" w:pos="4320"/>
        </w:tabs>
        <w:ind w:left="4320" w:hanging="360"/>
      </w:pPr>
    </w:lvl>
    <w:lvl w:ilvl="6" w:tplc="04A6D66A" w:tentative="1">
      <w:start w:val="1"/>
      <w:numFmt w:val="decimal"/>
      <w:lvlText w:val="%7."/>
      <w:lvlJc w:val="left"/>
      <w:pPr>
        <w:tabs>
          <w:tab w:val="num" w:pos="5040"/>
        </w:tabs>
        <w:ind w:left="5040" w:hanging="360"/>
      </w:pPr>
    </w:lvl>
    <w:lvl w:ilvl="7" w:tplc="5BE83BB2" w:tentative="1">
      <w:start w:val="1"/>
      <w:numFmt w:val="decimal"/>
      <w:lvlText w:val="%8."/>
      <w:lvlJc w:val="left"/>
      <w:pPr>
        <w:tabs>
          <w:tab w:val="num" w:pos="5760"/>
        </w:tabs>
        <w:ind w:left="5760" w:hanging="360"/>
      </w:pPr>
    </w:lvl>
    <w:lvl w:ilvl="8" w:tplc="79343494" w:tentative="1">
      <w:start w:val="1"/>
      <w:numFmt w:val="decimal"/>
      <w:lvlText w:val="%9."/>
      <w:lvlJc w:val="left"/>
      <w:pPr>
        <w:tabs>
          <w:tab w:val="num" w:pos="6480"/>
        </w:tabs>
        <w:ind w:left="6480" w:hanging="360"/>
      </w:pPr>
    </w:lvl>
  </w:abstractNum>
  <w:abstractNum w:abstractNumId="139" w15:restartNumberingAfterBreak="0">
    <w:nsid w:val="6D1D4499"/>
    <w:multiLevelType w:val="hybridMultilevel"/>
    <w:tmpl w:val="B8645FA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0" w15:restartNumberingAfterBreak="0">
    <w:nsid w:val="6D675A4A"/>
    <w:multiLevelType w:val="hybridMultilevel"/>
    <w:tmpl w:val="391AE94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1" w15:restartNumberingAfterBreak="0">
    <w:nsid w:val="6E185584"/>
    <w:multiLevelType w:val="hybridMultilevel"/>
    <w:tmpl w:val="F080E84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2" w15:restartNumberingAfterBreak="0">
    <w:nsid w:val="6E9652EC"/>
    <w:multiLevelType w:val="hybridMultilevel"/>
    <w:tmpl w:val="C43A8210"/>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3" w15:restartNumberingAfterBreak="0">
    <w:nsid w:val="6FD332E5"/>
    <w:multiLevelType w:val="hybridMultilevel"/>
    <w:tmpl w:val="67F225C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4" w15:restartNumberingAfterBreak="0">
    <w:nsid w:val="71B20465"/>
    <w:multiLevelType w:val="hybridMultilevel"/>
    <w:tmpl w:val="B05899F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5" w15:restartNumberingAfterBreak="0">
    <w:nsid w:val="71F64A06"/>
    <w:multiLevelType w:val="hybridMultilevel"/>
    <w:tmpl w:val="26D06C42"/>
    <w:lvl w:ilvl="0" w:tplc="08090001">
      <w:start w:val="1"/>
      <w:numFmt w:val="bullet"/>
      <w:lvlText w:val=""/>
      <w:lvlJc w:val="left"/>
      <w:pPr>
        <w:ind w:left="1647" w:hanging="360"/>
      </w:pPr>
      <w:rPr>
        <w:rFonts w:ascii="Symbol" w:hAnsi="Symbol" w:hint="default"/>
      </w:rPr>
    </w:lvl>
    <w:lvl w:ilvl="1" w:tplc="08090003">
      <w:start w:val="1"/>
      <w:numFmt w:val="bullet"/>
      <w:lvlText w:val="o"/>
      <w:lvlJc w:val="left"/>
      <w:pPr>
        <w:ind w:left="2367" w:hanging="360"/>
      </w:pPr>
      <w:rPr>
        <w:rFonts w:ascii="Courier New" w:hAnsi="Courier New" w:cs="Courier New" w:hint="default"/>
      </w:rPr>
    </w:lvl>
    <w:lvl w:ilvl="2" w:tplc="08090005">
      <w:start w:val="1"/>
      <w:numFmt w:val="bullet"/>
      <w:lvlText w:val=""/>
      <w:lvlJc w:val="left"/>
      <w:pPr>
        <w:ind w:left="3087" w:hanging="360"/>
      </w:pPr>
      <w:rPr>
        <w:rFonts w:ascii="Wingdings" w:hAnsi="Wingdings" w:hint="default"/>
      </w:rPr>
    </w:lvl>
    <w:lvl w:ilvl="3" w:tplc="08090001">
      <w:start w:val="1"/>
      <w:numFmt w:val="bullet"/>
      <w:lvlText w:val=""/>
      <w:lvlJc w:val="left"/>
      <w:pPr>
        <w:ind w:left="3807" w:hanging="360"/>
      </w:pPr>
      <w:rPr>
        <w:rFonts w:ascii="Symbol" w:hAnsi="Symbol" w:hint="default"/>
      </w:rPr>
    </w:lvl>
    <w:lvl w:ilvl="4" w:tplc="08090003" w:tentative="1">
      <w:start w:val="1"/>
      <w:numFmt w:val="bullet"/>
      <w:lvlText w:val="o"/>
      <w:lvlJc w:val="left"/>
      <w:pPr>
        <w:ind w:left="4527" w:hanging="360"/>
      </w:pPr>
      <w:rPr>
        <w:rFonts w:ascii="Courier New" w:hAnsi="Courier New" w:cs="Courier New" w:hint="default"/>
      </w:rPr>
    </w:lvl>
    <w:lvl w:ilvl="5" w:tplc="08090005" w:tentative="1">
      <w:start w:val="1"/>
      <w:numFmt w:val="bullet"/>
      <w:lvlText w:val=""/>
      <w:lvlJc w:val="left"/>
      <w:pPr>
        <w:ind w:left="5247" w:hanging="360"/>
      </w:pPr>
      <w:rPr>
        <w:rFonts w:ascii="Wingdings" w:hAnsi="Wingdings" w:hint="default"/>
      </w:rPr>
    </w:lvl>
    <w:lvl w:ilvl="6" w:tplc="08090001" w:tentative="1">
      <w:start w:val="1"/>
      <w:numFmt w:val="bullet"/>
      <w:lvlText w:val=""/>
      <w:lvlJc w:val="left"/>
      <w:pPr>
        <w:ind w:left="5967" w:hanging="360"/>
      </w:pPr>
      <w:rPr>
        <w:rFonts w:ascii="Symbol" w:hAnsi="Symbol" w:hint="default"/>
      </w:rPr>
    </w:lvl>
    <w:lvl w:ilvl="7" w:tplc="08090003" w:tentative="1">
      <w:start w:val="1"/>
      <w:numFmt w:val="bullet"/>
      <w:lvlText w:val="o"/>
      <w:lvlJc w:val="left"/>
      <w:pPr>
        <w:ind w:left="6687" w:hanging="360"/>
      </w:pPr>
      <w:rPr>
        <w:rFonts w:ascii="Courier New" w:hAnsi="Courier New" w:cs="Courier New" w:hint="default"/>
      </w:rPr>
    </w:lvl>
    <w:lvl w:ilvl="8" w:tplc="08090005" w:tentative="1">
      <w:start w:val="1"/>
      <w:numFmt w:val="bullet"/>
      <w:lvlText w:val=""/>
      <w:lvlJc w:val="left"/>
      <w:pPr>
        <w:ind w:left="7407" w:hanging="360"/>
      </w:pPr>
      <w:rPr>
        <w:rFonts w:ascii="Wingdings" w:hAnsi="Wingdings" w:hint="default"/>
      </w:rPr>
    </w:lvl>
  </w:abstractNum>
  <w:abstractNum w:abstractNumId="146" w15:restartNumberingAfterBreak="0">
    <w:nsid w:val="7211550A"/>
    <w:multiLevelType w:val="hybridMultilevel"/>
    <w:tmpl w:val="4EEACC4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7" w15:restartNumberingAfterBreak="0">
    <w:nsid w:val="72C6601F"/>
    <w:multiLevelType w:val="hybridMultilevel"/>
    <w:tmpl w:val="9B00C9A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8" w15:restartNumberingAfterBreak="0">
    <w:nsid w:val="75447E59"/>
    <w:multiLevelType w:val="hybridMultilevel"/>
    <w:tmpl w:val="00C4DF7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9" w15:restartNumberingAfterBreak="0">
    <w:nsid w:val="75866CD7"/>
    <w:multiLevelType w:val="hybridMultilevel"/>
    <w:tmpl w:val="F46C5BC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50" w15:restartNumberingAfterBreak="0">
    <w:nsid w:val="77315988"/>
    <w:multiLevelType w:val="hybridMultilevel"/>
    <w:tmpl w:val="0932018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1" w15:restartNumberingAfterBreak="0">
    <w:nsid w:val="7743174E"/>
    <w:multiLevelType w:val="hybridMultilevel"/>
    <w:tmpl w:val="89782CD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2" w15:restartNumberingAfterBreak="0">
    <w:nsid w:val="7859453D"/>
    <w:multiLevelType w:val="hybridMultilevel"/>
    <w:tmpl w:val="15AE0142"/>
    <w:lvl w:ilvl="0" w:tplc="BACE2A94">
      <w:start w:val="1"/>
      <w:numFmt w:val="bullet"/>
      <w:lvlText w:val="•"/>
      <w:lvlJc w:val="left"/>
      <w:pPr>
        <w:tabs>
          <w:tab w:val="num" w:pos="1068"/>
        </w:tabs>
        <w:ind w:left="1068" w:hanging="360"/>
      </w:pPr>
      <w:rPr>
        <w:rFonts w:ascii="Arial" w:hAnsi="Arial" w:hint="default"/>
      </w:rPr>
    </w:lvl>
    <w:lvl w:ilvl="1" w:tplc="F26E1224" w:tentative="1">
      <w:start w:val="1"/>
      <w:numFmt w:val="bullet"/>
      <w:lvlText w:val="•"/>
      <w:lvlJc w:val="left"/>
      <w:pPr>
        <w:tabs>
          <w:tab w:val="num" w:pos="1788"/>
        </w:tabs>
        <w:ind w:left="1788" w:hanging="360"/>
      </w:pPr>
      <w:rPr>
        <w:rFonts w:ascii="Arial" w:hAnsi="Arial" w:hint="default"/>
      </w:rPr>
    </w:lvl>
    <w:lvl w:ilvl="2" w:tplc="64A81668" w:tentative="1">
      <w:start w:val="1"/>
      <w:numFmt w:val="bullet"/>
      <w:lvlText w:val="•"/>
      <w:lvlJc w:val="left"/>
      <w:pPr>
        <w:tabs>
          <w:tab w:val="num" w:pos="2508"/>
        </w:tabs>
        <w:ind w:left="2508" w:hanging="360"/>
      </w:pPr>
      <w:rPr>
        <w:rFonts w:ascii="Arial" w:hAnsi="Arial" w:hint="default"/>
      </w:rPr>
    </w:lvl>
    <w:lvl w:ilvl="3" w:tplc="1730D4A2" w:tentative="1">
      <w:start w:val="1"/>
      <w:numFmt w:val="bullet"/>
      <w:lvlText w:val="•"/>
      <w:lvlJc w:val="left"/>
      <w:pPr>
        <w:tabs>
          <w:tab w:val="num" w:pos="3228"/>
        </w:tabs>
        <w:ind w:left="3228" w:hanging="360"/>
      </w:pPr>
      <w:rPr>
        <w:rFonts w:ascii="Arial" w:hAnsi="Arial" w:hint="default"/>
      </w:rPr>
    </w:lvl>
    <w:lvl w:ilvl="4" w:tplc="F2A66238" w:tentative="1">
      <w:start w:val="1"/>
      <w:numFmt w:val="bullet"/>
      <w:lvlText w:val="•"/>
      <w:lvlJc w:val="left"/>
      <w:pPr>
        <w:tabs>
          <w:tab w:val="num" w:pos="3948"/>
        </w:tabs>
        <w:ind w:left="3948" w:hanging="360"/>
      </w:pPr>
      <w:rPr>
        <w:rFonts w:ascii="Arial" w:hAnsi="Arial" w:hint="default"/>
      </w:rPr>
    </w:lvl>
    <w:lvl w:ilvl="5" w:tplc="6E2E6EFE" w:tentative="1">
      <w:start w:val="1"/>
      <w:numFmt w:val="bullet"/>
      <w:lvlText w:val="•"/>
      <w:lvlJc w:val="left"/>
      <w:pPr>
        <w:tabs>
          <w:tab w:val="num" w:pos="4668"/>
        </w:tabs>
        <w:ind w:left="4668" w:hanging="360"/>
      </w:pPr>
      <w:rPr>
        <w:rFonts w:ascii="Arial" w:hAnsi="Arial" w:hint="default"/>
      </w:rPr>
    </w:lvl>
    <w:lvl w:ilvl="6" w:tplc="808E63C2" w:tentative="1">
      <w:start w:val="1"/>
      <w:numFmt w:val="bullet"/>
      <w:lvlText w:val="•"/>
      <w:lvlJc w:val="left"/>
      <w:pPr>
        <w:tabs>
          <w:tab w:val="num" w:pos="5388"/>
        </w:tabs>
        <w:ind w:left="5388" w:hanging="360"/>
      </w:pPr>
      <w:rPr>
        <w:rFonts w:ascii="Arial" w:hAnsi="Arial" w:hint="default"/>
      </w:rPr>
    </w:lvl>
    <w:lvl w:ilvl="7" w:tplc="7D604C4E" w:tentative="1">
      <w:start w:val="1"/>
      <w:numFmt w:val="bullet"/>
      <w:lvlText w:val="•"/>
      <w:lvlJc w:val="left"/>
      <w:pPr>
        <w:tabs>
          <w:tab w:val="num" w:pos="6108"/>
        </w:tabs>
        <w:ind w:left="6108" w:hanging="360"/>
      </w:pPr>
      <w:rPr>
        <w:rFonts w:ascii="Arial" w:hAnsi="Arial" w:hint="default"/>
      </w:rPr>
    </w:lvl>
    <w:lvl w:ilvl="8" w:tplc="9AD0CC1A" w:tentative="1">
      <w:start w:val="1"/>
      <w:numFmt w:val="bullet"/>
      <w:lvlText w:val="•"/>
      <w:lvlJc w:val="left"/>
      <w:pPr>
        <w:tabs>
          <w:tab w:val="num" w:pos="6828"/>
        </w:tabs>
        <w:ind w:left="6828" w:hanging="360"/>
      </w:pPr>
      <w:rPr>
        <w:rFonts w:ascii="Arial" w:hAnsi="Arial" w:hint="default"/>
      </w:rPr>
    </w:lvl>
  </w:abstractNum>
  <w:abstractNum w:abstractNumId="153" w15:restartNumberingAfterBreak="0">
    <w:nsid w:val="78F34324"/>
    <w:multiLevelType w:val="hybridMultilevel"/>
    <w:tmpl w:val="F828D7F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4" w15:restartNumberingAfterBreak="0">
    <w:nsid w:val="79160D18"/>
    <w:multiLevelType w:val="hybridMultilevel"/>
    <w:tmpl w:val="194AAD4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5" w15:restartNumberingAfterBreak="0">
    <w:nsid w:val="7A8F1F62"/>
    <w:multiLevelType w:val="hybridMultilevel"/>
    <w:tmpl w:val="340C18E2"/>
    <w:lvl w:ilvl="0" w:tplc="61B242A2">
      <w:start w:val="1"/>
      <w:numFmt w:val="decimal"/>
      <w:lvlText w:val="%1."/>
      <w:lvlJc w:val="left"/>
      <w:pPr>
        <w:ind w:left="360"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156" w15:restartNumberingAfterBreak="0">
    <w:nsid w:val="7AF43C8D"/>
    <w:multiLevelType w:val="hybridMultilevel"/>
    <w:tmpl w:val="42D8B61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7" w15:restartNumberingAfterBreak="0">
    <w:nsid w:val="7B2750C2"/>
    <w:multiLevelType w:val="hybridMultilevel"/>
    <w:tmpl w:val="B9E2A49C"/>
    <w:lvl w:ilvl="0" w:tplc="7F544AF2">
      <w:start w:val="1"/>
      <w:numFmt w:val="bullet"/>
      <w:lvlText w:val="•"/>
      <w:lvlJc w:val="left"/>
      <w:pPr>
        <w:tabs>
          <w:tab w:val="num" w:pos="720"/>
        </w:tabs>
        <w:ind w:left="720" w:hanging="360"/>
      </w:pPr>
      <w:rPr>
        <w:rFonts w:ascii="Arial" w:hAnsi="Arial" w:hint="default"/>
      </w:rPr>
    </w:lvl>
    <w:lvl w:ilvl="1" w:tplc="9E107DF2" w:tentative="1">
      <w:start w:val="1"/>
      <w:numFmt w:val="bullet"/>
      <w:lvlText w:val="•"/>
      <w:lvlJc w:val="left"/>
      <w:pPr>
        <w:tabs>
          <w:tab w:val="num" w:pos="1440"/>
        </w:tabs>
        <w:ind w:left="1440" w:hanging="360"/>
      </w:pPr>
      <w:rPr>
        <w:rFonts w:ascii="Arial" w:hAnsi="Arial" w:hint="default"/>
      </w:rPr>
    </w:lvl>
    <w:lvl w:ilvl="2" w:tplc="1D301904" w:tentative="1">
      <w:start w:val="1"/>
      <w:numFmt w:val="bullet"/>
      <w:lvlText w:val="•"/>
      <w:lvlJc w:val="left"/>
      <w:pPr>
        <w:tabs>
          <w:tab w:val="num" w:pos="2160"/>
        </w:tabs>
        <w:ind w:left="2160" w:hanging="360"/>
      </w:pPr>
      <w:rPr>
        <w:rFonts w:ascii="Arial" w:hAnsi="Arial" w:hint="default"/>
      </w:rPr>
    </w:lvl>
    <w:lvl w:ilvl="3" w:tplc="F3361CFE" w:tentative="1">
      <w:start w:val="1"/>
      <w:numFmt w:val="bullet"/>
      <w:lvlText w:val="•"/>
      <w:lvlJc w:val="left"/>
      <w:pPr>
        <w:tabs>
          <w:tab w:val="num" w:pos="2880"/>
        </w:tabs>
        <w:ind w:left="2880" w:hanging="360"/>
      </w:pPr>
      <w:rPr>
        <w:rFonts w:ascii="Arial" w:hAnsi="Arial" w:hint="default"/>
      </w:rPr>
    </w:lvl>
    <w:lvl w:ilvl="4" w:tplc="9EE06342" w:tentative="1">
      <w:start w:val="1"/>
      <w:numFmt w:val="bullet"/>
      <w:lvlText w:val="•"/>
      <w:lvlJc w:val="left"/>
      <w:pPr>
        <w:tabs>
          <w:tab w:val="num" w:pos="3600"/>
        </w:tabs>
        <w:ind w:left="3600" w:hanging="360"/>
      </w:pPr>
      <w:rPr>
        <w:rFonts w:ascii="Arial" w:hAnsi="Arial" w:hint="default"/>
      </w:rPr>
    </w:lvl>
    <w:lvl w:ilvl="5" w:tplc="41B07782" w:tentative="1">
      <w:start w:val="1"/>
      <w:numFmt w:val="bullet"/>
      <w:lvlText w:val="•"/>
      <w:lvlJc w:val="left"/>
      <w:pPr>
        <w:tabs>
          <w:tab w:val="num" w:pos="4320"/>
        </w:tabs>
        <w:ind w:left="4320" w:hanging="360"/>
      </w:pPr>
      <w:rPr>
        <w:rFonts w:ascii="Arial" w:hAnsi="Arial" w:hint="default"/>
      </w:rPr>
    </w:lvl>
    <w:lvl w:ilvl="6" w:tplc="46D4A8B6" w:tentative="1">
      <w:start w:val="1"/>
      <w:numFmt w:val="bullet"/>
      <w:lvlText w:val="•"/>
      <w:lvlJc w:val="left"/>
      <w:pPr>
        <w:tabs>
          <w:tab w:val="num" w:pos="5040"/>
        </w:tabs>
        <w:ind w:left="5040" w:hanging="360"/>
      </w:pPr>
      <w:rPr>
        <w:rFonts w:ascii="Arial" w:hAnsi="Arial" w:hint="default"/>
      </w:rPr>
    </w:lvl>
    <w:lvl w:ilvl="7" w:tplc="E44CDED4" w:tentative="1">
      <w:start w:val="1"/>
      <w:numFmt w:val="bullet"/>
      <w:lvlText w:val="•"/>
      <w:lvlJc w:val="left"/>
      <w:pPr>
        <w:tabs>
          <w:tab w:val="num" w:pos="5760"/>
        </w:tabs>
        <w:ind w:left="5760" w:hanging="360"/>
      </w:pPr>
      <w:rPr>
        <w:rFonts w:ascii="Arial" w:hAnsi="Arial" w:hint="default"/>
      </w:rPr>
    </w:lvl>
    <w:lvl w:ilvl="8" w:tplc="1652B0E8" w:tentative="1">
      <w:start w:val="1"/>
      <w:numFmt w:val="bullet"/>
      <w:lvlText w:val="•"/>
      <w:lvlJc w:val="left"/>
      <w:pPr>
        <w:tabs>
          <w:tab w:val="num" w:pos="6480"/>
        </w:tabs>
        <w:ind w:left="6480" w:hanging="360"/>
      </w:pPr>
      <w:rPr>
        <w:rFonts w:ascii="Arial" w:hAnsi="Arial" w:hint="default"/>
      </w:rPr>
    </w:lvl>
  </w:abstractNum>
  <w:abstractNum w:abstractNumId="158" w15:restartNumberingAfterBreak="0">
    <w:nsid w:val="7BB94AF2"/>
    <w:multiLevelType w:val="hybridMultilevel"/>
    <w:tmpl w:val="340C18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159" w15:restartNumberingAfterBreak="0">
    <w:nsid w:val="7C1F7C1D"/>
    <w:multiLevelType w:val="hybridMultilevel"/>
    <w:tmpl w:val="95B847AC"/>
    <w:lvl w:ilvl="0" w:tplc="1A0CC08E">
      <w:start w:val="1"/>
      <w:numFmt w:val="decimal"/>
      <w:lvlText w:val="%1."/>
      <w:lvlJc w:val="left"/>
      <w:pPr>
        <w:tabs>
          <w:tab w:val="num" w:pos="720"/>
        </w:tabs>
        <w:ind w:left="720" w:hanging="360"/>
      </w:pPr>
    </w:lvl>
    <w:lvl w:ilvl="1" w:tplc="BBEA9C0E" w:tentative="1">
      <w:start w:val="1"/>
      <w:numFmt w:val="decimal"/>
      <w:lvlText w:val="%2."/>
      <w:lvlJc w:val="left"/>
      <w:pPr>
        <w:tabs>
          <w:tab w:val="num" w:pos="1440"/>
        </w:tabs>
        <w:ind w:left="1440" w:hanging="360"/>
      </w:pPr>
    </w:lvl>
    <w:lvl w:ilvl="2" w:tplc="37A87084">
      <w:start w:val="1"/>
      <w:numFmt w:val="decimal"/>
      <w:lvlText w:val="%3."/>
      <w:lvlJc w:val="left"/>
      <w:pPr>
        <w:tabs>
          <w:tab w:val="num" w:pos="2160"/>
        </w:tabs>
        <w:ind w:left="2160" w:hanging="360"/>
      </w:pPr>
    </w:lvl>
    <w:lvl w:ilvl="3" w:tplc="04047658">
      <w:numFmt w:val="bullet"/>
      <w:lvlText w:val="•"/>
      <w:lvlJc w:val="left"/>
      <w:pPr>
        <w:tabs>
          <w:tab w:val="num" w:pos="2880"/>
        </w:tabs>
        <w:ind w:left="2880" w:hanging="360"/>
      </w:pPr>
      <w:rPr>
        <w:rFonts w:ascii="Arial" w:hAnsi="Arial" w:hint="default"/>
      </w:rPr>
    </w:lvl>
    <w:lvl w:ilvl="4" w:tplc="A192D294" w:tentative="1">
      <w:start w:val="1"/>
      <w:numFmt w:val="decimal"/>
      <w:lvlText w:val="%5."/>
      <w:lvlJc w:val="left"/>
      <w:pPr>
        <w:tabs>
          <w:tab w:val="num" w:pos="3600"/>
        </w:tabs>
        <w:ind w:left="3600" w:hanging="360"/>
      </w:pPr>
    </w:lvl>
    <w:lvl w:ilvl="5" w:tplc="0AC809C4" w:tentative="1">
      <w:start w:val="1"/>
      <w:numFmt w:val="decimal"/>
      <w:lvlText w:val="%6."/>
      <w:lvlJc w:val="left"/>
      <w:pPr>
        <w:tabs>
          <w:tab w:val="num" w:pos="4320"/>
        </w:tabs>
        <w:ind w:left="4320" w:hanging="360"/>
      </w:pPr>
    </w:lvl>
    <w:lvl w:ilvl="6" w:tplc="05E43EEE" w:tentative="1">
      <w:start w:val="1"/>
      <w:numFmt w:val="decimal"/>
      <w:lvlText w:val="%7."/>
      <w:lvlJc w:val="left"/>
      <w:pPr>
        <w:tabs>
          <w:tab w:val="num" w:pos="5040"/>
        </w:tabs>
        <w:ind w:left="5040" w:hanging="360"/>
      </w:pPr>
    </w:lvl>
    <w:lvl w:ilvl="7" w:tplc="C5E0BB3E" w:tentative="1">
      <w:start w:val="1"/>
      <w:numFmt w:val="decimal"/>
      <w:lvlText w:val="%8."/>
      <w:lvlJc w:val="left"/>
      <w:pPr>
        <w:tabs>
          <w:tab w:val="num" w:pos="5760"/>
        </w:tabs>
        <w:ind w:left="5760" w:hanging="360"/>
      </w:pPr>
    </w:lvl>
    <w:lvl w:ilvl="8" w:tplc="D644997E" w:tentative="1">
      <w:start w:val="1"/>
      <w:numFmt w:val="decimal"/>
      <w:lvlText w:val="%9."/>
      <w:lvlJc w:val="left"/>
      <w:pPr>
        <w:tabs>
          <w:tab w:val="num" w:pos="6480"/>
        </w:tabs>
        <w:ind w:left="6480" w:hanging="360"/>
      </w:pPr>
    </w:lvl>
  </w:abstractNum>
  <w:abstractNum w:abstractNumId="160" w15:restartNumberingAfterBreak="0">
    <w:nsid w:val="7CE06001"/>
    <w:multiLevelType w:val="hybridMultilevel"/>
    <w:tmpl w:val="F46C5BC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61" w15:restartNumberingAfterBreak="0">
    <w:nsid w:val="7D4E5CEE"/>
    <w:multiLevelType w:val="hybridMultilevel"/>
    <w:tmpl w:val="B5F63F4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2" w15:restartNumberingAfterBreak="0">
    <w:nsid w:val="7D6C6850"/>
    <w:multiLevelType w:val="hybridMultilevel"/>
    <w:tmpl w:val="1A9C3DF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3" w15:restartNumberingAfterBreak="0">
    <w:nsid w:val="7EBC4C09"/>
    <w:multiLevelType w:val="hybridMultilevel"/>
    <w:tmpl w:val="F46C5BC0"/>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64" w15:restartNumberingAfterBreak="0">
    <w:nsid w:val="7EE72A27"/>
    <w:multiLevelType w:val="hybridMultilevel"/>
    <w:tmpl w:val="890E779E"/>
    <w:lvl w:ilvl="0" w:tplc="676AB208">
      <w:start w:val="1"/>
      <w:numFmt w:val="bullet"/>
      <w:lvlText w:val="•"/>
      <w:lvlJc w:val="left"/>
      <w:pPr>
        <w:tabs>
          <w:tab w:val="num" w:pos="720"/>
        </w:tabs>
        <w:ind w:left="720" w:hanging="360"/>
      </w:pPr>
      <w:rPr>
        <w:rFonts w:ascii="Arial" w:hAnsi="Arial" w:hint="default"/>
      </w:rPr>
    </w:lvl>
    <w:lvl w:ilvl="1" w:tplc="7AE628D2" w:tentative="1">
      <w:start w:val="1"/>
      <w:numFmt w:val="bullet"/>
      <w:lvlText w:val="•"/>
      <w:lvlJc w:val="left"/>
      <w:pPr>
        <w:tabs>
          <w:tab w:val="num" w:pos="1440"/>
        </w:tabs>
        <w:ind w:left="1440" w:hanging="360"/>
      </w:pPr>
      <w:rPr>
        <w:rFonts w:ascii="Arial" w:hAnsi="Arial" w:hint="default"/>
      </w:rPr>
    </w:lvl>
    <w:lvl w:ilvl="2" w:tplc="68563558" w:tentative="1">
      <w:start w:val="1"/>
      <w:numFmt w:val="bullet"/>
      <w:lvlText w:val="•"/>
      <w:lvlJc w:val="left"/>
      <w:pPr>
        <w:tabs>
          <w:tab w:val="num" w:pos="2160"/>
        </w:tabs>
        <w:ind w:left="2160" w:hanging="360"/>
      </w:pPr>
      <w:rPr>
        <w:rFonts w:ascii="Arial" w:hAnsi="Arial" w:hint="default"/>
      </w:rPr>
    </w:lvl>
    <w:lvl w:ilvl="3" w:tplc="C8726D22" w:tentative="1">
      <w:start w:val="1"/>
      <w:numFmt w:val="bullet"/>
      <w:lvlText w:val="•"/>
      <w:lvlJc w:val="left"/>
      <w:pPr>
        <w:tabs>
          <w:tab w:val="num" w:pos="2880"/>
        </w:tabs>
        <w:ind w:left="2880" w:hanging="360"/>
      </w:pPr>
      <w:rPr>
        <w:rFonts w:ascii="Arial" w:hAnsi="Arial" w:hint="default"/>
      </w:rPr>
    </w:lvl>
    <w:lvl w:ilvl="4" w:tplc="4198B850" w:tentative="1">
      <w:start w:val="1"/>
      <w:numFmt w:val="bullet"/>
      <w:lvlText w:val="•"/>
      <w:lvlJc w:val="left"/>
      <w:pPr>
        <w:tabs>
          <w:tab w:val="num" w:pos="3600"/>
        </w:tabs>
        <w:ind w:left="3600" w:hanging="360"/>
      </w:pPr>
      <w:rPr>
        <w:rFonts w:ascii="Arial" w:hAnsi="Arial" w:hint="default"/>
      </w:rPr>
    </w:lvl>
    <w:lvl w:ilvl="5" w:tplc="5086ADBE" w:tentative="1">
      <w:start w:val="1"/>
      <w:numFmt w:val="bullet"/>
      <w:lvlText w:val="•"/>
      <w:lvlJc w:val="left"/>
      <w:pPr>
        <w:tabs>
          <w:tab w:val="num" w:pos="4320"/>
        </w:tabs>
        <w:ind w:left="4320" w:hanging="360"/>
      </w:pPr>
      <w:rPr>
        <w:rFonts w:ascii="Arial" w:hAnsi="Arial" w:hint="default"/>
      </w:rPr>
    </w:lvl>
    <w:lvl w:ilvl="6" w:tplc="03A64964" w:tentative="1">
      <w:start w:val="1"/>
      <w:numFmt w:val="bullet"/>
      <w:lvlText w:val="•"/>
      <w:lvlJc w:val="left"/>
      <w:pPr>
        <w:tabs>
          <w:tab w:val="num" w:pos="5040"/>
        </w:tabs>
        <w:ind w:left="5040" w:hanging="360"/>
      </w:pPr>
      <w:rPr>
        <w:rFonts w:ascii="Arial" w:hAnsi="Arial" w:hint="default"/>
      </w:rPr>
    </w:lvl>
    <w:lvl w:ilvl="7" w:tplc="18F6F404" w:tentative="1">
      <w:start w:val="1"/>
      <w:numFmt w:val="bullet"/>
      <w:lvlText w:val="•"/>
      <w:lvlJc w:val="left"/>
      <w:pPr>
        <w:tabs>
          <w:tab w:val="num" w:pos="5760"/>
        </w:tabs>
        <w:ind w:left="5760" w:hanging="360"/>
      </w:pPr>
      <w:rPr>
        <w:rFonts w:ascii="Arial" w:hAnsi="Arial" w:hint="default"/>
      </w:rPr>
    </w:lvl>
    <w:lvl w:ilvl="8" w:tplc="D0C2535C" w:tentative="1">
      <w:start w:val="1"/>
      <w:numFmt w:val="bullet"/>
      <w:lvlText w:val="•"/>
      <w:lvlJc w:val="left"/>
      <w:pPr>
        <w:tabs>
          <w:tab w:val="num" w:pos="6480"/>
        </w:tabs>
        <w:ind w:left="6480" w:hanging="360"/>
      </w:pPr>
      <w:rPr>
        <w:rFonts w:ascii="Arial" w:hAnsi="Arial" w:hint="default"/>
      </w:rPr>
    </w:lvl>
  </w:abstractNum>
  <w:abstractNum w:abstractNumId="165" w15:restartNumberingAfterBreak="0">
    <w:nsid w:val="7F470D20"/>
    <w:multiLevelType w:val="hybridMultilevel"/>
    <w:tmpl w:val="7206E1F6"/>
    <w:lvl w:ilvl="0" w:tplc="0809000F">
      <w:start w:val="1"/>
      <w:numFmt w:val="decimal"/>
      <w:lvlText w:val="%1."/>
      <w:lvlJc w:val="left"/>
      <w:pPr>
        <w:ind w:left="1068" w:hanging="360"/>
      </w:p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66" w15:restartNumberingAfterBreak="0">
    <w:nsid w:val="7F4B3147"/>
    <w:multiLevelType w:val="hybridMultilevel"/>
    <w:tmpl w:val="589825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7F967DC1"/>
    <w:multiLevelType w:val="hybridMultilevel"/>
    <w:tmpl w:val="BBD6BB8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900902916">
    <w:abstractNumId w:val="62"/>
  </w:num>
  <w:num w:numId="2" w16cid:durableId="1870332862">
    <w:abstractNumId w:val="54"/>
  </w:num>
  <w:num w:numId="3" w16cid:durableId="104888081">
    <w:abstractNumId w:val="24"/>
  </w:num>
  <w:num w:numId="4" w16cid:durableId="310601620">
    <w:abstractNumId w:val="154"/>
  </w:num>
  <w:num w:numId="5" w16cid:durableId="1188056240">
    <w:abstractNumId w:val="93"/>
  </w:num>
  <w:num w:numId="6" w16cid:durableId="703989534">
    <w:abstractNumId w:val="98"/>
  </w:num>
  <w:num w:numId="7" w16cid:durableId="846866391">
    <w:abstractNumId w:val="56"/>
  </w:num>
  <w:num w:numId="8" w16cid:durableId="895047370">
    <w:abstractNumId w:val="80"/>
  </w:num>
  <w:num w:numId="9" w16cid:durableId="383220886">
    <w:abstractNumId w:val="117"/>
  </w:num>
  <w:num w:numId="10" w16cid:durableId="1189488220">
    <w:abstractNumId w:val="113"/>
  </w:num>
  <w:num w:numId="11" w16cid:durableId="196088944">
    <w:abstractNumId w:val="92"/>
  </w:num>
  <w:num w:numId="12" w16cid:durableId="127944820">
    <w:abstractNumId w:val="122"/>
  </w:num>
  <w:num w:numId="13" w16cid:durableId="1907181724">
    <w:abstractNumId w:val="90"/>
  </w:num>
  <w:num w:numId="14" w16cid:durableId="830219815">
    <w:abstractNumId w:val="142"/>
  </w:num>
  <w:num w:numId="15" w16cid:durableId="38405246">
    <w:abstractNumId w:val="22"/>
  </w:num>
  <w:num w:numId="16" w16cid:durableId="493883564">
    <w:abstractNumId w:val="77"/>
  </w:num>
  <w:num w:numId="17" w16cid:durableId="1912495536">
    <w:abstractNumId w:val="143"/>
  </w:num>
  <w:num w:numId="18" w16cid:durableId="218833767">
    <w:abstractNumId w:val="124"/>
  </w:num>
  <w:num w:numId="19" w16cid:durableId="319579998">
    <w:abstractNumId w:val="96"/>
  </w:num>
  <w:num w:numId="20" w16cid:durableId="2000648196">
    <w:abstractNumId w:val="146"/>
  </w:num>
  <w:num w:numId="21" w16cid:durableId="1328901907">
    <w:abstractNumId w:val="144"/>
  </w:num>
  <w:num w:numId="22" w16cid:durableId="523640195">
    <w:abstractNumId w:val="141"/>
  </w:num>
  <w:num w:numId="23" w16cid:durableId="755369377">
    <w:abstractNumId w:val="18"/>
  </w:num>
  <w:num w:numId="24" w16cid:durableId="1545170416">
    <w:abstractNumId w:val="145"/>
  </w:num>
  <w:num w:numId="25" w16cid:durableId="1172447127">
    <w:abstractNumId w:val="41"/>
  </w:num>
  <w:num w:numId="26" w16cid:durableId="940799391">
    <w:abstractNumId w:val="37"/>
  </w:num>
  <w:num w:numId="27" w16cid:durableId="1956328374">
    <w:abstractNumId w:val="14"/>
  </w:num>
  <w:num w:numId="28" w16cid:durableId="1537038618">
    <w:abstractNumId w:val="8"/>
  </w:num>
  <w:num w:numId="29" w16cid:durableId="397750769">
    <w:abstractNumId w:val="26"/>
  </w:num>
  <w:num w:numId="30" w16cid:durableId="1459185174">
    <w:abstractNumId w:val="40"/>
  </w:num>
  <w:num w:numId="31" w16cid:durableId="2066638422">
    <w:abstractNumId w:val="69"/>
  </w:num>
  <w:num w:numId="32" w16cid:durableId="1001589532">
    <w:abstractNumId w:val="68"/>
  </w:num>
  <w:num w:numId="33" w16cid:durableId="925261604">
    <w:abstractNumId w:val="35"/>
  </w:num>
  <w:num w:numId="34" w16cid:durableId="1914385655">
    <w:abstractNumId w:val="27"/>
  </w:num>
  <w:num w:numId="35" w16cid:durableId="1875381842">
    <w:abstractNumId w:val="2"/>
  </w:num>
  <w:num w:numId="36" w16cid:durableId="631247650">
    <w:abstractNumId w:val="65"/>
  </w:num>
  <w:num w:numId="37" w16cid:durableId="840582882">
    <w:abstractNumId w:val="9"/>
  </w:num>
  <w:num w:numId="38" w16cid:durableId="415321074">
    <w:abstractNumId w:val="78"/>
  </w:num>
  <w:num w:numId="39" w16cid:durableId="350575312">
    <w:abstractNumId w:val="64"/>
  </w:num>
  <w:num w:numId="40" w16cid:durableId="1175269060">
    <w:abstractNumId w:val="104"/>
  </w:num>
  <w:num w:numId="41" w16cid:durableId="159546852">
    <w:abstractNumId w:val="153"/>
  </w:num>
  <w:num w:numId="42" w16cid:durableId="1764061457">
    <w:abstractNumId w:val="112"/>
  </w:num>
  <w:num w:numId="43" w16cid:durableId="956060058">
    <w:abstractNumId w:val="94"/>
  </w:num>
  <w:num w:numId="44" w16cid:durableId="384448936">
    <w:abstractNumId w:val="25"/>
  </w:num>
  <w:num w:numId="45" w16cid:durableId="1225292281">
    <w:abstractNumId w:val="15"/>
  </w:num>
  <w:num w:numId="46" w16cid:durableId="79840795">
    <w:abstractNumId w:val="95"/>
  </w:num>
  <w:num w:numId="47" w16cid:durableId="1698655293">
    <w:abstractNumId w:val="57"/>
  </w:num>
  <w:num w:numId="48" w16cid:durableId="1627154314">
    <w:abstractNumId w:val="131"/>
  </w:num>
  <w:num w:numId="49" w16cid:durableId="2094547489">
    <w:abstractNumId w:val="75"/>
  </w:num>
  <w:num w:numId="50" w16cid:durableId="833296318">
    <w:abstractNumId w:val="31"/>
  </w:num>
  <w:num w:numId="51" w16cid:durableId="1489054593">
    <w:abstractNumId w:val="79"/>
  </w:num>
  <w:num w:numId="52" w16cid:durableId="732658124">
    <w:abstractNumId w:val="103"/>
  </w:num>
  <w:num w:numId="53" w16cid:durableId="2077239010">
    <w:abstractNumId w:val="134"/>
  </w:num>
  <w:num w:numId="54" w16cid:durableId="1212620473">
    <w:abstractNumId w:val="118"/>
  </w:num>
  <w:num w:numId="55" w16cid:durableId="1098403386">
    <w:abstractNumId w:val="91"/>
  </w:num>
  <w:num w:numId="56" w16cid:durableId="24449782">
    <w:abstractNumId w:val="10"/>
  </w:num>
  <w:num w:numId="57" w16cid:durableId="1677534073">
    <w:abstractNumId w:val="13"/>
  </w:num>
  <w:num w:numId="58" w16cid:durableId="894705269">
    <w:abstractNumId w:val="63"/>
  </w:num>
  <w:num w:numId="59" w16cid:durableId="1879704018">
    <w:abstractNumId w:val="1"/>
  </w:num>
  <w:num w:numId="60" w16cid:durableId="55898343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33908814">
    <w:abstractNumId w:val="3"/>
  </w:num>
  <w:num w:numId="62" w16cid:durableId="1131824588">
    <w:abstractNumId w:val="120"/>
  </w:num>
  <w:num w:numId="63" w16cid:durableId="542518427">
    <w:abstractNumId w:val="140"/>
  </w:num>
  <w:num w:numId="64" w16cid:durableId="463471935">
    <w:abstractNumId w:val="147"/>
  </w:num>
  <w:num w:numId="65" w16cid:durableId="978072327">
    <w:abstractNumId w:val="115"/>
  </w:num>
  <w:num w:numId="66" w16cid:durableId="803815858">
    <w:abstractNumId w:val="32"/>
  </w:num>
  <w:num w:numId="67" w16cid:durableId="51079757">
    <w:abstractNumId w:val="126"/>
  </w:num>
  <w:num w:numId="68" w16cid:durableId="551431446">
    <w:abstractNumId w:val="127"/>
  </w:num>
  <w:num w:numId="69" w16cid:durableId="1141188281">
    <w:abstractNumId w:val="85"/>
  </w:num>
  <w:num w:numId="70" w16cid:durableId="643580234">
    <w:abstractNumId w:val="130"/>
  </w:num>
  <w:num w:numId="71" w16cid:durableId="252252644">
    <w:abstractNumId w:val="166"/>
  </w:num>
  <w:num w:numId="72" w16cid:durableId="1914124537">
    <w:abstractNumId w:val="148"/>
  </w:num>
  <w:num w:numId="73" w16cid:durableId="1874272306">
    <w:abstractNumId w:val="123"/>
  </w:num>
  <w:num w:numId="74" w16cid:durableId="2140027516">
    <w:abstractNumId w:val="54"/>
  </w:num>
  <w:num w:numId="75" w16cid:durableId="1437796246">
    <w:abstractNumId w:val="7"/>
  </w:num>
  <w:num w:numId="76" w16cid:durableId="1462190813">
    <w:abstractNumId w:val="152"/>
  </w:num>
  <w:num w:numId="77" w16cid:durableId="1511604986">
    <w:abstractNumId w:val="83"/>
  </w:num>
  <w:num w:numId="78" w16cid:durableId="732853803">
    <w:abstractNumId w:val="28"/>
  </w:num>
  <w:num w:numId="79" w16cid:durableId="1422221613">
    <w:abstractNumId w:val="109"/>
  </w:num>
  <w:num w:numId="80" w16cid:durableId="1585408955">
    <w:abstractNumId w:val="84"/>
  </w:num>
  <w:num w:numId="81" w16cid:durableId="1121068509">
    <w:abstractNumId w:val="82"/>
  </w:num>
  <w:num w:numId="82" w16cid:durableId="1190724925">
    <w:abstractNumId w:val="30"/>
  </w:num>
  <w:num w:numId="83" w16cid:durableId="990406329">
    <w:abstractNumId w:val="6"/>
  </w:num>
  <w:num w:numId="84" w16cid:durableId="1742680108">
    <w:abstractNumId w:val="86"/>
  </w:num>
  <w:num w:numId="85" w16cid:durableId="876508697">
    <w:abstractNumId w:val="128"/>
  </w:num>
  <w:num w:numId="86" w16cid:durableId="2007903875">
    <w:abstractNumId w:val="16"/>
  </w:num>
  <w:num w:numId="87" w16cid:durableId="2014915468">
    <w:abstractNumId w:val="88"/>
  </w:num>
  <w:num w:numId="88" w16cid:durableId="1756394272">
    <w:abstractNumId w:val="114"/>
  </w:num>
  <w:num w:numId="89" w16cid:durableId="1899823659">
    <w:abstractNumId w:val="139"/>
  </w:num>
  <w:num w:numId="90" w16cid:durableId="847332235">
    <w:abstractNumId w:val="165"/>
  </w:num>
  <w:num w:numId="91" w16cid:durableId="928198187">
    <w:abstractNumId w:val="138"/>
  </w:num>
  <w:num w:numId="92" w16cid:durableId="1019313558">
    <w:abstractNumId w:val="133"/>
  </w:num>
  <w:num w:numId="93" w16cid:durableId="1427000401">
    <w:abstractNumId w:val="163"/>
  </w:num>
  <w:num w:numId="94" w16cid:durableId="195392773">
    <w:abstractNumId w:val="76"/>
  </w:num>
  <w:num w:numId="95" w16cid:durableId="1176378763">
    <w:abstractNumId w:val="42"/>
  </w:num>
  <w:num w:numId="96" w16cid:durableId="369457769">
    <w:abstractNumId w:val="73"/>
  </w:num>
  <w:num w:numId="97" w16cid:durableId="1924030524">
    <w:abstractNumId w:val="159"/>
  </w:num>
  <w:num w:numId="98" w16cid:durableId="316307324">
    <w:abstractNumId w:val="111"/>
  </w:num>
  <w:num w:numId="99" w16cid:durableId="1589193396">
    <w:abstractNumId w:val="99"/>
  </w:num>
  <w:num w:numId="100" w16cid:durableId="1775440036">
    <w:abstractNumId w:val="135"/>
  </w:num>
  <w:num w:numId="101" w16cid:durableId="1958682741">
    <w:abstractNumId w:val="0"/>
  </w:num>
  <w:num w:numId="102" w16cid:durableId="1271930033">
    <w:abstractNumId w:val="70"/>
  </w:num>
  <w:num w:numId="103" w16cid:durableId="1408189370">
    <w:abstractNumId w:val="4"/>
  </w:num>
  <w:num w:numId="104" w16cid:durableId="839469242">
    <w:abstractNumId w:val="60"/>
  </w:num>
  <w:num w:numId="105" w16cid:durableId="1558009446">
    <w:abstractNumId w:val="160"/>
  </w:num>
  <w:num w:numId="106" w16cid:durableId="2115322847">
    <w:abstractNumId w:val="17"/>
  </w:num>
  <w:num w:numId="107" w16cid:durableId="1300038306">
    <w:abstractNumId w:val="49"/>
  </w:num>
  <w:num w:numId="108" w16cid:durableId="1155341210">
    <w:abstractNumId w:val="149"/>
  </w:num>
  <w:num w:numId="109" w16cid:durableId="143665176">
    <w:abstractNumId w:val="97"/>
  </w:num>
  <w:num w:numId="110" w16cid:durableId="401830079">
    <w:abstractNumId w:val="45"/>
  </w:num>
  <w:num w:numId="111" w16cid:durableId="1805999944">
    <w:abstractNumId w:val="36"/>
  </w:num>
  <w:num w:numId="112" w16cid:durableId="2143960836">
    <w:abstractNumId w:val="72"/>
  </w:num>
  <w:num w:numId="113" w16cid:durableId="1364672093">
    <w:abstractNumId w:val="52"/>
  </w:num>
  <w:num w:numId="114" w16cid:durableId="190149155">
    <w:abstractNumId w:val="29"/>
  </w:num>
  <w:num w:numId="115" w16cid:durableId="850686794">
    <w:abstractNumId w:val="21"/>
  </w:num>
  <w:num w:numId="116" w16cid:durableId="1321427347">
    <w:abstractNumId w:val="125"/>
  </w:num>
  <w:num w:numId="117" w16cid:durableId="1887136607">
    <w:abstractNumId w:val="101"/>
  </w:num>
  <w:num w:numId="118" w16cid:durableId="1347319673">
    <w:abstractNumId w:val="11"/>
  </w:num>
  <w:num w:numId="119" w16cid:durableId="1662075336">
    <w:abstractNumId w:val="121"/>
  </w:num>
  <w:num w:numId="120" w16cid:durableId="192157203">
    <w:abstractNumId w:val="167"/>
  </w:num>
  <w:num w:numId="121" w16cid:durableId="585458660">
    <w:abstractNumId w:val="151"/>
  </w:num>
  <w:num w:numId="122" w16cid:durableId="1584021672">
    <w:abstractNumId w:val="55"/>
  </w:num>
  <w:num w:numId="123" w16cid:durableId="812254207">
    <w:abstractNumId w:val="156"/>
  </w:num>
  <w:num w:numId="124" w16cid:durableId="1464494393">
    <w:abstractNumId w:val="50"/>
  </w:num>
  <w:num w:numId="125" w16cid:durableId="949896433">
    <w:abstractNumId w:val="108"/>
  </w:num>
  <w:num w:numId="126" w16cid:durableId="510266954">
    <w:abstractNumId w:val="39"/>
  </w:num>
  <w:num w:numId="127" w16cid:durableId="1296332228">
    <w:abstractNumId w:val="132"/>
  </w:num>
  <w:num w:numId="128" w16cid:durableId="2141804113">
    <w:abstractNumId w:val="44"/>
  </w:num>
  <w:num w:numId="129" w16cid:durableId="1683782422">
    <w:abstractNumId w:val="74"/>
  </w:num>
  <w:num w:numId="130" w16cid:durableId="1602568542">
    <w:abstractNumId w:val="107"/>
  </w:num>
  <w:num w:numId="131" w16cid:durableId="676813792">
    <w:abstractNumId w:val="5"/>
  </w:num>
  <w:num w:numId="132" w16cid:durableId="1353143577">
    <w:abstractNumId w:val="71"/>
  </w:num>
  <w:num w:numId="133" w16cid:durableId="1630622074">
    <w:abstractNumId w:val="105"/>
  </w:num>
  <w:num w:numId="134" w16cid:durableId="1469394018">
    <w:abstractNumId w:val="59"/>
  </w:num>
  <w:num w:numId="135" w16cid:durableId="848565720">
    <w:abstractNumId w:val="137"/>
  </w:num>
  <w:num w:numId="136" w16cid:durableId="659968819">
    <w:abstractNumId w:val="23"/>
  </w:num>
  <w:num w:numId="137" w16cid:durableId="1368867759">
    <w:abstractNumId w:val="106"/>
  </w:num>
  <w:num w:numId="138" w16cid:durableId="1607349582">
    <w:abstractNumId w:val="38"/>
  </w:num>
  <w:num w:numId="139" w16cid:durableId="1739933649">
    <w:abstractNumId w:val="54"/>
  </w:num>
  <w:num w:numId="140" w16cid:durableId="370306868">
    <w:abstractNumId w:val="162"/>
  </w:num>
  <w:num w:numId="141" w16cid:durableId="977538002">
    <w:abstractNumId w:val="33"/>
  </w:num>
  <w:num w:numId="142" w16cid:durableId="2006276103">
    <w:abstractNumId w:val="87"/>
  </w:num>
  <w:num w:numId="143" w16cid:durableId="1649481117">
    <w:abstractNumId w:val="102"/>
  </w:num>
  <w:num w:numId="144" w16cid:durableId="767122805">
    <w:abstractNumId w:val="20"/>
  </w:num>
  <w:num w:numId="145" w16cid:durableId="515928668">
    <w:abstractNumId w:val="161"/>
  </w:num>
  <w:num w:numId="146" w16cid:durableId="1318727070">
    <w:abstractNumId w:val="12"/>
  </w:num>
  <w:num w:numId="147" w16cid:durableId="868569212">
    <w:abstractNumId w:val="51"/>
  </w:num>
  <w:num w:numId="148" w16cid:durableId="805859816">
    <w:abstractNumId w:val="19"/>
  </w:num>
  <w:num w:numId="149" w16cid:durableId="1677534249">
    <w:abstractNumId w:val="155"/>
  </w:num>
  <w:num w:numId="150" w16cid:durableId="1491364028">
    <w:abstractNumId w:val="46"/>
  </w:num>
  <w:num w:numId="151" w16cid:durableId="549848123">
    <w:abstractNumId w:val="164"/>
  </w:num>
  <w:num w:numId="152" w16cid:durableId="170603342">
    <w:abstractNumId w:val="67"/>
  </w:num>
  <w:num w:numId="153" w16cid:durableId="19861688">
    <w:abstractNumId w:val="53"/>
  </w:num>
  <w:num w:numId="154" w16cid:durableId="837814937">
    <w:abstractNumId w:val="157"/>
  </w:num>
  <w:num w:numId="155" w16cid:durableId="1633171826">
    <w:abstractNumId w:val="136"/>
  </w:num>
  <w:num w:numId="156" w16cid:durableId="1007752793">
    <w:abstractNumId w:val="61"/>
  </w:num>
  <w:num w:numId="157" w16cid:durableId="2083873253">
    <w:abstractNumId w:val="110"/>
  </w:num>
  <w:num w:numId="158" w16cid:durableId="589315339">
    <w:abstractNumId w:val="66"/>
  </w:num>
  <w:num w:numId="159" w16cid:durableId="266275067">
    <w:abstractNumId w:val="129"/>
  </w:num>
  <w:num w:numId="160" w16cid:durableId="2113472248">
    <w:abstractNumId w:val="100"/>
  </w:num>
  <w:num w:numId="161" w16cid:durableId="1449621797">
    <w:abstractNumId w:val="89"/>
  </w:num>
  <w:num w:numId="162" w16cid:durableId="1596279954">
    <w:abstractNumId w:val="158"/>
  </w:num>
  <w:num w:numId="163" w16cid:durableId="701706625">
    <w:abstractNumId w:val="58"/>
  </w:num>
  <w:num w:numId="164" w16cid:durableId="942997520">
    <w:abstractNumId w:val="48"/>
  </w:num>
  <w:num w:numId="165" w16cid:durableId="1047484389">
    <w:abstractNumId w:val="119"/>
  </w:num>
  <w:num w:numId="166" w16cid:durableId="452751185">
    <w:abstractNumId w:val="47"/>
  </w:num>
  <w:num w:numId="167" w16cid:durableId="663777929">
    <w:abstractNumId w:val="81"/>
  </w:num>
  <w:num w:numId="168" w16cid:durableId="894002795">
    <w:abstractNumId w:val="116"/>
  </w:num>
  <w:num w:numId="169" w16cid:durableId="516045950">
    <w:abstractNumId w:val="150"/>
  </w:num>
  <w:num w:numId="170" w16cid:durableId="1970550624">
    <w:abstractNumId w:val="34"/>
  </w:num>
  <w:num w:numId="171" w16cid:durableId="40986775">
    <w:abstractNumId w:val="43"/>
  </w:num>
  <w:numIdMacAtCleanup w:val="1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BAN Olivier">
    <w15:presenceInfo w15:providerId="AD" w15:userId="S::olivier.orban@soprasteria.com::27681213-cb66-4864-b8e3-fc04486644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trackRevisions/>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A5A"/>
    <w:rsid w:val="000002A1"/>
    <w:rsid w:val="00000878"/>
    <w:rsid w:val="0000130B"/>
    <w:rsid w:val="000013E0"/>
    <w:rsid w:val="000016B1"/>
    <w:rsid w:val="00001B1F"/>
    <w:rsid w:val="00001D5E"/>
    <w:rsid w:val="000023BD"/>
    <w:rsid w:val="00002621"/>
    <w:rsid w:val="00003138"/>
    <w:rsid w:val="000032AF"/>
    <w:rsid w:val="00003526"/>
    <w:rsid w:val="000039EF"/>
    <w:rsid w:val="00003D4A"/>
    <w:rsid w:val="0000432A"/>
    <w:rsid w:val="000045C3"/>
    <w:rsid w:val="00005166"/>
    <w:rsid w:val="0000573C"/>
    <w:rsid w:val="00005A99"/>
    <w:rsid w:val="00005AC9"/>
    <w:rsid w:val="0000679B"/>
    <w:rsid w:val="000069D4"/>
    <w:rsid w:val="00006A19"/>
    <w:rsid w:val="00006AFD"/>
    <w:rsid w:val="00006F2C"/>
    <w:rsid w:val="0000711C"/>
    <w:rsid w:val="00007902"/>
    <w:rsid w:val="00007AC9"/>
    <w:rsid w:val="00007C93"/>
    <w:rsid w:val="00007DE6"/>
    <w:rsid w:val="000101A4"/>
    <w:rsid w:val="00010C6D"/>
    <w:rsid w:val="0001134B"/>
    <w:rsid w:val="0001198A"/>
    <w:rsid w:val="00012402"/>
    <w:rsid w:val="00012937"/>
    <w:rsid w:val="00012C33"/>
    <w:rsid w:val="00012EA6"/>
    <w:rsid w:val="00012FB3"/>
    <w:rsid w:val="0001320E"/>
    <w:rsid w:val="000132C6"/>
    <w:rsid w:val="000134CE"/>
    <w:rsid w:val="000137F5"/>
    <w:rsid w:val="000138AA"/>
    <w:rsid w:val="00013C7B"/>
    <w:rsid w:val="00013EE5"/>
    <w:rsid w:val="00013F44"/>
    <w:rsid w:val="00014004"/>
    <w:rsid w:val="000140BC"/>
    <w:rsid w:val="000146C4"/>
    <w:rsid w:val="00014B44"/>
    <w:rsid w:val="00014B82"/>
    <w:rsid w:val="0001579D"/>
    <w:rsid w:val="00015CA8"/>
    <w:rsid w:val="00015DFE"/>
    <w:rsid w:val="00016073"/>
    <w:rsid w:val="000163FF"/>
    <w:rsid w:val="00016920"/>
    <w:rsid w:val="00016F1C"/>
    <w:rsid w:val="000171F1"/>
    <w:rsid w:val="00017637"/>
    <w:rsid w:val="00017679"/>
    <w:rsid w:val="000178A8"/>
    <w:rsid w:val="00017FCD"/>
    <w:rsid w:val="0002091D"/>
    <w:rsid w:val="00020EB3"/>
    <w:rsid w:val="000211D5"/>
    <w:rsid w:val="00021234"/>
    <w:rsid w:val="00021597"/>
    <w:rsid w:val="00021D30"/>
    <w:rsid w:val="00021D68"/>
    <w:rsid w:val="00021E42"/>
    <w:rsid w:val="00021FD9"/>
    <w:rsid w:val="00022EF2"/>
    <w:rsid w:val="00023126"/>
    <w:rsid w:val="00023278"/>
    <w:rsid w:val="00023530"/>
    <w:rsid w:val="00023645"/>
    <w:rsid w:val="00023752"/>
    <w:rsid w:val="00023CC4"/>
    <w:rsid w:val="000241F2"/>
    <w:rsid w:val="000243D3"/>
    <w:rsid w:val="000246A1"/>
    <w:rsid w:val="00024704"/>
    <w:rsid w:val="0002485F"/>
    <w:rsid w:val="00024A41"/>
    <w:rsid w:val="00024CAD"/>
    <w:rsid w:val="00025538"/>
    <w:rsid w:val="0002578F"/>
    <w:rsid w:val="00025BF1"/>
    <w:rsid w:val="00025F25"/>
    <w:rsid w:val="00026F0E"/>
    <w:rsid w:val="0002771E"/>
    <w:rsid w:val="00027782"/>
    <w:rsid w:val="00027A22"/>
    <w:rsid w:val="00027C17"/>
    <w:rsid w:val="000302C0"/>
    <w:rsid w:val="00030F2D"/>
    <w:rsid w:val="00031712"/>
    <w:rsid w:val="0003194B"/>
    <w:rsid w:val="000319D0"/>
    <w:rsid w:val="00031AC2"/>
    <w:rsid w:val="00031DAB"/>
    <w:rsid w:val="000329D2"/>
    <w:rsid w:val="00032BAF"/>
    <w:rsid w:val="00032F2F"/>
    <w:rsid w:val="00033118"/>
    <w:rsid w:val="000333B9"/>
    <w:rsid w:val="000335A3"/>
    <w:rsid w:val="00033655"/>
    <w:rsid w:val="0003376D"/>
    <w:rsid w:val="00033AE3"/>
    <w:rsid w:val="00034069"/>
    <w:rsid w:val="00034268"/>
    <w:rsid w:val="00034C6B"/>
    <w:rsid w:val="00034D40"/>
    <w:rsid w:val="00034F1F"/>
    <w:rsid w:val="000350F4"/>
    <w:rsid w:val="000352F7"/>
    <w:rsid w:val="000358B9"/>
    <w:rsid w:val="00035DCA"/>
    <w:rsid w:val="00035DE3"/>
    <w:rsid w:val="000360DB"/>
    <w:rsid w:val="0003621F"/>
    <w:rsid w:val="0003626C"/>
    <w:rsid w:val="0003668B"/>
    <w:rsid w:val="000366FB"/>
    <w:rsid w:val="00036B06"/>
    <w:rsid w:val="00036FA7"/>
    <w:rsid w:val="00036FB0"/>
    <w:rsid w:val="0003755F"/>
    <w:rsid w:val="00037EA3"/>
    <w:rsid w:val="000414B1"/>
    <w:rsid w:val="00041500"/>
    <w:rsid w:val="0004168F"/>
    <w:rsid w:val="0004173A"/>
    <w:rsid w:val="0004174E"/>
    <w:rsid w:val="00041C8B"/>
    <w:rsid w:val="00041DC1"/>
    <w:rsid w:val="00041E62"/>
    <w:rsid w:val="0004206C"/>
    <w:rsid w:val="00042319"/>
    <w:rsid w:val="00042377"/>
    <w:rsid w:val="0004268B"/>
    <w:rsid w:val="0004292D"/>
    <w:rsid w:val="00042E56"/>
    <w:rsid w:val="0004370A"/>
    <w:rsid w:val="000438E8"/>
    <w:rsid w:val="00043DC1"/>
    <w:rsid w:val="00043E92"/>
    <w:rsid w:val="00043FB6"/>
    <w:rsid w:val="00044623"/>
    <w:rsid w:val="00044686"/>
    <w:rsid w:val="00044999"/>
    <w:rsid w:val="000452DE"/>
    <w:rsid w:val="00045A36"/>
    <w:rsid w:val="00045E73"/>
    <w:rsid w:val="00046845"/>
    <w:rsid w:val="000468AB"/>
    <w:rsid w:val="00046ADF"/>
    <w:rsid w:val="00046B75"/>
    <w:rsid w:val="00046F76"/>
    <w:rsid w:val="00047047"/>
    <w:rsid w:val="000474D2"/>
    <w:rsid w:val="00050766"/>
    <w:rsid w:val="00050C72"/>
    <w:rsid w:val="00050DC1"/>
    <w:rsid w:val="00050FF8"/>
    <w:rsid w:val="000510E8"/>
    <w:rsid w:val="000515BD"/>
    <w:rsid w:val="0005199E"/>
    <w:rsid w:val="00051A13"/>
    <w:rsid w:val="0005201D"/>
    <w:rsid w:val="00052220"/>
    <w:rsid w:val="000523EB"/>
    <w:rsid w:val="00052B33"/>
    <w:rsid w:val="00052B9C"/>
    <w:rsid w:val="00052DEE"/>
    <w:rsid w:val="00053220"/>
    <w:rsid w:val="00053269"/>
    <w:rsid w:val="0005358B"/>
    <w:rsid w:val="00053DBD"/>
    <w:rsid w:val="0005439D"/>
    <w:rsid w:val="00054551"/>
    <w:rsid w:val="00054693"/>
    <w:rsid w:val="00054888"/>
    <w:rsid w:val="000548F0"/>
    <w:rsid w:val="00054A80"/>
    <w:rsid w:val="00054B59"/>
    <w:rsid w:val="00055177"/>
    <w:rsid w:val="000552F4"/>
    <w:rsid w:val="00055708"/>
    <w:rsid w:val="00055796"/>
    <w:rsid w:val="00055BF6"/>
    <w:rsid w:val="00055C57"/>
    <w:rsid w:val="00055C5E"/>
    <w:rsid w:val="000565D0"/>
    <w:rsid w:val="00056800"/>
    <w:rsid w:val="00056927"/>
    <w:rsid w:val="00056951"/>
    <w:rsid w:val="00056A73"/>
    <w:rsid w:val="00056CA3"/>
    <w:rsid w:val="00056F25"/>
    <w:rsid w:val="00057064"/>
    <w:rsid w:val="00057829"/>
    <w:rsid w:val="00057F44"/>
    <w:rsid w:val="00057FE5"/>
    <w:rsid w:val="00060402"/>
    <w:rsid w:val="00060534"/>
    <w:rsid w:val="0006063A"/>
    <w:rsid w:val="00060693"/>
    <w:rsid w:val="0006087C"/>
    <w:rsid w:val="00060C25"/>
    <w:rsid w:val="00060D70"/>
    <w:rsid w:val="00060F37"/>
    <w:rsid w:val="000611E4"/>
    <w:rsid w:val="000615B9"/>
    <w:rsid w:val="0006169B"/>
    <w:rsid w:val="00061D9A"/>
    <w:rsid w:val="000623A6"/>
    <w:rsid w:val="0006255F"/>
    <w:rsid w:val="000629B5"/>
    <w:rsid w:val="00062CD5"/>
    <w:rsid w:val="00062FC6"/>
    <w:rsid w:val="00063021"/>
    <w:rsid w:val="000631F4"/>
    <w:rsid w:val="000638AF"/>
    <w:rsid w:val="00063CC1"/>
    <w:rsid w:val="00063DF0"/>
    <w:rsid w:val="00064109"/>
    <w:rsid w:val="00064114"/>
    <w:rsid w:val="0006448A"/>
    <w:rsid w:val="00064624"/>
    <w:rsid w:val="00064914"/>
    <w:rsid w:val="000650E8"/>
    <w:rsid w:val="0006549D"/>
    <w:rsid w:val="0006562E"/>
    <w:rsid w:val="000657C7"/>
    <w:rsid w:val="00065AE3"/>
    <w:rsid w:val="00065F06"/>
    <w:rsid w:val="00066331"/>
    <w:rsid w:val="000667C7"/>
    <w:rsid w:val="00066B48"/>
    <w:rsid w:val="00066C27"/>
    <w:rsid w:val="00066DCA"/>
    <w:rsid w:val="00066F1C"/>
    <w:rsid w:val="00067043"/>
    <w:rsid w:val="000673E7"/>
    <w:rsid w:val="00067D44"/>
    <w:rsid w:val="00070262"/>
    <w:rsid w:val="000705B4"/>
    <w:rsid w:val="000708AF"/>
    <w:rsid w:val="00070A86"/>
    <w:rsid w:val="00070D17"/>
    <w:rsid w:val="00071F47"/>
    <w:rsid w:val="00072418"/>
    <w:rsid w:val="00072596"/>
    <w:rsid w:val="00072879"/>
    <w:rsid w:val="00072B05"/>
    <w:rsid w:val="00072B57"/>
    <w:rsid w:val="000734BC"/>
    <w:rsid w:val="0007373F"/>
    <w:rsid w:val="000737C6"/>
    <w:rsid w:val="00073DE0"/>
    <w:rsid w:val="00074103"/>
    <w:rsid w:val="000744AA"/>
    <w:rsid w:val="00074DA6"/>
    <w:rsid w:val="00074E9A"/>
    <w:rsid w:val="0007512C"/>
    <w:rsid w:val="000759EE"/>
    <w:rsid w:val="00075DEE"/>
    <w:rsid w:val="00075F0C"/>
    <w:rsid w:val="00076178"/>
    <w:rsid w:val="000761B3"/>
    <w:rsid w:val="00076C82"/>
    <w:rsid w:val="00076D9F"/>
    <w:rsid w:val="00076F6C"/>
    <w:rsid w:val="000770CD"/>
    <w:rsid w:val="00077622"/>
    <w:rsid w:val="000776FE"/>
    <w:rsid w:val="000777D3"/>
    <w:rsid w:val="000801AB"/>
    <w:rsid w:val="000803C9"/>
    <w:rsid w:val="0008041C"/>
    <w:rsid w:val="00080565"/>
    <w:rsid w:val="000805AB"/>
    <w:rsid w:val="000807FC"/>
    <w:rsid w:val="00080D48"/>
    <w:rsid w:val="00080D6B"/>
    <w:rsid w:val="00080FD4"/>
    <w:rsid w:val="00081255"/>
    <w:rsid w:val="0008135B"/>
    <w:rsid w:val="00081512"/>
    <w:rsid w:val="00081E4C"/>
    <w:rsid w:val="00081F8D"/>
    <w:rsid w:val="0008257A"/>
    <w:rsid w:val="0008268B"/>
    <w:rsid w:val="00082AA6"/>
    <w:rsid w:val="00082B15"/>
    <w:rsid w:val="00082E31"/>
    <w:rsid w:val="00083BC8"/>
    <w:rsid w:val="00083E1A"/>
    <w:rsid w:val="00083F65"/>
    <w:rsid w:val="00084713"/>
    <w:rsid w:val="00084FA8"/>
    <w:rsid w:val="00085717"/>
    <w:rsid w:val="00085783"/>
    <w:rsid w:val="0008581F"/>
    <w:rsid w:val="00085F3D"/>
    <w:rsid w:val="00085FD5"/>
    <w:rsid w:val="00086319"/>
    <w:rsid w:val="000863EE"/>
    <w:rsid w:val="00086843"/>
    <w:rsid w:val="000868F9"/>
    <w:rsid w:val="000871FA"/>
    <w:rsid w:val="00087D7A"/>
    <w:rsid w:val="00090128"/>
    <w:rsid w:val="0009015E"/>
    <w:rsid w:val="000901F7"/>
    <w:rsid w:val="000905F4"/>
    <w:rsid w:val="00090981"/>
    <w:rsid w:val="0009122E"/>
    <w:rsid w:val="000917AF"/>
    <w:rsid w:val="00091A8D"/>
    <w:rsid w:val="00091B67"/>
    <w:rsid w:val="00091D57"/>
    <w:rsid w:val="0009219E"/>
    <w:rsid w:val="00092BB9"/>
    <w:rsid w:val="00092EC1"/>
    <w:rsid w:val="00093310"/>
    <w:rsid w:val="000934F3"/>
    <w:rsid w:val="00093568"/>
    <w:rsid w:val="00093596"/>
    <w:rsid w:val="000938AC"/>
    <w:rsid w:val="00093DAB"/>
    <w:rsid w:val="00093EF4"/>
    <w:rsid w:val="00094277"/>
    <w:rsid w:val="000942CC"/>
    <w:rsid w:val="000942E4"/>
    <w:rsid w:val="00094377"/>
    <w:rsid w:val="00094B89"/>
    <w:rsid w:val="000957AB"/>
    <w:rsid w:val="00095B08"/>
    <w:rsid w:val="00095D93"/>
    <w:rsid w:val="00095DF1"/>
    <w:rsid w:val="00096391"/>
    <w:rsid w:val="00096745"/>
    <w:rsid w:val="00096746"/>
    <w:rsid w:val="00096F16"/>
    <w:rsid w:val="00097DBB"/>
    <w:rsid w:val="00097E4F"/>
    <w:rsid w:val="00097EFC"/>
    <w:rsid w:val="000A0496"/>
    <w:rsid w:val="000A04CC"/>
    <w:rsid w:val="000A066B"/>
    <w:rsid w:val="000A078F"/>
    <w:rsid w:val="000A0996"/>
    <w:rsid w:val="000A11E5"/>
    <w:rsid w:val="000A14BB"/>
    <w:rsid w:val="000A1748"/>
    <w:rsid w:val="000A208B"/>
    <w:rsid w:val="000A2E1D"/>
    <w:rsid w:val="000A2FF9"/>
    <w:rsid w:val="000A3025"/>
    <w:rsid w:val="000A31EA"/>
    <w:rsid w:val="000A3659"/>
    <w:rsid w:val="000A375D"/>
    <w:rsid w:val="000A3F54"/>
    <w:rsid w:val="000A4489"/>
    <w:rsid w:val="000A4A10"/>
    <w:rsid w:val="000A5330"/>
    <w:rsid w:val="000A549A"/>
    <w:rsid w:val="000A5743"/>
    <w:rsid w:val="000A5A7A"/>
    <w:rsid w:val="000A5CA8"/>
    <w:rsid w:val="000A5EDB"/>
    <w:rsid w:val="000A6240"/>
    <w:rsid w:val="000A6664"/>
    <w:rsid w:val="000A672D"/>
    <w:rsid w:val="000A70FE"/>
    <w:rsid w:val="000A78C7"/>
    <w:rsid w:val="000B00A0"/>
    <w:rsid w:val="000B01C6"/>
    <w:rsid w:val="000B02D6"/>
    <w:rsid w:val="000B068A"/>
    <w:rsid w:val="000B099B"/>
    <w:rsid w:val="000B0BF5"/>
    <w:rsid w:val="000B0D9C"/>
    <w:rsid w:val="000B0F71"/>
    <w:rsid w:val="000B10AC"/>
    <w:rsid w:val="000B10DE"/>
    <w:rsid w:val="000B1315"/>
    <w:rsid w:val="000B159C"/>
    <w:rsid w:val="000B1F9C"/>
    <w:rsid w:val="000B21EB"/>
    <w:rsid w:val="000B251A"/>
    <w:rsid w:val="000B25C2"/>
    <w:rsid w:val="000B3151"/>
    <w:rsid w:val="000B340B"/>
    <w:rsid w:val="000B4D58"/>
    <w:rsid w:val="000B4F4D"/>
    <w:rsid w:val="000B569B"/>
    <w:rsid w:val="000B5939"/>
    <w:rsid w:val="000B5E16"/>
    <w:rsid w:val="000B6201"/>
    <w:rsid w:val="000B70C6"/>
    <w:rsid w:val="000B739B"/>
    <w:rsid w:val="000B7540"/>
    <w:rsid w:val="000B7960"/>
    <w:rsid w:val="000C0E08"/>
    <w:rsid w:val="000C1066"/>
    <w:rsid w:val="000C126E"/>
    <w:rsid w:val="000C1459"/>
    <w:rsid w:val="000C14B3"/>
    <w:rsid w:val="000C15C4"/>
    <w:rsid w:val="000C186C"/>
    <w:rsid w:val="000C1DE4"/>
    <w:rsid w:val="000C2049"/>
    <w:rsid w:val="000C26AC"/>
    <w:rsid w:val="000C38B8"/>
    <w:rsid w:val="000C3B88"/>
    <w:rsid w:val="000C40D9"/>
    <w:rsid w:val="000C430C"/>
    <w:rsid w:val="000C44F3"/>
    <w:rsid w:val="000C48DA"/>
    <w:rsid w:val="000C4905"/>
    <w:rsid w:val="000C4B5E"/>
    <w:rsid w:val="000C4CA6"/>
    <w:rsid w:val="000C4EF4"/>
    <w:rsid w:val="000C5150"/>
    <w:rsid w:val="000C5290"/>
    <w:rsid w:val="000C5356"/>
    <w:rsid w:val="000C53E5"/>
    <w:rsid w:val="000C5554"/>
    <w:rsid w:val="000C557A"/>
    <w:rsid w:val="000C56B1"/>
    <w:rsid w:val="000C57D2"/>
    <w:rsid w:val="000C5BAA"/>
    <w:rsid w:val="000C61B6"/>
    <w:rsid w:val="000C6BC0"/>
    <w:rsid w:val="000C6BDB"/>
    <w:rsid w:val="000C7610"/>
    <w:rsid w:val="000C79BF"/>
    <w:rsid w:val="000C7BBD"/>
    <w:rsid w:val="000C7C27"/>
    <w:rsid w:val="000D0019"/>
    <w:rsid w:val="000D0067"/>
    <w:rsid w:val="000D04BD"/>
    <w:rsid w:val="000D04DD"/>
    <w:rsid w:val="000D05A7"/>
    <w:rsid w:val="000D0DD4"/>
    <w:rsid w:val="000D103B"/>
    <w:rsid w:val="000D1551"/>
    <w:rsid w:val="000D17C7"/>
    <w:rsid w:val="000D1B47"/>
    <w:rsid w:val="000D1B95"/>
    <w:rsid w:val="000D1E1C"/>
    <w:rsid w:val="000D20B2"/>
    <w:rsid w:val="000D25AA"/>
    <w:rsid w:val="000D26F2"/>
    <w:rsid w:val="000D28F0"/>
    <w:rsid w:val="000D2906"/>
    <w:rsid w:val="000D2CAB"/>
    <w:rsid w:val="000D38E7"/>
    <w:rsid w:val="000D3A12"/>
    <w:rsid w:val="000D43E7"/>
    <w:rsid w:val="000D468E"/>
    <w:rsid w:val="000D4843"/>
    <w:rsid w:val="000D494D"/>
    <w:rsid w:val="000D4D92"/>
    <w:rsid w:val="000D4E01"/>
    <w:rsid w:val="000D51EC"/>
    <w:rsid w:val="000D5573"/>
    <w:rsid w:val="000D5FCA"/>
    <w:rsid w:val="000D6057"/>
    <w:rsid w:val="000D676E"/>
    <w:rsid w:val="000D6928"/>
    <w:rsid w:val="000D6C4B"/>
    <w:rsid w:val="000D6D5F"/>
    <w:rsid w:val="000D731B"/>
    <w:rsid w:val="000D73D0"/>
    <w:rsid w:val="000D753C"/>
    <w:rsid w:val="000D7781"/>
    <w:rsid w:val="000D7EB3"/>
    <w:rsid w:val="000D7F28"/>
    <w:rsid w:val="000E017F"/>
    <w:rsid w:val="000E02D2"/>
    <w:rsid w:val="000E0320"/>
    <w:rsid w:val="000E05DE"/>
    <w:rsid w:val="000E0AFD"/>
    <w:rsid w:val="000E0B68"/>
    <w:rsid w:val="000E0C2A"/>
    <w:rsid w:val="000E0F30"/>
    <w:rsid w:val="000E0FFE"/>
    <w:rsid w:val="000E1A69"/>
    <w:rsid w:val="000E1C3A"/>
    <w:rsid w:val="000E1D54"/>
    <w:rsid w:val="000E1F1F"/>
    <w:rsid w:val="000E2271"/>
    <w:rsid w:val="000E23ED"/>
    <w:rsid w:val="000E2AA4"/>
    <w:rsid w:val="000E2CA8"/>
    <w:rsid w:val="000E2EC6"/>
    <w:rsid w:val="000E3320"/>
    <w:rsid w:val="000E3785"/>
    <w:rsid w:val="000E39FE"/>
    <w:rsid w:val="000E3DCD"/>
    <w:rsid w:val="000E406F"/>
    <w:rsid w:val="000E4091"/>
    <w:rsid w:val="000E40A7"/>
    <w:rsid w:val="000E47B1"/>
    <w:rsid w:val="000E4C26"/>
    <w:rsid w:val="000E527A"/>
    <w:rsid w:val="000E52B3"/>
    <w:rsid w:val="000E539D"/>
    <w:rsid w:val="000E54DE"/>
    <w:rsid w:val="000E5574"/>
    <w:rsid w:val="000E5B2B"/>
    <w:rsid w:val="000E6074"/>
    <w:rsid w:val="000E63C0"/>
    <w:rsid w:val="000E683C"/>
    <w:rsid w:val="000E6C8B"/>
    <w:rsid w:val="000E6D63"/>
    <w:rsid w:val="000E70E7"/>
    <w:rsid w:val="000E7320"/>
    <w:rsid w:val="000E7508"/>
    <w:rsid w:val="000E7ACF"/>
    <w:rsid w:val="000E7EAF"/>
    <w:rsid w:val="000F03C0"/>
    <w:rsid w:val="000F051E"/>
    <w:rsid w:val="000F05CA"/>
    <w:rsid w:val="000F06AA"/>
    <w:rsid w:val="000F0751"/>
    <w:rsid w:val="000F0EB3"/>
    <w:rsid w:val="000F14DF"/>
    <w:rsid w:val="000F161B"/>
    <w:rsid w:val="000F1C99"/>
    <w:rsid w:val="000F1EDF"/>
    <w:rsid w:val="000F1FEF"/>
    <w:rsid w:val="000F24EE"/>
    <w:rsid w:val="000F2B48"/>
    <w:rsid w:val="000F320B"/>
    <w:rsid w:val="000F37F6"/>
    <w:rsid w:val="000F38B8"/>
    <w:rsid w:val="000F3C19"/>
    <w:rsid w:val="000F3C89"/>
    <w:rsid w:val="000F43D9"/>
    <w:rsid w:val="000F45A5"/>
    <w:rsid w:val="000F4969"/>
    <w:rsid w:val="000F49DB"/>
    <w:rsid w:val="000F52E0"/>
    <w:rsid w:val="000F5477"/>
    <w:rsid w:val="000F5A96"/>
    <w:rsid w:val="000F5EEC"/>
    <w:rsid w:val="000F60AF"/>
    <w:rsid w:val="000F6493"/>
    <w:rsid w:val="000F6680"/>
    <w:rsid w:val="000F6A8F"/>
    <w:rsid w:val="000F6AF7"/>
    <w:rsid w:val="000F75AD"/>
    <w:rsid w:val="000F7616"/>
    <w:rsid w:val="000F793B"/>
    <w:rsid w:val="001001E2"/>
    <w:rsid w:val="00100789"/>
    <w:rsid w:val="00100C7C"/>
    <w:rsid w:val="00100D1D"/>
    <w:rsid w:val="00100D30"/>
    <w:rsid w:val="00101288"/>
    <w:rsid w:val="0010243A"/>
    <w:rsid w:val="001025B9"/>
    <w:rsid w:val="0010260E"/>
    <w:rsid w:val="001028D3"/>
    <w:rsid w:val="00102C55"/>
    <w:rsid w:val="00103AAD"/>
    <w:rsid w:val="001045E2"/>
    <w:rsid w:val="001045F7"/>
    <w:rsid w:val="00104CD1"/>
    <w:rsid w:val="00104D08"/>
    <w:rsid w:val="00104D78"/>
    <w:rsid w:val="00105282"/>
    <w:rsid w:val="00105599"/>
    <w:rsid w:val="00106138"/>
    <w:rsid w:val="0010635F"/>
    <w:rsid w:val="00106B4A"/>
    <w:rsid w:val="00106D7B"/>
    <w:rsid w:val="0010731C"/>
    <w:rsid w:val="00107A98"/>
    <w:rsid w:val="00107DAF"/>
    <w:rsid w:val="00107E77"/>
    <w:rsid w:val="00107F84"/>
    <w:rsid w:val="001100CA"/>
    <w:rsid w:val="0011020A"/>
    <w:rsid w:val="0011034D"/>
    <w:rsid w:val="001106C6"/>
    <w:rsid w:val="001107DA"/>
    <w:rsid w:val="00110A04"/>
    <w:rsid w:val="0011172C"/>
    <w:rsid w:val="00112207"/>
    <w:rsid w:val="0011224D"/>
    <w:rsid w:val="00112555"/>
    <w:rsid w:val="001127F8"/>
    <w:rsid w:val="00112851"/>
    <w:rsid w:val="00112B0C"/>
    <w:rsid w:val="00113211"/>
    <w:rsid w:val="00113D35"/>
    <w:rsid w:val="00113E2A"/>
    <w:rsid w:val="00114985"/>
    <w:rsid w:val="00114BF7"/>
    <w:rsid w:val="001151F9"/>
    <w:rsid w:val="00115380"/>
    <w:rsid w:val="00115786"/>
    <w:rsid w:val="00115DEA"/>
    <w:rsid w:val="001166C5"/>
    <w:rsid w:val="00116C52"/>
    <w:rsid w:val="00116FD9"/>
    <w:rsid w:val="0011712F"/>
    <w:rsid w:val="00117206"/>
    <w:rsid w:val="0011728E"/>
    <w:rsid w:val="001172E6"/>
    <w:rsid w:val="00117519"/>
    <w:rsid w:val="0011764C"/>
    <w:rsid w:val="001176A3"/>
    <w:rsid w:val="00120858"/>
    <w:rsid w:val="0012099F"/>
    <w:rsid w:val="00120A48"/>
    <w:rsid w:val="00120E1C"/>
    <w:rsid w:val="001213D1"/>
    <w:rsid w:val="001214C5"/>
    <w:rsid w:val="001217E4"/>
    <w:rsid w:val="001218B2"/>
    <w:rsid w:val="00121C12"/>
    <w:rsid w:val="00121C5B"/>
    <w:rsid w:val="00121D6B"/>
    <w:rsid w:val="00121D98"/>
    <w:rsid w:val="0012256E"/>
    <w:rsid w:val="00122886"/>
    <w:rsid w:val="001229A0"/>
    <w:rsid w:val="00122C24"/>
    <w:rsid w:val="00122D14"/>
    <w:rsid w:val="00122D20"/>
    <w:rsid w:val="00122D66"/>
    <w:rsid w:val="00122E3D"/>
    <w:rsid w:val="00122E82"/>
    <w:rsid w:val="00122F55"/>
    <w:rsid w:val="00122FC7"/>
    <w:rsid w:val="001237F7"/>
    <w:rsid w:val="0012382B"/>
    <w:rsid w:val="00123C57"/>
    <w:rsid w:val="00123CC0"/>
    <w:rsid w:val="00124147"/>
    <w:rsid w:val="00124737"/>
    <w:rsid w:val="00125F4D"/>
    <w:rsid w:val="0012625E"/>
    <w:rsid w:val="0012627B"/>
    <w:rsid w:val="00126701"/>
    <w:rsid w:val="001268E2"/>
    <w:rsid w:val="001269FC"/>
    <w:rsid w:val="00126A2A"/>
    <w:rsid w:val="00126A42"/>
    <w:rsid w:val="00127B81"/>
    <w:rsid w:val="00130167"/>
    <w:rsid w:val="0013037B"/>
    <w:rsid w:val="00130531"/>
    <w:rsid w:val="001309CC"/>
    <w:rsid w:val="001309FE"/>
    <w:rsid w:val="00130B69"/>
    <w:rsid w:val="00130CD4"/>
    <w:rsid w:val="00131062"/>
    <w:rsid w:val="00131BC7"/>
    <w:rsid w:val="001321C1"/>
    <w:rsid w:val="001325DC"/>
    <w:rsid w:val="00132980"/>
    <w:rsid w:val="00132998"/>
    <w:rsid w:val="00132B5F"/>
    <w:rsid w:val="00132CB6"/>
    <w:rsid w:val="0013386A"/>
    <w:rsid w:val="00133895"/>
    <w:rsid w:val="00133B9E"/>
    <w:rsid w:val="00133C73"/>
    <w:rsid w:val="00134079"/>
    <w:rsid w:val="001341BE"/>
    <w:rsid w:val="001342B7"/>
    <w:rsid w:val="0013474B"/>
    <w:rsid w:val="00134A60"/>
    <w:rsid w:val="00134E10"/>
    <w:rsid w:val="00134EB7"/>
    <w:rsid w:val="0013513E"/>
    <w:rsid w:val="0013516E"/>
    <w:rsid w:val="00135286"/>
    <w:rsid w:val="001352F1"/>
    <w:rsid w:val="001358FC"/>
    <w:rsid w:val="00135E39"/>
    <w:rsid w:val="00135E5D"/>
    <w:rsid w:val="00136228"/>
    <w:rsid w:val="00136506"/>
    <w:rsid w:val="0013655B"/>
    <w:rsid w:val="001367F8"/>
    <w:rsid w:val="001368F5"/>
    <w:rsid w:val="00136F87"/>
    <w:rsid w:val="00137146"/>
    <w:rsid w:val="00137369"/>
    <w:rsid w:val="0013736D"/>
    <w:rsid w:val="0013755E"/>
    <w:rsid w:val="001375FA"/>
    <w:rsid w:val="00137B4D"/>
    <w:rsid w:val="00137DF9"/>
    <w:rsid w:val="001406BC"/>
    <w:rsid w:val="00140A32"/>
    <w:rsid w:val="00140B7E"/>
    <w:rsid w:val="00140C1F"/>
    <w:rsid w:val="00140C70"/>
    <w:rsid w:val="00140CFF"/>
    <w:rsid w:val="00140FE8"/>
    <w:rsid w:val="001417ED"/>
    <w:rsid w:val="00141AD8"/>
    <w:rsid w:val="00141FB0"/>
    <w:rsid w:val="001424F3"/>
    <w:rsid w:val="00142A28"/>
    <w:rsid w:val="00143291"/>
    <w:rsid w:val="001435D4"/>
    <w:rsid w:val="00143DF1"/>
    <w:rsid w:val="00143F5F"/>
    <w:rsid w:val="00144DCE"/>
    <w:rsid w:val="00145274"/>
    <w:rsid w:val="001453AF"/>
    <w:rsid w:val="00145525"/>
    <w:rsid w:val="00145766"/>
    <w:rsid w:val="0014590B"/>
    <w:rsid w:val="00145F28"/>
    <w:rsid w:val="00145F29"/>
    <w:rsid w:val="00146128"/>
    <w:rsid w:val="001462BD"/>
    <w:rsid w:val="00146379"/>
    <w:rsid w:val="0014689B"/>
    <w:rsid w:val="00146B24"/>
    <w:rsid w:val="00146BA6"/>
    <w:rsid w:val="0014753B"/>
    <w:rsid w:val="001501C1"/>
    <w:rsid w:val="00150689"/>
    <w:rsid w:val="0015082B"/>
    <w:rsid w:val="001508B4"/>
    <w:rsid w:val="001508E8"/>
    <w:rsid w:val="00150AA2"/>
    <w:rsid w:val="001510F1"/>
    <w:rsid w:val="00151120"/>
    <w:rsid w:val="00151569"/>
    <w:rsid w:val="00151995"/>
    <w:rsid w:val="00151DA0"/>
    <w:rsid w:val="0015201E"/>
    <w:rsid w:val="001522DF"/>
    <w:rsid w:val="00152315"/>
    <w:rsid w:val="00152611"/>
    <w:rsid w:val="00152795"/>
    <w:rsid w:val="00153B2C"/>
    <w:rsid w:val="00153E85"/>
    <w:rsid w:val="00154413"/>
    <w:rsid w:val="001547B0"/>
    <w:rsid w:val="001549AC"/>
    <w:rsid w:val="00154CB6"/>
    <w:rsid w:val="001550B9"/>
    <w:rsid w:val="0015591E"/>
    <w:rsid w:val="00155A6D"/>
    <w:rsid w:val="00155FF1"/>
    <w:rsid w:val="00156390"/>
    <w:rsid w:val="00156B24"/>
    <w:rsid w:val="0015720A"/>
    <w:rsid w:val="00157A61"/>
    <w:rsid w:val="001602A9"/>
    <w:rsid w:val="00160481"/>
    <w:rsid w:val="00160929"/>
    <w:rsid w:val="00160A5B"/>
    <w:rsid w:val="00160C60"/>
    <w:rsid w:val="00160D50"/>
    <w:rsid w:val="00160EE3"/>
    <w:rsid w:val="0016152D"/>
    <w:rsid w:val="001616F3"/>
    <w:rsid w:val="00161820"/>
    <w:rsid w:val="00161B0C"/>
    <w:rsid w:val="00161C83"/>
    <w:rsid w:val="00161DDD"/>
    <w:rsid w:val="0016219E"/>
    <w:rsid w:val="0016229A"/>
    <w:rsid w:val="001625DD"/>
    <w:rsid w:val="00162AF7"/>
    <w:rsid w:val="001630FE"/>
    <w:rsid w:val="00163296"/>
    <w:rsid w:val="001632E8"/>
    <w:rsid w:val="001638DA"/>
    <w:rsid w:val="00163D5D"/>
    <w:rsid w:val="00163F13"/>
    <w:rsid w:val="001640AF"/>
    <w:rsid w:val="001645F5"/>
    <w:rsid w:val="00164634"/>
    <w:rsid w:val="001646B4"/>
    <w:rsid w:val="00164768"/>
    <w:rsid w:val="00164809"/>
    <w:rsid w:val="00164985"/>
    <w:rsid w:val="00164DC5"/>
    <w:rsid w:val="00166501"/>
    <w:rsid w:val="00166643"/>
    <w:rsid w:val="00166790"/>
    <w:rsid w:val="00166872"/>
    <w:rsid w:val="00166C53"/>
    <w:rsid w:val="00166DE1"/>
    <w:rsid w:val="00166DF0"/>
    <w:rsid w:val="001670DE"/>
    <w:rsid w:val="00167BB5"/>
    <w:rsid w:val="00167C00"/>
    <w:rsid w:val="001703F5"/>
    <w:rsid w:val="00170D38"/>
    <w:rsid w:val="00170D4B"/>
    <w:rsid w:val="00170E61"/>
    <w:rsid w:val="001715A7"/>
    <w:rsid w:val="00171908"/>
    <w:rsid w:val="001719E0"/>
    <w:rsid w:val="00171A20"/>
    <w:rsid w:val="00171C16"/>
    <w:rsid w:val="00171C87"/>
    <w:rsid w:val="001723EC"/>
    <w:rsid w:val="001725A4"/>
    <w:rsid w:val="00172ADD"/>
    <w:rsid w:val="00172DD5"/>
    <w:rsid w:val="00173194"/>
    <w:rsid w:val="001732E3"/>
    <w:rsid w:val="0017351B"/>
    <w:rsid w:val="0017377E"/>
    <w:rsid w:val="0017389B"/>
    <w:rsid w:val="001739E9"/>
    <w:rsid w:val="00174227"/>
    <w:rsid w:val="00174230"/>
    <w:rsid w:val="0017444B"/>
    <w:rsid w:val="0017497C"/>
    <w:rsid w:val="00174C28"/>
    <w:rsid w:val="00174F08"/>
    <w:rsid w:val="0017503B"/>
    <w:rsid w:val="00175109"/>
    <w:rsid w:val="001754AE"/>
    <w:rsid w:val="00175721"/>
    <w:rsid w:val="001761FB"/>
    <w:rsid w:val="001764B3"/>
    <w:rsid w:val="00176A06"/>
    <w:rsid w:val="00176EA0"/>
    <w:rsid w:val="00176FCB"/>
    <w:rsid w:val="0017740A"/>
    <w:rsid w:val="0017764C"/>
    <w:rsid w:val="00177AF2"/>
    <w:rsid w:val="001805E8"/>
    <w:rsid w:val="00180671"/>
    <w:rsid w:val="0018070D"/>
    <w:rsid w:val="00180A70"/>
    <w:rsid w:val="00180B9A"/>
    <w:rsid w:val="00181072"/>
    <w:rsid w:val="00181348"/>
    <w:rsid w:val="001817E7"/>
    <w:rsid w:val="00181961"/>
    <w:rsid w:val="00181B85"/>
    <w:rsid w:val="00181BC5"/>
    <w:rsid w:val="0018295C"/>
    <w:rsid w:val="00183024"/>
    <w:rsid w:val="0018307C"/>
    <w:rsid w:val="001830C6"/>
    <w:rsid w:val="001832FB"/>
    <w:rsid w:val="001834F8"/>
    <w:rsid w:val="00183CED"/>
    <w:rsid w:val="00183EBF"/>
    <w:rsid w:val="001841C1"/>
    <w:rsid w:val="00184401"/>
    <w:rsid w:val="0018458A"/>
    <w:rsid w:val="00184EB9"/>
    <w:rsid w:val="001854BF"/>
    <w:rsid w:val="00185B0A"/>
    <w:rsid w:val="00185EE2"/>
    <w:rsid w:val="0018615E"/>
    <w:rsid w:val="001864A5"/>
    <w:rsid w:val="001867FE"/>
    <w:rsid w:val="0018680C"/>
    <w:rsid w:val="001868CE"/>
    <w:rsid w:val="00186AC9"/>
    <w:rsid w:val="00186C19"/>
    <w:rsid w:val="00186E14"/>
    <w:rsid w:val="0018701B"/>
    <w:rsid w:val="0018705F"/>
    <w:rsid w:val="001877E4"/>
    <w:rsid w:val="0018789D"/>
    <w:rsid w:val="00187C44"/>
    <w:rsid w:val="00187DC2"/>
    <w:rsid w:val="0019003B"/>
    <w:rsid w:val="00190363"/>
    <w:rsid w:val="00190BD8"/>
    <w:rsid w:val="00190DBD"/>
    <w:rsid w:val="00191430"/>
    <w:rsid w:val="0019183E"/>
    <w:rsid w:val="00191E4F"/>
    <w:rsid w:val="0019269D"/>
    <w:rsid w:val="00192C38"/>
    <w:rsid w:val="00192F3B"/>
    <w:rsid w:val="0019356D"/>
    <w:rsid w:val="00193695"/>
    <w:rsid w:val="001939AD"/>
    <w:rsid w:val="001940EF"/>
    <w:rsid w:val="001941F9"/>
    <w:rsid w:val="00194550"/>
    <w:rsid w:val="0019455D"/>
    <w:rsid w:val="0019521F"/>
    <w:rsid w:val="00195288"/>
    <w:rsid w:val="0019529D"/>
    <w:rsid w:val="00195A81"/>
    <w:rsid w:val="00195C83"/>
    <w:rsid w:val="00195E1D"/>
    <w:rsid w:val="00196367"/>
    <w:rsid w:val="00196560"/>
    <w:rsid w:val="001968A4"/>
    <w:rsid w:val="00196C0B"/>
    <w:rsid w:val="00196D27"/>
    <w:rsid w:val="0019731A"/>
    <w:rsid w:val="00197336"/>
    <w:rsid w:val="001974C4"/>
    <w:rsid w:val="00197587"/>
    <w:rsid w:val="00197808"/>
    <w:rsid w:val="00197B6D"/>
    <w:rsid w:val="00197D20"/>
    <w:rsid w:val="00197DD5"/>
    <w:rsid w:val="00197EB1"/>
    <w:rsid w:val="00197F8A"/>
    <w:rsid w:val="001A0CAB"/>
    <w:rsid w:val="001A1593"/>
    <w:rsid w:val="001A1769"/>
    <w:rsid w:val="001A19E8"/>
    <w:rsid w:val="001A216C"/>
    <w:rsid w:val="001A2B26"/>
    <w:rsid w:val="001A2B4D"/>
    <w:rsid w:val="001A3886"/>
    <w:rsid w:val="001A3B5D"/>
    <w:rsid w:val="001A3E64"/>
    <w:rsid w:val="001A5405"/>
    <w:rsid w:val="001A608B"/>
    <w:rsid w:val="001A6278"/>
    <w:rsid w:val="001A6444"/>
    <w:rsid w:val="001A65DF"/>
    <w:rsid w:val="001A773F"/>
    <w:rsid w:val="001A79EC"/>
    <w:rsid w:val="001B02E1"/>
    <w:rsid w:val="001B02EB"/>
    <w:rsid w:val="001B0DB7"/>
    <w:rsid w:val="001B0EFC"/>
    <w:rsid w:val="001B14A8"/>
    <w:rsid w:val="001B19BB"/>
    <w:rsid w:val="001B1FC1"/>
    <w:rsid w:val="001B21F5"/>
    <w:rsid w:val="001B225C"/>
    <w:rsid w:val="001B25AF"/>
    <w:rsid w:val="001B2F14"/>
    <w:rsid w:val="001B2F73"/>
    <w:rsid w:val="001B3402"/>
    <w:rsid w:val="001B37A0"/>
    <w:rsid w:val="001B38DD"/>
    <w:rsid w:val="001B3A4F"/>
    <w:rsid w:val="001B3AC8"/>
    <w:rsid w:val="001B3C40"/>
    <w:rsid w:val="001B4601"/>
    <w:rsid w:val="001B4CB6"/>
    <w:rsid w:val="001B548E"/>
    <w:rsid w:val="001B55EF"/>
    <w:rsid w:val="001B5702"/>
    <w:rsid w:val="001B582D"/>
    <w:rsid w:val="001B5E23"/>
    <w:rsid w:val="001B5E81"/>
    <w:rsid w:val="001B621B"/>
    <w:rsid w:val="001B651A"/>
    <w:rsid w:val="001B6539"/>
    <w:rsid w:val="001B6C45"/>
    <w:rsid w:val="001B6CCE"/>
    <w:rsid w:val="001B71AD"/>
    <w:rsid w:val="001B71DD"/>
    <w:rsid w:val="001B76A9"/>
    <w:rsid w:val="001B7C21"/>
    <w:rsid w:val="001C0766"/>
    <w:rsid w:val="001C09E7"/>
    <w:rsid w:val="001C1149"/>
    <w:rsid w:val="001C1627"/>
    <w:rsid w:val="001C20E1"/>
    <w:rsid w:val="001C28D4"/>
    <w:rsid w:val="001C2EC8"/>
    <w:rsid w:val="001C346E"/>
    <w:rsid w:val="001C3822"/>
    <w:rsid w:val="001C3BED"/>
    <w:rsid w:val="001C3C24"/>
    <w:rsid w:val="001C3D7E"/>
    <w:rsid w:val="001C489D"/>
    <w:rsid w:val="001C4AFD"/>
    <w:rsid w:val="001C4EA9"/>
    <w:rsid w:val="001C4EF3"/>
    <w:rsid w:val="001C50E2"/>
    <w:rsid w:val="001C52E0"/>
    <w:rsid w:val="001C53A2"/>
    <w:rsid w:val="001C58D0"/>
    <w:rsid w:val="001C5B08"/>
    <w:rsid w:val="001C6CF9"/>
    <w:rsid w:val="001C6E3D"/>
    <w:rsid w:val="001C71FE"/>
    <w:rsid w:val="001C748C"/>
    <w:rsid w:val="001C7504"/>
    <w:rsid w:val="001C772B"/>
    <w:rsid w:val="001C794A"/>
    <w:rsid w:val="001D0376"/>
    <w:rsid w:val="001D0918"/>
    <w:rsid w:val="001D09D1"/>
    <w:rsid w:val="001D1CD1"/>
    <w:rsid w:val="001D1E34"/>
    <w:rsid w:val="001D1E44"/>
    <w:rsid w:val="001D240D"/>
    <w:rsid w:val="001D28F8"/>
    <w:rsid w:val="001D2A3E"/>
    <w:rsid w:val="001D2C3A"/>
    <w:rsid w:val="001D340B"/>
    <w:rsid w:val="001D3664"/>
    <w:rsid w:val="001D3763"/>
    <w:rsid w:val="001D3FCB"/>
    <w:rsid w:val="001D3FE1"/>
    <w:rsid w:val="001D4137"/>
    <w:rsid w:val="001D4178"/>
    <w:rsid w:val="001D42FD"/>
    <w:rsid w:val="001D42FF"/>
    <w:rsid w:val="001D4422"/>
    <w:rsid w:val="001D4AD6"/>
    <w:rsid w:val="001D5CAC"/>
    <w:rsid w:val="001D5FAA"/>
    <w:rsid w:val="001D6AE9"/>
    <w:rsid w:val="001D6B3B"/>
    <w:rsid w:val="001D6BE2"/>
    <w:rsid w:val="001D79F5"/>
    <w:rsid w:val="001D7B25"/>
    <w:rsid w:val="001D7D7F"/>
    <w:rsid w:val="001E0651"/>
    <w:rsid w:val="001E09ED"/>
    <w:rsid w:val="001E0AD2"/>
    <w:rsid w:val="001E1067"/>
    <w:rsid w:val="001E1104"/>
    <w:rsid w:val="001E1C54"/>
    <w:rsid w:val="001E1C59"/>
    <w:rsid w:val="001E1F87"/>
    <w:rsid w:val="001E2271"/>
    <w:rsid w:val="001E25A3"/>
    <w:rsid w:val="001E2698"/>
    <w:rsid w:val="001E285F"/>
    <w:rsid w:val="001E3083"/>
    <w:rsid w:val="001E431E"/>
    <w:rsid w:val="001E470E"/>
    <w:rsid w:val="001E47E0"/>
    <w:rsid w:val="001E4912"/>
    <w:rsid w:val="001E4D18"/>
    <w:rsid w:val="001E4FF5"/>
    <w:rsid w:val="001E5018"/>
    <w:rsid w:val="001E5352"/>
    <w:rsid w:val="001E5408"/>
    <w:rsid w:val="001E554E"/>
    <w:rsid w:val="001E5705"/>
    <w:rsid w:val="001E574F"/>
    <w:rsid w:val="001E57F0"/>
    <w:rsid w:val="001E5BD6"/>
    <w:rsid w:val="001E5E58"/>
    <w:rsid w:val="001E5F52"/>
    <w:rsid w:val="001E60EA"/>
    <w:rsid w:val="001E61EE"/>
    <w:rsid w:val="001E62E0"/>
    <w:rsid w:val="001E65D8"/>
    <w:rsid w:val="001E6858"/>
    <w:rsid w:val="001E6A40"/>
    <w:rsid w:val="001E6EDD"/>
    <w:rsid w:val="001E7128"/>
    <w:rsid w:val="001E712E"/>
    <w:rsid w:val="001E77F2"/>
    <w:rsid w:val="001E7D38"/>
    <w:rsid w:val="001F0384"/>
    <w:rsid w:val="001F0989"/>
    <w:rsid w:val="001F0B8B"/>
    <w:rsid w:val="001F0EF8"/>
    <w:rsid w:val="001F11AD"/>
    <w:rsid w:val="001F1C12"/>
    <w:rsid w:val="001F25C6"/>
    <w:rsid w:val="001F28EB"/>
    <w:rsid w:val="001F2BFE"/>
    <w:rsid w:val="001F2CA7"/>
    <w:rsid w:val="001F2E98"/>
    <w:rsid w:val="001F2ED6"/>
    <w:rsid w:val="001F3033"/>
    <w:rsid w:val="001F3104"/>
    <w:rsid w:val="001F311F"/>
    <w:rsid w:val="001F322D"/>
    <w:rsid w:val="001F3460"/>
    <w:rsid w:val="001F36BF"/>
    <w:rsid w:val="001F3D13"/>
    <w:rsid w:val="001F426F"/>
    <w:rsid w:val="001F42E5"/>
    <w:rsid w:val="001F4735"/>
    <w:rsid w:val="001F48E8"/>
    <w:rsid w:val="001F4D8A"/>
    <w:rsid w:val="001F575A"/>
    <w:rsid w:val="001F5946"/>
    <w:rsid w:val="001F59AA"/>
    <w:rsid w:val="001F61B8"/>
    <w:rsid w:val="001F62A8"/>
    <w:rsid w:val="001F6970"/>
    <w:rsid w:val="001F6AF6"/>
    <w:rsid w:val="001F712A"/>
    <w:rsid w:val="001F7688"/>
    <w:rsid w:val="001F7EEF"/>
    <w:rsid w:val="00200304"/>
    <w:rsid w:val="0020057B"/>
    <w:rsid w:val="0020063E"/>
    <w:rsid w:val="00200A1E"/>
    <w:rsid w:val="00200EB1"/>
    <w:rsid w:val="00201255"/>
    <w:rsid w:val="0020142E"/>
    <w:rsid w:val="002015DC"/>
    <w:rsid w:val="00201B68"/>
    <w:rsid w:val="002022E7"/>
    <w:rsid w:val="00202309"/>
    <w:rsid w:val="00202492"/>
    <w:rsid w:val="00202778"/>
    <w:rsid w:val="0020288E"/>
    <w:rsid w:val="00202C23"/>
    <w:rsid w:val="00203EB9"/>
    <w:rsid w:val="00204383"/>
    <w:rsid w:val="0020505D"/>
    <w:rsid w:val="00205106"/>
    <w:rsid w:val="00205CC3"/>
    <w:rsid w:val="002061CD"/>
    <w:rsid w:val="002064FA"/>
    <w:rsid w:val="002067CE"/>
    <w:rsid w:val="002069D7"/>
    <w:rsid w:val="00206CE4"/>
    <w:rsid w:val="00206F65"/>
    <w:rsid w:val="00207056"/>
    <w:rsid w:val="002074D0"/>
    <w:rsid w:val="0020768A"/>
    <w:rsid w:val="00207866"/>
    <w:rsid w:val="00207E77"/>
    <w:rsid w:val="0021063A"/>
    <w:rsid w:val="00210E2B"/>
    <w:rsid w:val="00211343"/>
    <w:rsid w:val="002113D3"/>
    <w:rsid w:val="00211EB3"/>
    <w:rsid w:val="002122F8"/>
    <w:rsid w:val="0021295F"/>
    <w:rsid w:val="00212C6D"/>
    <w:rsid w:val="00212DB3"/>
    <w:rsid w:val="0021322C"/>
    <w:rsid w:val="00213C63"/>
    <w:rsid w:val="00213C98"/>
    <w:rsid w:val="002143C1"/>
    <w:rsid w:val="002143E6"/>
    <w:rsid w:val="002145A4"/>
    <w:rsid w:val="00214C9C"/>
    <w:rsid w:val="00214E57"/>
    <w:rsid w:val="0021575D"/>
    <w:rsid w:val="00215B37"/>
    <w:rsid w:val="00216CB6"/>
    <w:rsid w:val="00216F58"/>
    <w:rsid w:val="00217158"/>
    <w:rsid w:val="00217417"/>
    <w:rsid w:val="0021764A"/>
    <w:rsid w:val="002179E3"/>
    <w:rsid w:val="00217BDF"/>
    <w:rsid w:val="00217FE3"/>
    <w:rsid w:val="00220894"/>
    <w:rsid w:val="00221692"/>
    <w:rsid w:val="00221D3C"/>
    <w:rsid w:val="0022264E"/>
    <w:rsid w:val="00222679"/>
    <w:rsid w:val="00222E6E"/>
    <w:rsid w:val="00223011"/>
    <w:rsid w:val="0022310E"/>
    <w:rsid w:val="002232E5"/>
    <w:rsid w:val="00223703"/>
    <w:rsid w:val="0022391C"/>
    <w:rsid w:val="00223BFB"/>
    <w:rsid w:val="00224485"/>
    <w:rsid w:val="00224EBD"/>
    <w:rsid w:val="00225368"/>
    <w:rsid w:val="0022546B"/>
    <w:rsid w:val="0022551F"/>
    <w:rsid w:val="00225CE6"/>
    <w:rsid w:val="002266DC"/>
    <w:rsid w:val="00226C9B"/>
    <w:rsid w:val="00226F4A"/>
    <w:rsid w:val="002273A6"/>
    <w:rsid w:val="00227C54"/>
    <w:rsid w:val="00227CDA"/>
    <w:rsid w:val="0023004D"/>
    <w:rsid w:val="0023069D"/>
    <w:rsid w:val="00230983"/>
    <w:rsid w:val="002309AE"/>
    <w:rsid w:val="00230DDD"/>
    <w:rsid w:val="002317FA"/>
    <w:rsid w:val="00231CB9"/>
    <w:rsid w:val="00231FB6"/>
    <w:rsid w:val="00232236"/>
    <w:rsid w:val="0023241F"/>
    <w:rsid w:val="00232786"/>
    <w:rsid w:val="00232B54"/>
    <w:rsid w:val="0023318C"/>
    <w:rsid w:val="00233278"/>
    <w:rsid w:val="00233395"/>
    <w:rsid w:val="00233B30"/>
    <w:rsid w:val="00233B3D"/>
    <w:rsid w:val="00233BBF"/>
    <w:rsid w:val="00233C4A"/>
    <w:rsid w:val="00234412"/>
    <w:rsid w:val="0023474B"/>
    <w:rsid w:val="00234829"/>
    <w:rsid w:val="002348CC"/>
    <w:rsid w:val="00234EAD"/>
    <w:rsid w:val="002353CE"/>
    <w:rsid w:val="0023558A"/>
    <w:rsid w:val="002358C4"/>
    <w:rsid w:val="002358E2"/>
    <w:rsid w:val="00235A7C"/>
    <w:rsid w:val="00235AAD"/>
    <w:rsid w:val="00235D01"/>
    <w:rsid w:val="0023620B"/>
    <w:rsid w:val="00236516"/>
    <w:rsid w:val="002367FD"/>
    <w:rsid w:val="0023729C"/>
    <w:rsid w:val="00237308"/>
    <w:rsid w:val="00237C37"/>
    <w:rsid w:val="002402F9"/>
    <w:rsid w:val="002404FE"/>
    <w:rsid w:val="002406D0"/>
    <w:rsid w:val="002408FF"/>
    <w:rsid w:val="00240C1A"/>
    <w:rsid w:val="00241134"/>
    <w:rsid w:val="00241841"/>
    <w:rsid w:val="00241B28"/>
    <w:rsid w:val="00241EB1"/>
    <w:rsid w:val="0024282E"/>
    <w:rsid w:val="00242D63"/>
    <w:rsid w:val="00243691"/>
    <w:rsid w:val="00243D93"/>
    <w:rsid w:val="00243DA2"/>
    <w:rsid w:val="00243EAB"/>
    <w:rsid w:val="00244084"/>
    <w:rsid w:val="0024475A"/>
    <w:rsid w:val="00244824"/>
    <w:rsid w:val="002448D7"/>
    <w:rsid w:val="002449F8"/>
    <w:rsid w:val="00244B49"/>
    <w:rsid w:val="00244B5E"/>
    <w:rsid w:val="00244D56"/>
    <w:rsid w:val="00244FEC"/>
    <w:rsid w:val="0024516B"/>
    <w:rsid w:val="00245534"/>
    <w:rsid w:val="00246620"/>
    <w:rsid w:val="0024662C"/>
    <w:rsid w:val="0024664B"/>
    <w:rsid w:val="0024679E"/>
    <w:rsid w:val="002469E6"/>
    <w:rsid w:val="00246BEC"/>
    <w:rsid w:val="00246C53"/>
    <w:rsid w:val="0024740D"/>
    <w:rsid w:val="002478EC"/>
    <w:rsid w:val="00250127"/>
    <w:rsid w:val="00250B78"/>
    <w:rsid w:val="0025139E"/>
    <w:rsid w:val="00251B52"/>
    <w:rsid w:val="002533D4"/>
    <w:rsid w:val="002534BB"/>
    <w:rsid w:val="00253563"/>
    <w:rsid w:val="00253AA1"/>
    <w:rsid w:val="00253B17"/>
    <w:rsid w:val="00253E69"/>
    <w:rsid w:val="00254241"/>
    <w:rsid w:val="002544D9"/>
    <w:rsid w:val="00254695"/>
    <w:rsid w:val="00254B34"/>
    <w:rsid w:val="00255163"/>
    <w:rsid w:val="002551BF"/>
    <w:rsid w:val="002552F6"/>
    <w:rsid w:val="00255785"/>
    <w:rsid w:val="00255999"/>
    <w:rsid w:val="00255F0E"/>
    <w:rsid w:val="00255F3C"/>
    <w:rsid w:val="0025606C"/>
    <w:rsid w:val="002561C2"/>
    <w:rsid w:val="00256734"/>
    <w:rsid w:val="00256936"/>
    <w:rsid w:val="00256957"/>
    <w:rsid w:val="00256991"/>
    <w:rsid w:val="00256B64"/>
    <w:rsid w:val="00257659"/>
    <w:rsid w:val="00257A31"/>
    <w:rsid w:val="00257B4A"/>
    <w:rsid w:val="00257D13"/>
    <w:rsid w:val="00260632"/>
    <w:rsid w:val="00260787"/>
    <w:rsid w:val="00261993"/>
    <w:rsid w:val="00261B89"/>
    <w:rsid w:val="00262354"/>
    <w:rsid w:val="00262CB4"/>
    <w:rsid w:val="00262D67"/>
    <w:rsid w:val="00263749"/>
    <w:rsid w:val="00263AF3"/>
    <w:rsid w:val="00263BCC"/>
    <w:rsid w:val="00263E86"/>
    <w:rsid w:val="00263FB1"/>
    <w:rsid w:val="00264866"/>
    <w:rsid w:val="00265746"/>
    <w:rsid w:val="002661A2"/>
    <w:rsid w:val="00266755"/>
    <w:rsid w:val="00266D9F"/>
    <w:rsid w:val="002704F1"/>
    <w:rsid w:val="00271280"/>
    <w:rsid w:val="002712E5"/>
    <w:rsid w:val="002714C2"/>
    <w:rsid w:val="00271821"/>
    <w:rsid w:val="00271BC4"/>
    <w:rsid w:val="00272153"/>
    <w:rsid w:val="00272158"/>
    <w:rsid w:val="0027228B"/>
    <w:rsid w:val="00272BD4"/>
    <w:rsid w:val="00272E3E"/>
    <w:rsid w:val="00272E4D"/>
    <w:rsid w:val="00272EBE"/>
    <w:rsid w:val="00273092"/>
    <w:rsid w:val="002731FA"/>
    <w:rsid w:val="00273959"/>
    <w:rsid w:val="00273A62"/>
    <w:rsid w:val="00273AFE"/>
    <w:rsid w:val="00273BBF"/>
    <w:rsid w:val="00273CAE"/>
    <w:rsid w:val="00273DAC"/>
    <w:rsid w:val="002740E8"/>
    <w:rsid w:val="002743A8"/>
    <w:rsid w:val="00274C19"/>
    <w:rsid w:val="002758A3"/>
    <w:rsid w:val="00275F7B"/>
    <w:rsid w:val="002761C4"/>
    <w:rsid w:val="0027625F"/>
    <w:rsid w:val="0027637B"/>
    <w:rsid w:val="00276935"/>
    <w:rsid w:val="00276B9E"/>
    <w:rsid w:val="002770C7"/>
    <w:rsid w:val="002772DE"/>
    <w:rsid w:val="002779F9"/>
    <w:rsid w:val="00280324"/>
    <w:rsid w:val="00280518"/>
    <w:rsid w:val="00280933"/>
    <w:rsid w:val="00280BB7"/>
    <w:rsid w:val="00281501"/>
    <w:rsid w:val="002815B9"/>
    <w:rsid w:val="0028225A"/>
    <w:rsid w:val="002823A3"/>
    <w:rsid w:val="00282739"/>
    <w:rsid w:val="0028293A"/>
    <w:rsid w:val="00282C12"/>
    <w:rsid w:val="00283065"/>
    <w:rsid w:val="0028309F"/>
    <w:rsid w:val="002831BD"/>
    <w:rsid w:val="002834B7"/>
    <w:rsid w:val="002834CE"/>
    <w:rsid w:val="002841C2"/>
    <w:rsid w:val="002842C8"/>
    <w:rsid w:val="002842F0"/>
    <w:rsid w:val="00284738"/>
    <w:rsid w:val="00284C28"/>
    <w:rsid w:val="00284D22"/>
    <w:rsid w:val="00285574"/>
    <w:rsid w:val="00285945"/>
    <w:rsid w:val="00285BA6"/>
    <w:rsid w:val="00286109"/>
    <w:rsid w:val="00286B1B"/>
    <w:rsid w:val="00286D03"/>
    <w:rsid w:val="00286E6C"/>
    <w:rsid w:val="00286EB1"/>
    <w:rsid w:val="00287744"/>
    <w:rsid w:val="00287B2A"/>
    <w:rsid w:val="00290EBC"/>
    <w:rsid w:val="00291067"/>
    <w:rsid w:val="002912C0"/>
    <w:rsid w:val="002913B3"/>
    <w:rsid w:val="00291C83"/>
    <w:rsid w:val="00291C9A"/>
    <w:rsid w:val="00291E24"/>
    <w:rsid w:val="00291E60"/>
    <w:rsid w:val="00291EC8"/>
    <w:rsid w:val="00292070"/>
    <w:rsid w:val="002928D9"/>
    <w:rsid w:val="00293113"/>
    <w:rsid w:val="002935F6"/>
    <w:rsid w:val="00294305"/>
    <w:rsid w:val="00294491"/>
    <w:rsid w:val="002948B0"/>
    <w:rsid w:val="00294A41"/>
    <w:rsid w:val="00294E76"/>
    <w:rsid w:val="00294FBC"/>
    <w:rsid w:val="00295256"/>
    <w:rsid w:val="00295850"/>
    <w:rsid w:val="00295A58"/>
    <w:rsid w:val="002960D7"/>
    <w:rsid w:val="002964F2"/>
    <w:rsid w:val="00296528"/>
    <w:rsid w:val="00296A19"/>
    <w:rsid w:val="00296A8D"/>
    <w:rsid w:val="00296D4E"/>
    <w:rsid w:val="00297388"/>
    <w:rsid w:val="00297E1A"/>
    <w:rsid w:val="00297F91"/>
    <w:rsid w:val="002A0385"/>
    <w:rsid w:val="002A0697"/>
    <w:rsid w:val="002A0D43"/>
    <w:rsid w:val="002A15EA"/>
    <w:rsid w:val="002A1D23"/>
    <w:rsid w:val="002A2176"/>
    <w:rsid w:val="002A225D"/>
    <w:rsid w:val="002A25DC"/>
    <w:rsid w:val="002A2BC7"/>
    <w:rsid w:val="002A327A"/>
    <w:rsid w:val="002A39F3"/>
    <w:rsid w:val="002A4F5D"/>
    <w:rsid w:val="002A508B"/>
    <w:rsid w:val="002A558B"/>
    <w:rsid w:val="002A6153"/>
    <w:rsid w:val="002A6563"/>
    <w:rsid w:val="002A67D8"/>
    <w:rsid w:val="002A6C31"/>
    <w:rsid w:val="002A6E03"/>
    <w:rsid w:val="002A6F9B"/>
    <w:rsid w:val="002A7382"/>
    <w:rsid w:val="002A7F6C"/>
    <w:rsid w:val="002B034C"/>
    <w:rsid w:val="002B03A3"/>
    <w:rsid w:val="002B06B9"/>
    <w:rsid w:val="002B0915"/>
    <w:rsid w:val="002B105F"/>
    <w:rsid w:val="002B1190"/>
    <w:rsid w:val="002B11F1"/>
    <w:rsid w:val="002B1D13"/>
    <w:rsid w:val="002B2088"/>
    <w:rsid w:val="002B24EA"/>
    <w:rsid w:val="002B271C"/>
    <w:rsid w:val="002B30C7"/>
    <w:rsid w:val="002B32F6"/>
    <w:rsid w:val="002B3413"/>
    <w:rsid w:val="002B35C9"/>
    <w:rsid w:val="002B381A"/>
    <w:rsid w:val="002B3C19"/>
    <w:rsid w:val="002B3DB4"/>
    <w:rsid w:val="002B4020"/>
    <w:rsid w:val="002B472C"/>
    <w:rsid w:val="002B4D43"/>
    <w:rsid w:val="002B5016"/>
    <w:rsid w:val="002B505A"/>
    <w:rsid w:val="002B55C7"/>
    <w:rsid w:val="002B5690"/>
    <w:rsid w:val="002B5EE8"/>
    <w:rsid w:val="002B6634"/>
    <w:rsid w:val="002B68AA"/>
    <w:rsid w:val="002B6AF9"/>
    <w:rsid w:val="002B6C0A"/>
    <w:rsid w:val="002B6DB0"/>
    <w:rsid w:val="002B6F87"/>
    <w:rsid w:val="002B73BA"/>
    <w:rsid w:val="002B7806"/>
    <w:rsid w:val="002B7A7A"/>
    <w:rsid w:val="002B7BE0"/>
    <w:rsid w:val="002C0441"/>
    <w:rsid w:val="002C095C"/>
    <w:rsid w:val="002C0F51"/>
    <w:rsid w:val="002C146B"/>
    <w:rsid w:val="002C15D9"/>
    <w:rsid w:val="002C1874"/>
    <w:rsid w:val="002C19BB"/>
    <w:rsid w:val="002C1B86"/>
    <w:rsid w:val="002C1D79"/>
    <w:rsid w:val="002C21C0"/>
    <w:rsid w:val="002C227C"/>
    <w:rsid w:val="002C2506"/>
    <w:rsid w:val="002C2626"/>
    <w:rsid w:val="002C283C"/>
    <w:rsid w:val="002C2850"/>
    <w:rsid w:val="002C2876"/>
    <w:rsid w:val="002C2A03"/>
    <w:rsid w:val="002C2A5E"/>
    <w:rsid w:val="002C3426"/>
    <w:rsid w:val="002C3681"/>
    <w:rsid w:val="002C383C"/>
    <w:rsid w:val="002C3E11"/>
    <w:rsid w:val="002C3E6E"/>
    <w:rsid w:val="002C4592"/>
    <w:rsid w:val="002C4D78"/>
    <w:rsid w:val="002C5281"/>
    <w:rsid w:val="002C575C"/>
    <w:rsid w:val="002C5BB5"/>
    <w:rsid w:val="002C5DAA"/>
    <w:rsid w:val="002C5EC0"/>
    <w:rsid w:val="002C6360"/>
    <w:rsid w:val="002C6DF4"/>
    <w:rsid w:val="002C72D8"/>
    <w:rsid w:val="002C7844"/>
    <w:rsid w:val="002C7BBA"/>
    <w:rsid w:val="002C7C9B"/>
    <w:rsid w:val="002D0122"/>
    <w:rsid w:val="002D051D"/>
    <w:rsid w:val="002D098E"/>
    <w:rsid w:val="002D0ACC"/>
    <w:rsid w:val="002D0D76"/>
    <w:rsid w:val="002D0E12"/>
    <w:rsid w:val="002D13E7"/>
    <w:rsid w:val="002D19B5"/>
    <w:rsid w:val="002D1D8F"/>
    <w:rsid w:val="002D1F89"/>
    <w:rsid w:val="002D2044"/>
    <w:rsid w:val="002D20E0"/>
    <w:rsid w:val="002D2292"/>
    <w:rsid w:val="002D2366"/>
    <w:rsid w:val="002D262B"/>
    <w:rsid w:val="002D2A39"/>
    <w:rsid w:val="002D2B0D"/>
    <w:rsid w:val="002D45B5"/>
    <w:rsid w:val="002D4CE9"/>
    <w:rsid w:val="002D4D03"/>
    <w:rsid w:val="002D5081"/>
    <w:rsid w:val="002D5102"/>
    <w:rsid w:val="002D51E5"/>
    <w:rsid w:val="002D5438"/>
    <w:rsid w:val="002D57B2"/>
    <w:rsid w:val="002D588A"/>
    <w:rsid w:val="002D5A72"/>
    <w:rsid w:val="002D6202"/>
    <w:rsid w:val="002D6717"/>
    <w:rsid w:val="002D6908"/>
    <w:rsid w:val="002D6A69"/>
    <w:rsid w:val="002D74DE"/>
    <w:rsid w:val="002D7964"/>
    <w:rsid w:val="002D7DA6"/>
    <w:rsid w:val="002D7EC8"/>
    <w:rsid w:val="002D7EEA"/>
    <w:rsid w:val="002E0581"/>
    <w:rsid w:val="002E10B5"/>
    <w:rsid w:val="002E1328"/>
    <w:rsid w:val="002E1941"/>
    <w:rsid w:val="002E1B1E"/>
    <w:rsid w:val="002E20AE"/>
    <w:rsid w:val="002E27E9"/>
    <w:rsid w:val="002E2A7F"/>
    <w:rsid w:val="002E3C2C"/>
    <w:rsid w:val="002E3D70"/>
    <w:rsid w:val="002E40FA"/>
    <w:rsid w:val="002E44C3"/>
    <w:rsid w:val="002E4C3F"/>
    <w:rsid w:val="002E4DC7"/>
    <w:rsid w:val="002E4EB7"/>
    <w:rsid w:val="002E5087"/>
    <w:rsid w:val="002E5100"/>
    <w:rsid w:val="002E63E3"/>
    <w:rsid w:val="002E6F4E"/>
    <w:rsid w:val="002E7265"/>
    <w:rsid w:val="002E74C0"/>
    <w:rsid w:val="002E7A25"/>
    <w:rsid w:val="002E7BFA"/>
    <w:rsid w:val="002E7E38"/>
    <w:rsid w:val="002E7FAB"/>
    <w:rsid w:val="002F03F7"/>
    <w:rsid w:val="002F053D"/>
    <w:rsid w:val="002F0979"/>
    <w:rsid w:val="002F0B50"/>
    <w:rsid w:val="002F0D6B"/>
    <w:rsid w:val="002F0FBD"/>
    <w:rsid w:val="002F10B7"/>
    <w:rsid w:val="002F13A6"/>
    <w:rsid w:val="002F1411"/>
    <w:rsid w:val="002F15A7"/>
    <w:rsid w:val="002F185E"/>
    <w:rsid w:val="002F1EAC"/>
    <w:rsid w:val="002F225E"/>
    <w:rsid w:val="002F232C"/>
    <w:rsid w:val="002F24F3"/>
    <w:rsid w:val="002F2815"/>
    <w:rsid w:val="002F2B31"/>
    <w:rsid w:val="002F3598"/>
    <w:rsid w:val="002F3B75"/>
    <w:rsid w:val="002F3DA6"/>
    <w:rsid w:val="002F3EAC"/>
    <w:rsid w:val="002F3EAD"/>
    <w:rsid w:val="002F3EBF"/>
    <w:rsid w:val="002F41A9"/>
    <w:rsid w:val="002F48A8"/>
    <w:rsid w:val="002F48E5"/>
    <w:rsid w:val="002F4A6B"/>
    <w:rsid w:val="002F4C3D"/>
    <w:rsid w:val="002F568B"/>
    <w:rsid w:val="002F5A0A"/>
    <w:rsid w:val="002F5D0C"/>
    <w:rsid w:val="002F5D6A"/>
    <w:rsid w:val="002F5F9C"/>
    <w:rsid w:val="002F6576"/>
    <w:rsid w:val="002F7519"/>
    <w:rsid w:val="002F75CB"/>
    <w:rsid w:val="002F78BB"/>
    <w:rsid w:val="002F7E7A"/>
    <w:rsid w:val="002F7F26"/>
    <w:rsid w:val="003003D2"/>
    <w:rsid w:val="003006A7"/>
    <w:rsid w:val="00300AD6"/>
    <w:rsid w:val="00300E3E"/>
    <w:rsid w:val="00301160"/>
    <w:rsid w:val="0030129E"/>
    <w:rsid w:val="003012D8"/>
    <w:rsid w:val="003013CB"/>
    <w:rsid w:val="00301507"/>
    <w:rsid w:val="003017E2"/>
    <w:rsid w:val="00301A42"/>
    <w:rsid w:val="00301B24"/>
    <w:rsid w:val="00301D19"/>
    <w:rsid w:val="003021BE"/>
    <w:rsid w:val="0030248D"/>
    <w:rsid w:val="00303202"/>
    <w:rsid w:val="00303336"/>
    <w:rsid w:val="00303B8E"/>
    <w:rsid w:val="00303D7D"/>
    <w:rsid w:val="00303FE4"/>
    <w:rsid w:val="00304291"/>
    <w:rsid w:val="003045BB"/>
    <w:rsid w:val="003049A5"/>
    <w:rsid w:val="0030529C"/>
    <w:rsid w:val="0030584C"/>
    <w:rsid w:val="00305D98"/>
    <w:rsid w:val="0030601A"/>
    <w:rsid w:val="003061EC"/>
    <w:rsid w:val="003067A3"/>
    <w:rsid w:val="00306A54"/>
    <w:rsid w:val="00307191"/>
    <w:rsid w:val="0030742D"/>
    <w:rsid w:val="00307B7B"/>
    <w:rsid w:val="0031051A"/>
    <w:rsid w:val="003106D1"/>
    <w:rsid w:val="0031075C"/>
    <w:rsid w:val="003107B4"/>
    <w:rsid w:val="00310DD5"/>
    <w:rsid w:val="0031149C"/>
    <w:rsid w:val="00311F9B"/>
    <w:rsid w:val="00312594"/>
    <w:rsid w:val="00312939"/>
    <w:rsid w:val="003137BE"/>
    <w:rsid w:val="00313B56"/>
    <w:rsid w:val="00313D3F"/>
    <w:rsid w:val="00313D55"/>
    <w:rsid w:val="00313EEA"/>
    <w:rsid w:val="00314176"/>
    <w:rsid w:val="003143E2"/>
    <w:rsid w:val="003144BD"/>
    <w:rsid w:val="00314668"/>
    <w:rsid w:val="0031476D"/>
    <w:rsid w:val="00314EB9"/>
    <w:rsid w:val="00315259"/>
    <w:rsid w:val="00315391"/>
    <w:rsid w:val="0031549B"/>
    <w:rsid w:val="00315592"/>
    <w:rsid w:val="00315676"/>
    <w:rsid w:val="0031589E"/>
    <w:rsid w:val="00316421"/>
    <w:rsid w:val="0031644C"/>
    <w:rsid w:val="00316B61"/>
    <w:rsid w:val="003170ED"/>
    <w:rsid w:val="003174FC"/>
    <w:rsid w:val="00317565"/>
    <w:rsid w:val="00317715"/>
    <w:rsid w:val="00317956"/>
    <w:rsid w:val="00317C29"/>
    <w:rsid w:val="00320276"/>
    <w:rsid w:val="003203A0"/>
    <w:rsid w:val="00320515"/>
    <w:rsid w:val="00320F3A"/>
    <w:rsid w:val="0032158B"/>
    <w:rsid w:val="00321BF6"/>
    <w:rsid w:val="0032225F"/>
    <w:rsid w:val="003225EA"/>
    <w:rsid w:val="003228B2"/>
    <w:rsid w:val="00322A53"/>
    <w:rsid w:val="00322CBE"/>
    <w:rsid w:val="00322E3B"/>
    <w:rsid w:val="00322F72"/>
    <w:rsid w:val="00322FFF"/>
    <w:rsid w:val="00323798"/>
    <w:rsid w:val="00323883"/>
    <w:rsid w:val="00323D67"/>
    <w:rsid w:val="00323F25"/>
    <w:rsid w:val="0032418A"/>
    <w:rsid w:val="00324A6D"/>
    <w:rsid w:val="00324B1C"/>
    <w:rsid w:val="00324D7F"/>
    <w:rsid w:val="0032536D"/>
    <w:rsid w:val="00325E89"/>
    <w:rsid w:val="003263A7"/>
    <w:rsid w:val="00326920"/>
    <w:rsid w:val="00326D07"/>
    <w:rsid w:val="003275E8"/>
    <w:rsid w:val="00327837"/>
    <w:rsid w:val="00327879"/>
    <w:rsid w:val="003300D6"/>
    <w:rsid w:val="0033040B"/>
    <w:rsid w:val="0033058C"/>
    <w:rsid w:val="003305B4"/>
    <w:rsid w:val="00330725"/>
    <w:rsid w:val="00330C40"/>
    <w:rsid w:val="00330D40"/>
    <w:rsid w:val="003315BB"/>
    <w:rsid w:val="0033163C"/>
    <w:rsid w:val="00331DAB"/>
    <w:rsid w:val="0033211D"/>
    <w:rsid w:val="003324DB"/>
    <w:rsid w:val="0033251F"/>
    <w:rsid w:val="00332C14"/>
    <w:rsid w:val="003330E9"/>
    <w:rsid w:val="00333233"/>
    <w:rsid w:val="00333850"/>
    <w:rsid w:val="003338BD"/>
    <w:rsid w:val="00333D70"/>
    <w:rsid w:val="00334619"/>
    <w:rsid w:val="0033490B"/>
    <w:rsid w:val="00334DEA"/>
    <w:rsid w:val="00334E3E"/>
    <w:rsid w:val="00335153"/>
    <w:rsid w:val="003351D7"/>
    <w:rsid w:val="00335C6B"/>
    <w:rsid w:val="00335DFB"/>
    <w:rsid w:val="00336099"/>
    <w:rsid w:val="00336136"/>
    <w:rsid w:val="003362A8"/>
    <w:rsid w:val="00336475"/>
    <w:rsid w:val="0033684A"/>
    <w:rsid w:val="00336EDB"/>
    <w:rsid w:val="00336FA6"/>
    <w:rsid w:val="00340283"/>
    <w:rsid w:val="003408AE"/>
    <w:rsid w:val="00340965"/>
    <w:rsid w:val="00340BA7"/>
    <w:rsid w:val="00341234"/>
    <w:rsid w:val="0034138A"/>
    <w:rsid w:val="00341707"/>
    <w:rsid w:val="0034198E"/>
    <w:rsid w:val="00341BFA"/>
    <w:rsid w:val="003420C0"/>
    <w:rsid w:val="0034278E"/>
    <w:rsid w:val="003429BC"/>
    <w:rsid w:val="00342ADB"/>
    <w:rsid w:val="00342FB6"/>
    <w:rsid w:val="0034301D"/>
    <w:rsid w:val="003432C9"/>
    <w:rsid w:val="00343329"/>
    <w:rsid w:val="003435FA"/>
    <w:rsid w:val="00343D87"/>
    <w:rsid w:val="00343FCA"/>
    <w:rsid w:val="003442CE"/>
    <w:rsid w:val="00344439"/>
    <w:rsid w:val="00345402"/>
    <w:rsid w:val="0034644B"/>
    <w:rsid w:val="00346565"/>
    <w:rsid w:val="00346673"/>
    <w:rsid w:val="003478A4"/>
    <w:rsid w:val="00347B79"/>
    <w:rsid w:val="003504F3"/>
    <w:rsid w:val="00350BC6"/>
    <w:rsid w:val="00351159"/>
    <w:rsid w:val="0035157F"/>
    <w:rsid w:val="0035215E"/>
    <w:rsid w:val="0035270F"/>
    <w:rsid w:val="003527CA"/>
    <w:rsid w:val="00352EF6"/>
    <w:rsid w:val="00352FB8"/>
    <w:rsid w:val="00353037"/>
    <w:rsid w:val="00353198"/>
    <w:rsid w:val="00353228"/>
    <w:rsid w:val="0035334F"/>
    <w:rsid w:val="00353A58"/>
    <w:rsid w:val="00353B10"/>
    <w:rsid w:val="00353B1B"/>
    <w:rsid w:val="00353C93"/>
    <w:rsid w:val="00353FE9"/>
    <w:rsid w:val="0035460C"/>
    <w:rsid w:val="00354C68"/>
    <w:rsid w:val="00355163"/>
    <w:rsid w:val="00355424"/>
    <w:rsid w:val="00355617"/>
    <w:rsid w:val="00355F22"/>
    <w:rsid w:val="003563AF"/>
    <w:rsid w:val="00356BB8"/>
    <w:rsid w:val="00356E02"/>
    <w:rsid w:val="00356F9B"/>
    <w:rsid w:val="003577B7"/>
    <w:rsid w:val="00357D97"/>
    <w:rsid w:val="00357DFB"/>
    <w:rsid w:val="00357E01"/>
    <w:rsid w:val="00357FE4"/>
    <w:rsid w:val="0036091F"/>
    <w:rsid w:val="00360BD2"/>
    <w:rsid w:val="003616FB"/>
    <w:rsid w:val="00361D7B"/>
    <w:rsid w:val="00361E61"/>
    <w:rsid w:val="00361EEA"/>
    <w:rsid w:val="003623D0"/>
    <w:rsid w:val="003623ED"/>
    <w:rsid w:val="00362AA9"/>
    <w:rsid w:val="00362E4D"/>
    <w:rsid w:val="00363481"/>
    <w:rsid w:val="0036370F"/>
    <w:rsid w:val="00363765"/>
    <w:rsid w:val="00363A51"/>
    <w:rsid w:val="00363B9B"/>
    <w:rsid w:val="0036450C"/>
    <w:rsid w:val="00364A53"/>
    <w:rsid w:val="00364D2D"/>
    <w:rsid w:val="00364D42"/>
    <w:rsid w:val="003652B0"/>
    <w:rsid w:val="003656D5"/>
    <w:rsid w:val="003656FE"/>
    <w:rsid w:val="00365797"/>
    <w:rsid w:val="003657E9"/>
    <w:rsid w:val="003659B7"/>
    <w:rsid w:val="003659DA"/>
    <w:rsid w:val="00365ADF"/>
    <w:rsid w:val="00365C8B"/>
    <w:rsid w:val="00365D69"/>
    <w:rsid w:val="00365E39"/>
    <w:rsid w:val="0036645C"/>
    <w:rsid w:val="0036682B"/>
    <w:rsid w:val="00366E10"/>
    <w:rsid w:val="0036730D"/>
    <w:rsid w:val="0036752B"/>
    <w:rsid w:val="00367828"/>
    <w:rsid w:val="0036782E"/>
    <w:rsid w:val="003709BC"/>
    <w:rsid w:val="00370F2B"/>
    <w:rsid w:val="003713FF"/>
    <w:rsid w:val="003714BB"/>
    <w:rsid w:val="003714C1"/>
    <w:rsid w:val="00371507"/>
    <w:rsid w:val="00371554"/>
    <w:rsid w:val="0037174A"/>
    <w:rsid w:val="00371E3E"/>
    <w:rsid w:val="003722E4"/>
    <w:rsid w:val="003724BB"/>
    <w:rsid w:val="00372C1A"/>
    <w:rsid w:val="00372CE7"/>
    <w:rsid w:val="00373287"/>
    <w:rsid w:val="00373655"/>
    <w:rsid w:val="003736F7"/>
    <w:rsid w:val="003739F2"/>
    <w:rsid w:val="00373AA9"/>
    <w:rsid w:val="003744AB"/>
    <w:rsid w:val="003759A3"/>
    <w:rsid w:val="00375F72"/>
    <w:rsid w:val="00376043"/>
    <w:rsid w:val="0037637C"/>
    <w:rsid w:val="0037670D"/>
    <w:rsid w:val="00376746"/>
    <w:rsid w:val="00376A8D"/>
    <w:rsid w:val="00376B53"/>
    <w:rsid w:val="00376E8C"/>
    <w:rsid w:val="00376EFD"/>
    <w:rsid w:val="0037757B"/>
    <w:rsid w:val="003777E6"/>
    <w:rsid w:val="00377871"/>
    <w:rsid w:val="00377C43"/>
    <w:rsid w:val="003801BC"/>
    <w:rsid w:val="003803A0"/>
    <w:rsid w:val="00380A8D"/>
    <w:rsid w:val="00380BF0"/>
    <w:rsid w:val="00380E08"/>
    <w:rsid w:val="00381001"/>
    <w:rsid w:val="003810E1"/>
    <w:rsid w:val="00381105"/>
    <w:rsid w:val="00381A6A"/>
    <w:rsid w:val="00381E70"/>
    <w:rsid w:val="0038234F"/>
    <w:rsid w:val="003825FB"/>
    <w:rsid w:val="00382664"/>
    <w:rsid w:val="00382706"/>
    <w:rsid w:val="00382C11"/>
    <w:rsid w:val="0038306A"/>
    <w:rsid w:val="00383803"/>
    <w:rsid w:val="0038383A"/>
    <w:rsid w:val="0038392E"/>
    <w:rsid w:val="00383C1E"/>
    <w:rsid w:val="00383E2C"/>
    <w:rsid w:val="00383F14"/>
    <w:rsid w:val="0038402E"/>
    <w:rsid w:val="00384149"/>
    <w:rsid w:val="0038492F"/>
    <w:rsid w:val="00384C99"/>
    <w:rsid w:val="00385200"/>
    <w:rsid w:val="003852E4"/>
    <w:rsid w:val="00385626"/>
    <w:rsid w:val="0038595D"/>
    <w:rsid w:val="003860D8"/>
    <w:rsid w:val="003862D7"/>
    <w:rsid w:val="003864B3"/>
    <w:rsid w:val="00386B81"/>
    <w:rsid w:val="00386CD2"/>
    <w:rsid w:val="00386FF2"/>
    <w:rsid w:val="003870F6"/>
    <w:rsid w:val="00387337"/>
    <w:rsid w:val="00387623"/>
    <w:rsid w:val="00387930"/>
    <w:rsid w:val="003879A9"/>
    <w:rsid w:val="00387CC6"/>
    <w:rsid w:val="00390512"/>
    <w:rsid w:val="00390553"/>
    <w:rsid w:val="00390648"/>
    <w:rsid w:val="00390BA6"/>
    <w:rsid w:val="0039130C"/>
    <w:rsid w:val="00391503"/>
    <w:rsid w:val="0039181B"/>
    <w:rsid w:val="00392A5A"/>
    <w:rsid w:val="00392C05"/>
    <w:rsid w:val="00392C09"/>
    <w:rsid w:val="00392D90"/>
    <w:rsid w:val="00392DB1"/>
    <w:rsid w:val="00392FE1"/>
    <w:rsid w:val="00393083"/>
    <w:rsid w:val="003931A1"/>
    <w:rsid w:val="00393216"/>
    <w:rsid w:val="00393E9A"/>
    <w:rsid w:val="00394424"/>
    <w:rsid w:val="003944DB"/>
    <w:rsid w:val="003945FE"/>
    <w:rsid w:val="00394B8F"/>
    <w:rsid w:val="003950CE"/>
    <w:rsid w:val="0039512B"/>
    <w:rsid w:val="00395AEE"/>
    <w:rsid w:val="00396CA4"/>
    <w:rsid w:val="00396CC6"/>
    <w:rsid w:val="003972AF"/>
    <w:rsid w:val="003979A6"/>
    <w:rsid w:val="003A0075"/>
    <w:rsid w:val="003A045A"/>
    <w:rsid w:val="003A0910"/>
    <w:rsid w:val="003A0A26"/>
    <w:rsid w:val="003A0A67"/>
    <w:rsid w:val="003A0B91"/>
    <w:rsid w:val="003A107B"/>
    <w:rsid w:val="003A1409"/>
    <w:rsid w:val="003A1E09"/>
    <w:rsid w:val="003A21FE"/>
    <w:rsid w:val="003A251E"/>
    <w:rsid w:val="003A284A"/>
    <w:rsid w:val="003A299B"/>
    <w:rsid w:val="003A2B0A"/>
    <w:rsid w:val="003A2CC3"/>
    <w:rsid w:val="003A2EF2"/>
    <w:rsid w:val="003A331E"/>
    <w:rsid w:val="003A3491"/>
    <w:rsid w:val="003A3547"/>
    <w:rsid w:val="003A35BA"/>
    <w:rsid w:val="003A3666"/>
    <w:rsid w:val="003A3C58"/>
    <w:rsid w:val="003A4D66"/>
    <w:rsid w:val="003A4FAD"/>
    <w:rsid w:val="003A5354"/>
    <w:rsid w:val="003A53C7"/>
    <w:rsid w:val="003A5804"/>
    <w:rsid w:val="003A5B31"/>
    <w:rsid w:val="003A5C6B"/>
    <w:rsid w:val="003A6135"/>
    <w:rsid w:val="003A614C"/>
    <w:rsid w:val="003A61D8"/>
    <w:rsid w:val="003A623E"/>
    <w:rsid w:val="003A63A1"/>
    <w:rsid w:val="003A6411"/>
    <w:rsid w:val="003A67CC"/>
    <w:rsid w:val="003A6987"/>
    <w:rsid w:val="003A6FE3"/>
    <w:rsid w:val="003A78A6"/>
    <w:rsid w:val="003A7B8F"/>
    <w:rsid w:val="003A7FF6"/>
    <w:rsid w:val="003B07D2"/>
    <w:rsid w:val="003B0947"/>
    <w:rsid w:val="003B16FB"/>
    <w:rsid w:val="003B25FD"/>
    <w:rsid w:val="003B264A"/>
    <w:rsid w:val="003B26A8"/>
    <w:rsid w:val="003B4733"/>
    <w:rsid w:val="003B49F1"/>
    <w:rsid w:val="003B4B2C"/>
    <w:rsid w:val="003B4C63"/>
    <w:rsid w:val="003B4CA3"/>
    <w:rsid w:val="003B4D26"/>
    <w:rsid w:val="003B4DEE"/>
    <w:rsid w:val="003B4E27"/>
    <w:rsid w:val="003B50ED"/>
    <w:rsid w:val="003B53A0"/>
    <w:rsid w:val="003B572B"/>
    <w:rsid w:val="003B6558"/>
    <w:rsid w:val="003B65F5"/>
    <w:rsid w:val="003B68DE"/>
    <w:rsid w:val="003B694D"/>
    <w:rsid w:val="003B740F"/>
    <w:rsid w:val="003B78E3"/>
    <w:rsid w:val="003B7EA9"/>
    <w:rsid w:val="003C08E7"/>
    <w:rsid w:val="003C0E66"/>
    <w:rsid w:val="003C139E"/>
    <w:rsid w:val="003C1C13"/>
    <w:rsid w:val="003C2B3C"/>
    <w:rsid w:val="003C2D48"/>
    <w:rsid w:val="003C31AC"/>
    <w:rsid w:val="003C36E6"/>
    <w:rsid w:val="003C370C"/>
    <w:rsid w:val="003C3A04"/>
    <w:rsid w:val="003C3A3F"/>
    <w:rsid w:val="003C3A45"/>
    <w:rsid w:val="003C3CB9"/>
    <w:rsid w:val="003C419E"/>
    <w:rsid w:val="003C4B49"/>
    <w:rsid w:val="003C4CCE"/>
    <w:rsid w:val="003C4F82"/>
    <w:rsid w:val="003C530E"/>
    <w:rsid w:val="003C5531"/>
    <w:rsid w:val="003C5598"/>
    <w:rsid w:val="003C5734"/>
    <w:rsid w:val="003C58D6"/>
    <w:rsid w:val="003C5FD5"/>
    <w:rsid w:val="003C613A"/>
    <w:rsid w:val="003C6154"/>
    <w:rsid w:val="003C63E3"/>
    <w:rsid w:val="003C7F8F"/>
    <w:rsid w:val="003D01B2"/>
    <w:rsid w:val="003D01B6"/>
    <w:rsid w:val="003D043E"/>
    <w:rsid w:val="003D0D0B"/>
    <w:rsid w:val="003D0DDE"/>
    <w:rsid w:val="003D10BC"/>
    <w:rsid w:val="003D14E9"/>
    <w:rsid w:val="003D1819"/>
    <w:rsid w:val="003D249A"/>
    <w:rsid w:val="003D2689"/>
    <w:rsid w:val="003D2E10"/>
    <w:rsid w:val="003D3720"/>
    <w:rsid w:val="003D4097"/>
    <w:rsid w:val="003D45C4"/>
    <w:rsid w:val="003D4E35"/>
    <w:rsid w:val="003D52F3"/>
    <w:rsid w:val="003D57DA"/>
    <w:rsid w:val="003D6406"/>
    <w:rsid w:val="003D65A7"/>
    <w:rsid w:val="003D6B75"/>
    <w:rsid w:val="003D6E26"/>
    <w:rsid w:val="003D715F"/>
    <w:rsid w:val="003D7177"/>
    <w:rsid w:val="003D723A"/>
    <w:rsid w:val="003D759C"/>
    <w:rsid w:val="003E0236"/>
    <w:rsid w:val="003E0809"/>
    <w:rsid w:val="003E08A4"/>
    <w:rsid w:val="003E0AD0"/>
    <w:rsid w:val="003E0C46"/>
    <w:rsid w:val="003E0D99"/>
    <w:rsid w:val="003E0FC5"/>
    <w:rsid w:val="003E1156"/>
    <w:rsid w:val="003E15AC"/>
    <w:rsid w:val="003E188D"/>
    <w:rsid w:val="003E1F1A"/>
    <w:rsid w:val="003E1F2D"/>
    <w:rsid w:val="003E248D"/>
    <w:rsid w:val="003E2817"/>
    <w:rsid w:val="003E344E"/>
    <w:rsid w:val="003E459F"/>
    <w:rsid w:val="003E4AF7"/>
    <w:rsid w:val="003E51E4"/>
    <w:rsid w:val="003E5258"/>
    <w:rsid w:val="003E530C"/>
    <w:rsid w:val="003E5E99"/>
    <w:rsid w:val="003E748B"/>
    <w:rsid w:val="003E7F53"/>
    <w:rsid w:val="003F0238"/>
    <w:rsid w:val="003F04BA"/>
    <w:rsid w:val="003F06D0"/>
    <w:rsid w:val="003F0AB0"/>
    <w:rsid w:val="003F0C01"/>
    <w:rsid w:val="003F0E89"/>
    <w:rsid w:val="003F0EDD"/>
    <w:rsid w:val="003F0FF0"/>
    <w:rsid w:val="003F143E"/>
    <w:rsid w:val="003F14D5"/>
    <w:rsid w:val="003F15F5"/>
    <w:rsid w:val="003F165C"/>
    <w:rsid w:val="003F1733"/>
    <w:rsid w:val="003F17B8"/>
    <w:rsid w:val="003F224C"/>
    <w:rsid w:val="003F2A71"/>
    <w:rsid w:val="003F2BB0"/>
    <w:rsid w:val="003F39CA"/>
    <w:rsid w:val="003F3F69"/>
    <w:rsid w:val="003F4041"/>
    <w:rsid w:val="003F4063"/>
    <w:rsid w:val="003F406D"/>
    <w:rsid w:val="003F42F9"/>
    <w:rsid w:val="003F4415"/>
    <w:rsid w:val="003F457F"/>
    <w:rsid w:val="003F45D2"/>
    <w:rsid w:val="003F46F7"/>
    <w:rsid w:val="003F49BD"/>
    <w:rsid w:val="003F502D"/>
    <w:rsid w:val="003F604C"/>
    <w:rsid w:val="003F6122"/>
    <w:rsid w:val="003F6163"/>
    <w:rsid w:val="003F6219"/>
    <w:rsid w:val="003F6521"/>
    <w:rsid w:val="003F74CA"/>
    <w:rsid w:val="0040021E"/>
    <w:rsid w:val="004003AF"/>
    <w:rsid w:val="004003B4"/>
    <w:rsid w:val="004006C0"/>
    <w:rsid w:val="004006E9"/>
    <w:rsid w:val="00400725"/>
    <w:rsid w:val="0040090B"/>
    <w:rsid w:val="00400B33"/>
    <w:rsid w:val="00400FD5"/>
    <w:rsid w:val="0040106B"/>
    <w:rsid w:val="00401182"/>
    <w:rsid w:val="004013C9"/>
    <w:rsid w:val="00401FFF"/>
    <w:rsid w:val="00402451"/>
    <w:rsid w:val="00402461"/>
    <w:rsid w:val="00402895"/>
    <w:rsid w:val="00402C61"/>
    <w:rsid w:val="00403EAA"/>
    <w:rsid w:val="004044E2"/>
    <w:rsid w:val="00404DA5"/>
    <w:rsid w:val="00404EAF"/>
    <w:rsid w:val="00405058"/>
    <w:rsid w:val="004051D4"/>
    <w:rsid w:val="004052EE"/>
    <w:rsid w:val="00405AF3"/>
    <w:rsid w:val="00406025"/>
    <w:rsid w:val="0040646A"/>
    <w:rsid w:val="00406659"/>
    <w:rsid w:val="00406969"/>
    <w:rsid w:val="00406A45"/>
    <w:rsid w:val="004076CB"/>
    <w:rsid w:val="00407D19"/>
    <w:rsid w:val="00407F92"/>
    <w:rsid w:val="004101EA"/>
    <w:rsid w:val="004103AA"/>
    <w:rsid w:val="00410765"/>
    <w:rsid w:val="004108A9"/>
    <w:rsid w:val="00410CB4"/>
    <w:rsid w:val="00411BBB"/>
    <w:rsid w:val="00411F70"/>
    <w:rsid w:val="0041276B"/>
    <w:rsid w:val="004127E3"/>
    <w:rsid w:val="00412A00"/>
    <w:rsid w:val="00412A3C"/>
    <w:rsid w:val="00413845"/>
    <w:rsid w:val="00413A35"/>
    <w:rsid w:val="00413A8A"/>
    <w:rsid w:val="00413CE3"/>
    <w:rsid w:val="00413E0B"/>
    <w:rsid w:val="0041468A"/>
    <w:rsid w:val="00414691"/>
    <w:rsid w:val="00414D10"/>
    <w:rsid w:val="00414E03"/>
    <w:rsid w:val="0041544D"/>
    <w:rsid w:val="00415A16"/>
    <w:rsid w:val="0041606D"/>
    <w:rsid w:val="0041766F"/>
    <w:rsid w:val="00417819"/>
    <w:rsid w:val="00417C34"/>
    <w:rsid w:val="00417F6F"/>
    <w:rsid w:val="004202D6"/>
    <w:rsid w:val="004203E1"/>
    <w:rsid w:val="00420553"/>
    <w:rsid w:val="0042075E"/>
    <w:rsid w:val="00420C79"/>
    <w:rsid w:val="00420ED3"/>
    <w:rsid w:val="004210B8"/>
    <w:rsid w:val="004214E3"/>
    <w:rsid w:val="00421848"/>
    <w:rsid w:val="0042185A"/>
    <w:rsid w:val="00421BBF"/>
    <w:rsid w:val="004222EA"/>
    <w:rsid w:val="004225F2"/>
    <w:rsid w:val="00422808"/>
    <w:rsid w:val="00423E42"/>
    <w:rsid w:val="00423F51"/>
    <w:rsid w:val="00424607"/>
    <w:rsid w:val="004246BA"/>
    <w:rsid w:val="00424E40"/>
    <w:rsid w:val="004257A4"/>
    <w:rsid w:val="004259D9"/>
    <w:rsid w:val="00425C65"/>
    <w:rsid w:val="00425F24"/>
    <w:rsid w:val="00426019"/>
    <w:rsid w:val="0042608C"/>
    <w:rsid w:val="0042628C"/>
    <w:rsid w:val="00426AE1"/>
    <w:rsid w:val="00426AF1"/>
    <w:rsid w:val="00426E23"/>
    <w:rsid w:val="00426E31"/>
    <w:rsid w:val="00426E55"/>
    <w:rsid w:val="00426ED1"/>
    <w:rsid w:val="00427165"/>
    <w:rsid w:val="00427667"/>
    <w:rsid w:val="00427848"/>
    <w:rsid w:val="00427B5C"/>
    <w:rsid w:val="00427D26"/>
    <w:rsid w:val="004300A4"/>
    <w:rsid w:val="0043026B"/>
    <w:rsid w:val="0043045F"/>
    <w:rsid w:val="00430485"/>
    <w:rsid w:val="00430828"/>
    <w:rsid w:val="00430F20"/>
    <w:rsid w:val="004313BE"/>
    <w:rsid w:val="00431432"/>
    <w:rsid w:val="0043151E"/>
    <w:rsid w:val="00431534"/>
    <w:rsid w:val="004317E5"/>
    <w:rsid w:val="00431EEC"/>
    <w:rsid w:val="00432017"/>
    <w:rsid w:val="0043246E"/>
    <w:rsid w:val="004327BA"/>
    <w:rsid w:val="00432807"/>
    <w:rsid w:val="00432AC8"/>
    <w:rsid w:val="004331FE"/>
    <w:rsid w:val="004335A7"/>
    <w:rsid w:val="0043388E"/>
    <w:rsid w:val="00433A98"/>
    <w:rsid w:val="00434009"/>
    <w:rsid w:val="00434424"/>
    <w:rsid w:val="004344C3"/>
    <w:rsid w:val="004345E5"/>
    <w:rsid w:val="00434954"/>
    <w:rsid w:val="00434E43"/>
    <w:rsid w:val="0043585C"/>
    <w:rsid w:val="0043598B"/>
    <w:rsid w:val="00435AEF"/>
    <w:rsid w:val="00435BE8"/>
    <w:rsid w:val="00436195"/>
    <w:rsid w:val="00436268"/>
    <w:rsid w:val="0043644B"/>
    <w:rsid w:val="00436DD8"/>
    <w:rsid w:val="00436E8D"/>
    <w:rsid w:val="004370FB"/>
    <w:rsid w:val="00437182"/>
    <w:rsid w:val="004406CD"/>
    <w:rsid w:val="004407EA"/>
    <w:rsid w:val="004408C4"/>
    <w:rsid w:val="00440A0A"/>
    <w:rsid w:val="00441387"/>
    <w:rsid w:val="00441661"/>
    <w:rsid w:val="00441789"/>
    <w:rsid w:val="0044186E"/>
    <w:rsid w:val="00441A32"/>
    <w:rsid w:val="00441BC2"/>
    <w:rsid w:val="0044243A"/>
    <w:rsid w:val="004426FB"/>
    <w:rsid w:val="00442778"/>
    <w:rsid w:val="0044279A"/>
    <w:rsid w:val="00442D24"/>
    <w:rsid w:val="0044324C"/>
    <w:rsid w:val="00443629"/>
    <w:rsid w:val="00443C06"/>
    <w:rsid w:val="004443A2"/>
    <w:rsid w:val="004443FA"/>
    <w:rsid w:val="004449D9"/>
    <w:rsid w:val="00444C08"/>
    <w:rsid w:val="00444C9F"/>
    <w:rsid w:val="0044509B"/>
    <w:rsid w:val="004459A0"/>
    <w:rsid w:val="00445D2A"/>
    <w:rsid w:val="00445EE9"/>
    <w:rsid w:val="0044658A"/>
    <w:rsid w:val="00446629"/>
    <w:rsid w:val="00446A59"/>
    <w:rsid w:val="00446A78"/>
    <w:rsid w:val="0044778A"/>
    <w:rsid w:val="00450354"/>
    <w:rsid w:val="00451131"/>
    <w:rsid w:val="0045123F"/>
    <w:rsid w:val="0045168B"/>
    <w:rsid w:val="004517C5"/>
    <w:rsid w:val="00451A5F"/>
    <w:rsid w:val="00451B27"/>
    <w:rsid w:val="0045226F"/>
    <w:rsid w:val="0045271B"/>
    <w:rsid w:val="00453963"/>
    <w:rsid w:val="00453C86"/>
    <w:rsid w:val="00454093"/>
    <w:rsid w:val="004541AC"/>
    <w:rsid w:val="004541D8"/>
    <w:rsid w:val="00454326"/>
    <w:rsid w:val="00454E75"/>
    <w:rsid w:val="00455027"/>
    <w:rsid w:val="00455C5E"/>
    <w:rsid w:val="00455C61"/>
    <w:rsid w:val="004561FE"/>
    <w:rsid w:val="00456281"/>
    <w:rsid w:val="004564BB"/>
    <w:rsid w:val="00456859"/>
    <w:rsid w:val="00456C2E"/>
    <w:rsid w:val="00456E00"/>
    <w:rsid w:val="00456EBC"/>
    <w:rsid w:val="00457002"/>
    <w:rsid w:val="004570B8"/>
    <w:rsid w:val="004571A1"/>
    <w:rsid w:val="004572E7"/>
    <w:rsid w:val="00457378"/>
    <w:rsid w:val="004574C5"/>
    <w:rsid w:val="004575C8"/>
    <w:rsid w:val="00457637"/>
    <w:rsid w:val="004576B5"/>
    <w:rsid w:val="004577AD"/>
    <w:rsid w:val="0045782B"/>
    <w:rsid w:val="0046065B"/>
    <w:rsid w:val="00460F0A"/>
    <w:rsid w:val="00461444"/>
    <w:rsid w:val="004618DC"/>
    <w:rsid w:val="0046199A"/>
    <w:rsid w:val="00462384"/>
    <w:rsid w:val="004623D4"/>
    <w:rsid w:val="0046257C"/>
    <w:rsid w:val="00462A3F"/>
    <w:rsid w:val="00462E8F"/>
    <w:rsid w:val="00462F17"/>
    <w:rsid w:val="00463032"/>
    <w:rsid w:val="00463403"/>
    <w:rsid w:val="0046397F"/>
    <w:rsid w:val="004640F6"/>
    <w:rsid w:val="00464FE1"/>
    <w:rsid w:val="00465D50"/>
    <w:rsid w:val="00465F8C"/>
    <w:rsid w:val="0046628A"/>
    <w:rsid w:val="00466386"/>
    <w:rsid w:val="004663CC"/>
    <w:rsid w:val="00466B55"/>
    <w:rsid w:val="00466E5F"/>
    <w:rsid w:val="00467156"/>
    <w:rsid w:val="00467DE3"/>
    <w:rsid w:val="00467E94"/>
    <w:rsid w:val="00467EDC"/>
    <w:rsid w:val="0047014F"/>
    <w:rsid w:val="00470781"/>
    <w:rsid w:val="004711A8"/>
    <w:rsid w:val="00471300"/>
    <w:rsid w:val="0047176D"/>
    <w:rsid w:val="00471D1F"/>
    <w:rsid w:val="00472435"/>
    <w:rsid w:val="0047263E"/>
    <w:rsid w:val="00472A54"/>
    <w:rsid w:val="00472BF6"/>
    <w:rsid w:val="00472F0A"/>
    <w:rsid w:val="00473310"/>
    <w:rsid w:val="004734AE"/>
    <w:rsid w:val="004739A6"/>
    <w:rsid w:val="00473CD3"/>
    <w:rsid w:val="00473FF4"/>
    <w:rsid w:val="00474031"/>
    <w:rsid w:val="00474341"/>
    <w:rsid w:val="00474466"/>
    <w:rsid w:val="0047461C"/>
    <w:rsid w:val="004756CE"/>
    <w:rsid w:val="00475903"/>
    <w:rsid w:val="00475A50"/>
    <w:rsid w:val="00475CD2"/>
    <w:rsid w:val="00476677"/>
    <w:rsid w:val="00476D36"/>
    <w:rsid w:val="004770F7"/>
    <w:rsid w:val="0047733A"/>
    <w:rsid w:val="0047774C"/>
    <w:rsid w:val="004777E5"/>
    <w:rsid w:val="00477915"/>
    <w:rsid w:val="00477F45"/>
    <w:rsid w:val="00481020"/>
    <w:rsid w:val="00481515"/>
    <w:rsid w:val="00481619"/>
    <w:rsid w:val="00481870"/>
    <w:rsid w:val="00481BD6"/>
    <w:rsid w:val="00481E96"/>
    <w:rsid w:val="004827B9"/>
    <w:rsid w:val="0048283B"/>
    <w:rsid w:val="00482842"/>
    <w:rsid w:val="00482BB1"/>
    <w:rsid w:val="00482CF6"/>
    <w:rsid w:val="00482D5C"/>
    <w:rsid w:val="00482EB2"/>
    <w:rsid w:val="00483801"/>
    <w:rsid w:val="00483C25"/>
    <w:rsid w:val="00483F5C"/>
    <w:rsid w:val="00484100"/>
    <w:rsid w:val="004841D0"/>
    <w:rsid w:val="00484791"/>
    <w:rsid w:val="0048540C"/>
    <w:rsid w:val="00485A09"/>
    <w:rsid w:val="00485C4D"/>
    <w:rsid w:val="0048650A"/>
    <w:rsid w:val="00486600"/>
    <w:rsid w:val="00486D8F"/>
    <w:rsid w:val="00486E89"/>
    <w:rsid w:val="004870C7"/>
    <w:rsid w:val="00487D82"/>
    <w:rsid w:val="00490008"/>
    <w:rsid w:val="00490943"/>
    <w:rsid w:val="0049094A"/>
    <w:rsid w:val="00490E3A"/>
    <w:rsid w:val="00490EA7"/>
    <w:rsid w:val="0049157F"/>
    <w:rsid w:val="00491632"/>
    <w:rsid w:val="00491748"/>
    <w:rsid w:val="00491B7D"/>
    <w:rsid w:val="00491FEC"/>
    <w:rsid w:val="00492775"/>
    <w:rsid w:val="004929DA"/>
    <w:rsid w:val="0049315F"/>
    <w:rsid w:val="00493403"/>
    <w:rsid w:val="00493631"/>
    <w:rsid w:val="0049393C"/>
    <w:rsid w:val="00493AD0"/>
    <w:rsid w:val="004942E7"/>
    <w:rsid w:val="00494934"/>
    <w:rsid w:val="0049522C"/>
    <w:rsid w:val="004956DF"/>
    <w:rsid w:val="00495732"/>
    <w:rsid w:val="00496184"/>
    <w:rsid w:val="004961F9"/>
    <w:rsid w:val="004964CD"/>
    <w:rsid w:val="00496544"/>
    <w:rsid w:val="00496695"/>
    <w:rsid w:val="004966E3"/>
    <w:rsid w:val="00496881"/>
    <w:rsid w:val="00496998"/>
    <w:rsid w:val="004969F3"/>
    <w:rsid w:val="00496AEA"/>
    <w:rsid w:val="0049722C"/>
    <w:rsid w:val="004975F9"/>
    <w:rsid w:val="00497D15"/>
    <w:rsid w:val="00497DD9"/>
    <w:rsid w:val="00497ED5"/>
    <w:rsid w:val="004A02DC"/>
    <w:rsid w:val="004A03C9"/>
    <w:rsid w:val="004A0912"/>
    <w:rsid w:val="004A09C0"/>
    <w:rsid w:val="004A0A93"/>
    <w:rsid w:val="004A0E7C"/>
    <w:rsid w:val="004A0E84"/>
    <w:rsid w:val="004A1A50"/>
    <w:rsid w:val="004A1A62"/>
    <w:rsid w:val="004A2872"/>
    <w:rsid w:val="004A2CD1"/>
    <w:rsid w:val="004A3211"/>
    <w:rsid w:val="004A34BB"/>
    <w:rsid w:val="004A4198"/>
    <w:rsid w:val="004A43AA"/>
    <w:rsid w:val="004A44D5"/>
    <w:rsid w:val="004A4BDF"/>
    <w:rsid w:val="004A4E29"/>
    <w:rsid w:val="004A5188"/>
    <w:rsid w:val="004A523F"/>
    <w:rsid w:val="004A61AA"/>
    <w:rsid w:val="004A62C3"/>
    <w:rsid w:val="004A635D"/>
    <w:rsid w:val="004A6564"/>
    <w:rsid w:val="004A6662"/>
    <w:rsid w:val="004A71A6"/>
    <w:rsid w:val="004A7269"/>
    <w:rsid w:val="004A794E"/>
    <w:rsid w:val="004A7C88"/>
    <w:rsid w:val="004A7DB2"/>
    <w:rsid w:val="004A7DBD"/>
    <w:rsid w:val="004A7E67"/>
    <w:rsid w:val="004A7F79"/>
    <w:rsid w:val="004B017E"/>
    <w:rsid w:val="004B0371"/>
    <w:rsid w:val="004B03F4"/>
    <w:rsid w:val="004B0431"/>
    <w:rsid w:val="004B0626"/>
    <w:rsid w:val="004B0947"/>
    <w:rsid w:val="004B0DC7"/>
    <w:rsid w:val="004B0E10"/>
    <w:rsid w:val="004B1008"/>
    <w:rsid w:val="004B154D"/>
    <w:rsid w:val="004B1A87"/>
    <w:rsid w:val="004B1B18"/>
    <w:rsid w:val="004B24DA"/>
    <w:rsid w:val="004B294D"/>
    <w:rsid w:val="004B2AE1"/>
    <w:rsid w:val="004B2B8E"/>
    <w:rsid w:val="004B326C"/>
    <w:rsid w:val="004B39A9"/>
    <w:rsid w:val="004B3F73"/>
    <w:rsid w:val="004B4934"/>
    <w:rsid w:val="004B4999"/>
    <w:rsid w:val="004B4CB1"/>
    <w:rsid w:val="004B5445"/>
    <w:rsid w:val="004B5590"/>
    <w:rsid w:val="004B57D9"/>
    <w:rsid w:val="004B6150"/>
    <w:rsid w:val="004B651D"/>
    <w:rsid w:val="004B6664"/>
    <w:rsid w:val="004B6930"/>
    <w:rsid w:val="004B6AC6"/>
    <w:rsid w:val="004B6D57"/>
    <w:rsid w:val="004B6DDC"/>
    <w:rsid w:val="004B6F61"/>
    <w:rsid w:val="004B6FAF"/>
    <w:rsid w:val="004B6FF3"/>
    <w:rsid w:val="004B719E"/>
    <w:rsid w:val="004B747C"/>
    <w:rsid w:val="004B76C5"/>
    <w:rsid w:val="004B78EF"/>
    <w:rsid w:val="004B7A73"/>
    <w:rsid w:val="004C01FE"/>
    <w:rsid w:val="004C020C"/>
    <w:rsid w:val="004C088B"/>
    <w:rsid w:val="004C0AC7"/>
    <w:rsid w:val="004C0F21"/>
    <w:rsid w:val="004C1092"/>
    <w:rsid w:val="004C10EB"/>
    <w:rsid w:val="004C12D7"/>
    <w:rsid w:val="004C142C"/>
    <w:rsid w:val="004C15A3"/>
    <w:rsid w:val="004C1703"/>
    <w:rsid w:val="004C1D2A"/>
    <w:rsid w:val="004C2316"/>
    <w:rsid w:val="004C2722"/>
    <w:rsid w:val="004C3032"/>
    <w:rsid w:val="004C330E"/>
    <w:rsid w:val="004C375E"/>
    <w:rsid w:val="004C3794"/>
    <w:rsid w:val="004C3918"/>
    <w:rsid w:val="004C3A40"/>
    <w:rsid w:val="004C3E36"/>
    <w:rsid w:val="004C3EAC"/>
    <w:rsid w:val="004C48D8"/>
    <w:rsid w:val="004C58FC"/>
    <w:rsid w:val="004C59DC"/>
    <w:rsid w:val="004C6177"/>
    <w:rsid w:val="004C6383"/>
    <w:rsid w:val="004C6813"/>
    <w:rsid w:val="004C6CD8"/>
    <w:rsid w:val="004C6FA8"/>
    <w:rsid w:val="004C74EC"/>
    <w:rsid w:val="004C76C4"/>
    <w:rsid w:val="004C77DA"/>
    <w:rsid w:val="004C7B6D"/>
    <w:rsid w:val="004C7F2E"/>
    <w:rsid w:val="004D0005"/>
    <w:rsid w:val="004D0151"/>
    <w:rsid w:val="004D0CD7"/>
    <w:rsid w:val="004D0CEF"/>
    <w:rsid w:val="004D1082"/>
    <w:rsid w:val="004D14CD"/>
    <w:rsid w:val="004D14E2"/>
    <w:rsid w:val="004D14E3"/>
    <w:rsid w:val="004D1582"/>
    <w:rsid w:val="004D18C9"/>
    <w:rsid w:val="004D1C29"/>
    <w:rsid w:val="004D2BF2"/>
    <w:rsid w:val="004D2E96"/>
    <w:rsid w:val="004D30CB"/>
    <w:rsid w:val="004D3772"/>
    <w:rsid w:val="004D3D4C"/>
    <w:rsid w:val="004D3E65"/>
    <w:rsid w:val="004D3EF1"/>
    <w:rsid w:val="004D4109"/>
    <w:rsid w:val="004D41BB"/>
    <w:rsid w:val="004D46BC"/>
    <w:rsid w:val="004D484C"/>
    <w:rsid w:val="004D4AA1"/>
    <w:rsid w:val="004D4C0A"/>
    <w:rsid w:val="004D4CD4"/>
    <w:rsid w:val="004D510F"/>
    <w:rsid w:val="004D5137"/>
    <w:rsid w:val="004D5397"/>
    <w:rsid w:val="004D5980"/>
    <w:rsid w:val="004D5D9F"/>
    <w:rsid w:val="004D5F0F"/>
    <w:rsid w:val="004D6184"/>
    <w:rsid w:val="004D61E7"/>
    <w:rsid w:val="004D6E32"/>
    <w:rsid w:val="004D6EA6"/>
    <w:rsid w:val="004D75A3"/>
    <w:rsid w:val="004D7A22"/>
    <w:rsid w:val="004D7AE0"/>
    <w:rsid w:val="004D7C91"/>
    <w:rsid w:val="004D7DF9"/>
    <w:rsid w:val="004E00CA"/>
    <w:rsid w:val="004E0310"/>
    <w:rsid w:val="004E04B1"/>
    <w:rsid w:val="004E0A06"/>
    <w:rsid w:val="004E0D8C"/>
    <w:rsid w:val="004E0EC1"/>
    <w:rsid w:val="004E1491"/>
    <w:rsid w:val="004E15C4"/>
    <w:rsid w:val="004E1600"/>
    <w:rsid w:val="004E1F83"/>
    <w:rsid w:val="004E2506"/>
    <w:rsid w:val="004E2C0C"/>
    <w:rsid w:val="004E2F93"/>
    <w:rsid w:val="004E3482"/>
    <w:rsid w:val="004E37A4"/>
    <w:rsid w:val="004E3813"/>
    <w:rsid w:val="004E38AB"/>
    <w:rsid w:val="004E39D0"/>
    <w:rsid w:val="004E3ABE"/>
    <w:rsid w:val="004E3FD5"/>
    <w:rsid w:val="004E41EE"/>
    <w:rsid w:val="004E4306"/>
    <w:rsid w:val="004E45D8"/>
    <w:rsid w:val="004E4760"/>
    <w:rsid w:val="004E4FCB"/>
    <w:rsid w:val="004E5063"/>
    <w:rsid w:val="004E5272"/>
    <w:rsid w:val="004E5287"/>
    <w:rsid w:val="004E57F4"/>
    <w:rsid w:val="004E59C8"/>
    <w:rsid w:val="004E5B92"/>
    <w:rsid w:val="004E6B61"/>
    <w:rsid w:val="004E76F4"/>
    <w:rsid w:val="004E775A"/>
    <w:rsid w:val="004E7980"/>
    <w:rsid w:val="004E7D4B"/>
    <w:rsid w:val="004E7E5B"/>
    <w:rsid w:val="004E7F4A"/>
    <w:rsid w:val="004F022B"/>
    <w:rsid w:val="004F0663"/>
    <w:rsid w:val="004F0798"/>
    <w:rsid w:val="004F07AB"/>
    <w:rsid w:val="004F0E52"/>
    <w:rsid w:val="004F1103"/>
    <w:rsid w:val="004F128C"/>
    <w:rsid w:val="004F133D"/>
    <w:rsid w:val="004F1A63"/>
    <w:rsid w:val="004F1CDD"/>
    <w:rsid w:val="004F1FCC"/>
    <w:rsid w:val="004F2747"/>
    <w:rsid w:val="004F29F9"/>
    <w:rsid w:val="004F2FA6"/>
    <w:rsid w:val="004F3248"/>
    <w:rsid w:val="004F3C81"/>
    <w:rsid w:val="004F4468"/>
    <w:rsid w:val="004F448C"/>
    <w:rsid w:val="004F4BDA"/>
    <w:rsid w:val="004F50D5"/>
    <w:rsid w:val="004F59B9"/>
    <w:rsid w:val="004F59BF"/>
    <w:rsid w:val="004F5D7E"/>
    <w:rsid w:val="004F6368"/>
    <w:rsid w:val="004F680C"/>
    <w:rsid w:val="004F6860"/>
    <w:rsid w:val="004F6CBC"/>
    <w:rsid w:val="004F761E"/>
    <w:rsid w:val="004F7A3E"/>
    <w:rsid w:val="004F7D54"/>
    <w:rsid w:val="004F7EAC"/>
    <w:rsid w:val="00500022"/>
    <w:rsid w:val="00500EE0"/>
    <w:rsid w:val="005017FD"/>
    <w:rsid w:val="00501C50"/>
    <w:rsid w:val="00501D22"/>
    <w:rsid w:val="00501D77"/>
    <w:rsid w:val="00501EE3"/>
    <w:rsid w:val="0050239C"/>
    <w:rsid w:val="0050291D"/>
    <w:rsid w:val="00503020"/>
    <w:rsid w:val="00503849"/>
    <w:rsid w:val="00503B86"/>
    <w:rsid w:val="005048E9"/>
    <w:rsid w:val="00504BDB"/>
    <w:rsid w:val="00504BE5"/>
    <w:rsid w:val="00505170"/>
    <w:rsid w:val="005051B3"/>
    <w:rsid w:val="0050545C"/>
    <w:rsid w:val="005058B0"/>
    <w:rsid w:val="00505C10"/>
    <w:rsid w:val="00505EE2"/>
    <w:rsid w:val="0050626A"/>
    <w:rsid w:val="005062DC"/>
    <w:rsid w:val="00506977"/>
    <w:rsid w:val="00506AEE"/>
    <w:rsid w:val="0050717C"/>
    <w:rsid w:val="00507447"/>
    <w:rsid w:val="005076D3"/>
    <w:rsid w:val="00507ACB"/>
    <w:rsid w:val="00507EC9"/>
    <w:rsid w:val="0051024A"/>
    <w:rsid w:val="005105C3"/>
    <w:rsid w:val="005108C8"/>
    <w:rsid w:val="0051099E"/>
    <w:rsid w:val="00510D47"/>
    <w:rsid w:val="00510FB1"/>
    <w:rsid w:val="005116F3"/>
    <w:rsid w:val="005117CC"/>
    <w:rsid w:val="00512C5C"/>
    <w:rsid w:val="00512FC7"/>
    <w:rsid w:val="00513402"/>
    <w:rsid w:val="005135CE"/>
    <w:rsid w:val="00513848"/>
    <w:rsid w:val="00514516"/>
    <w:rsid w:val="00514542"/>
    <w:rsid w:val="0051495C"/>
    <w:rsid w:val="00514BCF"/>
    <w:rsid w:val="00514EBB"/>
    <w:rsid w:val="00514EF8"/>
    <w:rsid w:val="00514F58"/>
    <w:rsid w:val="005156BE"/>
    <w:rsid w:val="0051576C"/>
    <w:rsid w:val="00515AB6"/>
    <w:rsid w:val="00515DEF"/>
    <w:rsid w:val="0051613C"/>
    <w:rsid w:val="005163AB"/>
    <w:rsid w:val="005163DE"/>
    <w:rsid w:val="005164D1"/>
    <w:rsid w:val="005166F6"/>
    <w:rsid w:val="0051695D"/>
    <w:rsid w:val="00516EE3"/>
    <w:rsid w:val="00516EFA"/>
    <w:rsid w:val="005174A7"/>
    <w:rsid w:val="00517651"/>
    <w:rsid w:val="00517D2A"/>
    <w:rsid w:val="00517D83"/>
    <w:rsid w:val="00517E37"/>
    <w:rsid w:val="00517F85"/>
    <w:rsid w:val="00520049"/>
    <w:rsid w:val="0052005D"/>
    <w:rsid w:val="00520285"/>
    <w:rsid w:val="0052031F"/>
    <w:rsid w:val="00520576"/>
    <w:rsid w:val="00520650"/>
    <w:rsid w:val="00520661"/>
    <w:rsid w:val="005207AB"/>
    <w:rsid w:val="00520DA8"/>
    <w:rsid w:val="00520E68"/>
    <w:rsid w:val="00520EF6"/>
    <w:rsid w:val="0052136B"/>
    <w:rsid w:val="0052155B"/>
    <w:rsid w:val="005216A9"/>
    <w:rsid w:val="005218E9"/>
    <w:rsid w:val="0052204E"/>
    <w:rsid w:val="005220D9"/>
    <w:rsid w:val="00522D82"/>
    <w:rsid w:val="00523114"/>
    <w:rsid w:val="00523690"/>
    <w:rsid w:val="00523DAE"/>
    <w:rsid w:val="00523E17"/>
    <w:rsid w:val="00523E1B"/>
    <w:rsid w:val="00523E2E"/>
    <w:rsid w:val="00523E9A"/>
    <w:rsid w:val="00524583"/>
    <w:rsid w:val="00524854"/>
    <w:rsid w:val="00525080"/>
    <w:rsid w:val="00525A61"/>
    <w:rsid w:val="00525C96"/>
    <w:rsid w:val="0052605A"/>
    <w:rsid w:val="005262A9"/>
    <w:rsid w:val="005265A2"/>
    <w:rsid w:val="00526779"/>
    <w:rsid w:val="00526857"/>
    <w:rsid w:val="00526890"/>
    <w:rsid w:val="00526E91"/>
    <w:rsid w:val="00527046"/>
    <w:rsid w:val="00527062"/>
    <w:rsid w:val="005273A1"/>
    <w:rsid w:val="00527599"/>
    <w:rsid w:val="00530115"/>
    <w:rsid w:val="005309DF"/>
    <w:rsid w:val="00530B72"/>
    <w:rsid w:val="00531638"/>
    <w:rsid w:val="005319E8"/>
    <w:rsid w:val="0053212D"/>
    <w:rsid w:val="0053284F"/>
    <w:rsid w:val="0053295C"/>
    <w:rsid w:val="00532A6F"/>
    <w:rsid w:val="00532E2C"/>
    <w:rsid w:val="00532EEE"/>
    <w:rsid w:val="00533195"/>
    <w:rsid w:val="0053337C"/>
    <w:rsid w:val="005339A3"/>
    <w:rsid w:val="00533DC5"/>
    <w:rsid w:val="00533ED1"/>
    <w:rsid w:val="005340C7"/>
    <w:rsid w:val="0053434E"/>
    <w:rsid w:val="005346AB"/>
    <w:rsid w:val="00534A2E"/>
    <w:rsid w:val="00534DC7"/>
    <w:rsid w:val="00534EC4"/>
    <w:rsid w:val="005356EE"/>
    <w:rsid w:val="00535AC0"/>
    <w:rsid w:val="00535FAB"/>
    <w:rsid w:val="00536848"/>
    <w:rsid w:val="00536B63"/>
    <w:rsid w:val="00537033"/>
    <w:rsid w:val="005372F1"/>
    <w:rsid w:val="00537A26"/>
    <w:rsid w:val="00537E85"/>
    <w:rsid w:val="00540606"/>
    <w:rsid w:val="00540EA3"/>
    <w:rsid w:val="00541162"/>
    <w:rsid w:val="00541223"/>
    <w:rsid w:val="00541A7D"/>
    <w:rsid w:val="00541D6C"/>
    <w:rsid w:val="00541E36"/>
    <w:rsid w:val="00541EB1"/>
    <w:rsid w:val="00542360"/>
    <w:rsid w:val="005423E8"/>
    <w:rsid w:val="00543481"/>
    <w:rsid w:val="00543561"/>
    <w:rsid w:val="00543E98"/>
    <w:rsid w:val="00543EEC"/>
    <w:rsid w:val="0054456B"/>
    <w:rsid w:val="00544D8F"/>
    <w:rsid w:val="00544EC9"/>
    <w:rsid w:val="00545042"/>
    <w:rsid w:val="005454A0"/>
    <w:rsid w:val="00546288"/>
    <w:rsid w:val="00546300"/>
    <w:rsid w:val="005468F2"/>
    <w:rsid w:val="0054698B"/>
    <w:rsid w:val="005472F5"/>
    <w:rsid w:val="0054792C"/>
    <w:rsid w:val="00547B23"/>
    <w:rsid w:val="005507B3"/>
    <w:rsid w:val="00550D74"/>
    <w:rsid w:val="00551126"/>
    <w:rsid w:val="005511D5"/>
    <w:rsid w:val="005511DF"/>
    <w:rsid w:val="0055133A"/>
    <w:rsid w:val="005517B9"/>
    <w:rsid w:val="005521C7"/>
    <w:rsid w:val="0055254D"/>
    <w:rsid w:val="00552A4E"/>
    <w:rsid w:val="00552F4B"/>
    <w:rsid w:val="00553538"/>
    <w:rsid w:val="005535A9"/>
    <w:rsid w:val="005535E5"/>
    <w:rsid w:val="00553675"/>
    <w:rsid w:val="005537D2"/>
    <w:rsid w:val="005537E6"/>
    <w:rsid w:val="0055385D"/>
    <w:rsid w:val="0055396E"/>
    <w:rsid w:val="00553CE5"/>
    <w:rsid w:val="00553E15"/>
    <w:rsid w:val="005543F9"/>
    <w:rsid w:val="00554477"/>
    <w:rsid w:val="00554777"/>
    <w:rsid w:val="0055486B"/>
    <w:rsid w:val="00554C26"/>
    <w:rsid w:val="00554FBD"/>
    <w:rsid w:val="00555161"/>
    <w:rsid w:val="00555529"/>
    <w:rsid w:val="005556D7"/>
    <w:rsid w:val="005559D0"/>
    <w:rsid w:val="00556827"/>
    <w:rsid w:val="005569AE"/>
    <w:rsid w:val="00557599"/>
    <w:rsid w:val="00557B0D"/>
    <w:rsid w:val="00557DF2"/>
    <w:rsid w:val="005602FF"/>
    <w:rsid w:val="00560565"/>
    <w:rsid w:val="00560A99"/>
    <w:rsid w:val="005618F1"/>
    <w:rsid w:val="00561F90"/>
    <w:rsid w:val="0056298E"/>
    <w:rsid w:val="00562EE4"/>
    <w:rsid w:val="005634F7"/>
    <w:rsid w:val="00563534"/>
    <w:rsid w:val="005636E0"/>
    <w:rsid w:val="00563932"/>
    <w:rsid w:val="00563A25"/>
    <w:rsid w:val="00563FA0"/>
    <w:rsid w:val="005640AA"/>
    <w:rsid w:val="005641DA"/>
    <w:rsid w:val="005643FC"/>
    <w:rsid w:val="00564632"/>
    <w:rsid w:val="0056542F"/>
    <w:rsid w:val="00565578"/>
    <w:rsid w:val="00565618"/>
    <w:rsid w:val="00566A52"/>
    <w:rsid w:val="00566D0D"/>
    <w:rsid w:val="0056705A"/>
    <w:rsid w:val="005679AF"/>
    <w:rsid w:val="00567BDD"/>
    <w:rsid w:val="00567C35"/>
    <w:rsid w:val="00567D0A"/>
    <w:rsid w:val="00570147"/>
    <w:rsid w:val="005702EA"/>
    <w:rsid w:val="0057064B"/>
    <w:rsid w:val="0057077F"/>
    <w:rsid w:val="005709AF"/>
    <w:rsid w:val="00570D37"/>
    <w:rsid w:val="0057137F"/>
    <w:rsid w:val="0057157D"/>
    <w:rsid w:val="005717EC"/>
    <w:rsid w:val="00571B44"/>
    <w:rsid w:val="00571D9A"/>
    <w:rsid w:val="00571FE7"/>
    <w:rsid w:val="005726D9"/>
    <w:rsid w:val="0057285D"/>
    <w:rsid w:val="005729E9"/>
    <w:rsid w:val="00572C0C"/>
    <w:rsid w:val="00572FD7"/>
    <w:rsid w:val="005730C7"/>
    <w:rsid w:val="0057354C"/>
    <w:rsid w:val="005735BE"/>
    <w:rsid w:val="00573A15"/>
    <w:rsid w:val="00574171"/>
    <w:rsid w:val="00575428"/>
    <w:rsid w:val="0057543C"/>
    <w:rsid w:val="00575480"/>
    <w:rsid w:val="005755FA"/>
    <w:rsid w:val="005755FE"/>
    <w:rsid w:val="00575789"/>
    <w:rsid w:val="005758CF"/>
    <w:rsid w:val="00575B59"/>
    <w:rsid w:val="00575D5B"/>
    <w:rsid w:val="005762C5"/>
    <w:rsid w:val="005765ED"/>
    <w:rsid w:val="00576A9E"/>
    <w:rsid w:val="00576AF2"/>
    <w:rsid w:val="00576E80"/>
    <w:rsid w:val="0057724A"/>
    <w:rsid w:val="00577408"/>
    <w:rsid w:val="00577455"/>
    <w:rsid w:val="00577A01"/>
    <w:rsid w:val="00577FCD"/>
    <w:rsid w:val="00580858"/>
    <w:rsid w:val="0058099D"/>
    <w:rsid w:val="00581294"/>
    <w:rsid w:val="005814D3"/>
    <w:rsid w:val="00581A87"/>
    <w:rsid w:val="00581BCD"/>
    <w:rsid w:val="005821A7"/>
    <w:rsid w:val="0058225B"/>
    <w:rsid w:val="005823B7"/>
    <w:rsid w:val="00582804"/>
    <w:rsid w:val="00582F00"/>
    <w:rsid w:val="005831C2"/>
    <w:rsid w:val="0058351E"/>
    <w:rsid w:val="005837DC"/>
    <w:rsid w:val="00583862"/>
    <w:rsid w:val="00583902"/>
    <w:rsid w:val="00583B1E"/>
    <w:rsid w:val="0058456F"/>
    <w:rsid w:val="00584799"/>
    <w:rsid w:val="00584CD3"/>
    <w:rsid w:val="00585274"/>
    <w:rsid w:val="00585368"/>
    <w:rsid w:val="005859CA"/>
    <w:rsid w:val="005859E2"/>
    <w:rsid w:val="005869D6"/>
    <w:rsid w:val="00586DD0"/>
    <w:rsid w:val="0058746E"/>
    <w:rsid w:val="00587532"/>
    <w:rsid w:val="0058784D"/>
    <w:rsid w:val="00587B3E"/>
    <w:rsid w:val="00587C35"/>
    <w:rsid w:val="005903B5"/>
    <w:rsid w:val="0059049F"/>
    <w:rsid w:val="005906C1"/>
    <w:rsid w:val="005907B9"/>
    <w:rsid w:val="005907CC"/>
    <w:rsid w:val="00590B9C"/>
    <w:rsid w:val="005910F0"/>
    <w:rsid w:val="0059123A"/>
    <w:rsid w:val="005921AD"/>
    <w:rsid w:val="0059296C"/>
    <w:rsid w:val="00592A09"/>
    <w:rsid w:val="00592DBB"/>
    <w:rsid w:val="00593088"/>
    <w:rsid w:val="00593668"/>
    <w:rsid w:val="005940F0"/>
    <w:rsid w:val="005944D0"/>
    <w:rsid w:val="00594752"/>
    <w:rsid w:val="0059487B"/>
    <w:rsid w:val="00594C4B"/>
    <w:rsid w:val="005956FB"/>
    <w:rsid w:val="0059573B"/>
    <w:rsid w:val="00595D72"/>
    <w:rsid w:val="0059667E"/>
    <w:rsid w:val="005974C2"/>
    <w:rsid w:val="005974E9"/>
    <w:rsid w:val="00597D8D"/>
    <w:rsid w:val="005A0020"/>
    <w:rsid w:val="005A03DF"/>
    <w:rsid w:val="005A058F"/>
    <w:rsid w:val="005A091D"/>
    <w:rsid w:val="005A0ACA"/>
    <w:rsid w:val="005A0C33"/>
    <w:rsid w:val="005A0E5C"/>
    <w:rsid w:val="005A154A"/>
    <w:rsid w:val="005A16AF"/>
    <w:rsid w:val="005A1EC3"/>
    <w:rsid w:val="005A1F81"/>
    <w:rsid w:val="005A2348"/>
    <w:rsid w:val="005A2654"/>
    <w:rsid w:val="005A270E"/>
    <w:rsid w:val="005A2C6D"/>
    <w:rsid w:val="005A3047"/>
    <w:rsid w:val="005A3062"/>
    <w:rsid w:val="005A342C"/>
    <w:rsid w:val="005A3483"/>
    <w:rsid w:val="005A34C8"/>
    <w:rsid w:val="005A372D"/>
    <w:rsid w:val="005A38FD"/>
    <w:rsid w:val="005A41CB"/>
    <w:rsid w:val="005A4540"/>
    <w:rsid w:val="005A4CA0"/>
    <w:rsid w:val="005A57E5"/>
    <w:rsid w:val="005A608C"/>
    <w:rsid w:val="005A6477"/>
    <w:rsid w:val="005A64FB"/>
    <w:rsid w:val="005A659F"/>
    <w:rsid w:val="005A6899"/>
    <w:rsid w:val="005A69F6"/>
    <w:rsid w:val="005A6B0B"/>
    <w:rsid w:val="005A6EAC"/>
    <w:rsid w:val="005A6EB3"/>
    <w:rsid w:val="005A7090"/>
    <w:rsid w:val="005A7267"/>
    <w:rsid w:val="005A76DF"/>
    <w:rsid w:val="005A7CAB"/>
    <w:rsid w:val="005A7DC4"/>
    <w:rsid w:val="005B0233"/>
    <w:rsid w:val="005B063C"/>
    <w:rsid w:val="005B0D83"/>
    <w:rsid w:val="005B0E96"/>
    <w:rsid w:val="005B12FC"/>
    <w:rsid w:val="005B18DD"/>
    <w:rsid w:val="005B18EF"/>
    <w:rsid w:val="005B19F4"/>
    <w:rsid w:val="005B1A3C"/>
    <w:rsid w:val="005B2827"/>
    <w:rsid w:val="005B2BFA"/>
    <w:rsid w:val="005B35B7"/>
    <w:rsid w:val="005B3B14"/>
    <w:rsid w:val="005B3BC2"/>
    <w:rsid w:val="005B3C1D"/>
    <w:rsid w:val="005B4487"/>
    <w:rsid w:val="005B47BD"/>
    <w:rsid w:val="005B48AB"/>
    <w:rsid w:val="005B4A21"/>
    <w:rsid w:val="005B4AD6"/>
    <w:rsid w:val="005B4AF1"/>
    <w:rsid w:val="005B4B2A"/>
    <w:rsid w:val="005B4D82"/>
    <w:rsid w:val="005B4F68"/>
    <w:rsid w:val="005B548C"/>
    <w:rsid w:val="005B5AD7"/>
    <w:rsid w:val="005B5BB1"/>
    <w:rsid w:val="005B5F31"/>
    <w:rsid w:val="005B665A"/>
    <w:rsid w:val="005B66E7"/>
    <w:rsid w:val="005B6A22"/>
    <w:rsid w:val="005B74AC"/>
    <w:rsid w:val="005B7A17"/>
    <w:rsid w:val="005B7B15"/>
    <w:rsid w:val="005B7C7C"/>
    <w:rsid w:val="005B7EB6"/>
    <w:rsid w:val="005C02A3"/>
    <w:rsid w:val="005C0A31"/>
    <w:rsid w:val="005C0A80"/>
    <w:rsid w:val="005C1179"/>
    <w:rsid w:val="005C1500"/>
    <w:rsid w:val="005C1BF6"/>
    <w:rsid w:val="005C277D"/>
    <w:rsid w:val="005C2842"/>
    <w:rsid w:val="005C3A8C"/>
    <w:rsid w:val="005C42AB"/>
    <w:rsid w:val="005C4495"/>
    <w:rsid w:val="005C4633"/>
    <w:rsid w:val="005C49F1"/>
    <w:rsid w:val="005C5384"/>
    <w:rsid w:val="005C547C"/>
    <w:rsid w:val="005C5661"/>
    <w:rsid w:val="005C5877"/>
    <w:rsid w:val="005C5926"/>
    <w:rsid w:val="005C5FF5"/>
    <w:rsid w:val="005C63B0"/>
    <w:rsid w:val="005C6441"/>
    <w:rsid w:val="005C662B"/>
    <w:rsid w:val="005C6C6B"/>
    <w:rsid w:val="005C6D80"/>
    <w:rsid w:val="005C6DCD"/>
    <w:rsid w:val="005C7274"/>
    <w:rsid w:val="005C740A"/>
    <w:rsid w:val="005C75C2"/>
    <w:rsid w:val="005C777C"/>
    <w:rsid w:val="005C7B2C"/>
    <w:rsid w:val="005C7C8C"/>
    <w:rsid w:val="005C7E5E"/>
    <w:rsid w:val="005D0089"/>
    <w:rsid w:val="005D0446"/>
    <w:rsid w:val="005D07E9"/>
    <w:rsid w:val="005D0B73"/>
    <w:rsid w:val="005D0B84"/>
    <w:rsid w:val="005D1A1D"/>
    <w:rsid w:val="005D1AFF"/>
    <w:rsid w:val="005D1C78"/>
    <w:rsid w:val="005D2735"/>
    <w:rsid w:val="005D2A49"/>
    <w:rsid w:val="005D3138"/>
    <w:rsid w:val="005D3241"/>
    <w:rsid w:val="005D362B"/>
    <w:rsid w:val="005D37B5"/>
    <w:rsid w:val="005D37BB"/>
    <w:rsid w:val="005D4013"/>
    <w:rsid w:val="005D43CE"/>
    <w:rsid w:val="005D4A38"/>
    <w:rsid w:val="005D4AED"/>
    <w:rsid w:val="005D5585"/>
    <w:rsid w:val="005D58B7"/>
    <w:rsid w:val="005D64B7"/>
    <w:rsid w:val="005D67A0"/>
    <w:rsid w:val="005D6B1F"/>
    <w:rsid w:val="005D6C0F"/>
    <w:rsid w:val="005D6D53"/>
    <w:rsid w:val="005D6EA3"/>
    <w:rsid w:val="005D748D"/>
    <w:rsid w:val="005D79A5"/>
    <w:rsid w:val="005E06E7"/>
    <w:rsid w:val="005E0DBC"/>
    <w:rsid w:val="005E11CB"/>
    <w:rsid w:val="005E14AB"/>
    <w:rsid w:val="005E1A6E"/>
    <w:rsid w:val="005E1CB6"/>
    <w:rsid w:val="005E1E97"/>
    <w:rsid w:val="005E1FFD"/>
    <w:rsid w:val="005E2080"/>
    <w:rsid w:val="005E23FF"/>
    <w:rsid w:val="005E26BF"/>
    <w:rsid w:val="005E2B0B"/>
    <w:rsid w:val="005E2E64"/>
    <w:rsid w:val="005E3226"/>
    <w:rsid w:val="005E35CA"/>
    <w:rsid w:val="005E3AA9"/>
    <w:rsid w:val="005E3CCB"/>
    <w:rsid w:val="005E498D"/>
    <w:rsid w:val="005E4A6B"/>
    <w:rsid w:val="005E4AAD"/>
    <w:rsid w:val="005E5082"/>
    <w:rsid w:val="005E515A"/>
    <w:rsid w:val="005E539D"/>
    <w:rsid w:val="005E5731"/>
    <w:rsid w:val="005E5B91"/>
    <w:rsid w:val="005E5DE4"/>
    <w:rsid w:val="005E5DF4"/>
    <w:rsid w:val="005E6007"/>
    <w:rsid w:val="005E61DD"/>
    <w:rsid w:val="005E73B8"/>
    <w:rsid w:val="005E750F"/>
    <w:rsid w:val="005E76CC"/>
    <w:rsid w:val="005E777E"/>
    <w:rsid w:val="005E7BF6"/>
    <w:rsid w:val="005E7E4F"/>
    <w:rsid w:val="005E7ECD"/>
    <w:rsid w:val="005E7FE6"/>
    <w:rsid w:val="005F033D"/>
    <w:rsid w:val="005F07CF"/>
    <w:rsid w:val="005F0DBD"/>
    <w:rsid w:val="005F160B"/>
    <w:rsid w:val="005F1BFB"/>
    <w:rsid w:val="005F1D08"/>
    <w:rsid w:val="005F2230"/>
    <w:rsid w:val="005F2B0E"/>
    <w:rsid w:val="005F3745"/>
    <w:rsid w:val="005F3ADE"/>
    <w:rsid w:val="005F3FAF"/>
    <w:rsid w:val="005F4115"/>
    <w:rsid w:val="005F456F"/>
    <w:rsid w:val="005F45E1"/>
    <w:rsid w:val="005F4916"/>
    <w:rsid w:val="005F5079"/>
    <w:rsid w:val="005F53BE"/>
    <w:rsid w:val="005F5BC8"/>
    <w:rsid w:val="005F638B"/>
    <w:rsid w:val="005F6D75"/>
    <w:rsid w:val="005F718A"/>
    <w:rsid w:val="005F7F48"/>
    <w:rsid w:val="00600023"/>
    <w:rsid w:val="00600BED"/>
    <w:rsid w:val="00600D07"/>
    <w:rsid w:val="00600DF7"/>
    <w:rsid w:val="00600E7D"/>
    <w:rsid w:val="00601048"/>
    <w:rsid w:val="006012AF"/>
    <w:rsid w:val="006015C8"/>
    <w:rsid w:val="00602340"/>
    <w:rsid w:val="006024E1"/>
    <w:rsid w:val="00602739"/>
    <w:rsid w:val="00602B5E"/>
    <w:rsid w:val="006030D8"/>
    <w:rsid w:val="006031FB"/>
    <w:rsid w:val="0060370A"/>
    <w:rsid w:val="00603EE7"/>
    <w:rsid w:val="006040D3"/>
    <w:rsid w:val="006046EC"/>
    <w:rsid w:val="00604C9D"/>
    <w:rsid w:val="00604FED"/>
    <w:rsid w:val="0060513C"/>
    <w:rsid w:val="00605790"/>
    <w:rsid w:val="00605F6D"/>
    <w:rsid w:val="00605FC1"/>
    <w:rsid w:val="006065A3"/>
    <w:rsid w:val="00606FA3"/>
    <w:rsid w:val="00606FC9"/>
    <w:rsid w:val="00606FD6"/>
    <w:rsid w:val="00606FDB"/>
    <w:rsid w:val="0060712A"/>
    <w:rsid w:val="00607234"/>
    <w:rsid w:val="006076DC"/>
    <w:rsid w:val="00607DBD"/>
    <w:rsid w:val="00607E6C"/>
    <w:rsid w:val="00610350"/>
    <w:rsid w:val="00610673"/>
    <w:rsid w:val="006111E4"/>
    <w:rsid w:val="006117CC"/>
    <w:rsid w:val="0061191C"/>
    <w:rsid w:val="00611EE1"/>
    <w:rsid w:val="006124DE"/>
    <w:rsid w:val="0061275F"/>
    <w:rsid w:val="00612A0B"/>
    <w:rsid w:val="00612F38"/>
    <w:rsid w:val="00613104"/>
    <w:rsid w:val="00613136"/>
    <w:rsid w:val="00613142"/>
    <w:rsid w:val="00613587"/>
    <w:rsid w:val="006136F8"/>
    <w:rsid w:val="00613A0C"/>
    <w:rsid w:val="00613E7D"/>
    <w:rsid w:val="006146BF"/>
    <w:rsid w:val="006146DF"/>
    <w:rsid w:val="00614CEE"/>
    <w:rsid w:val="00615288"/>
    <w:rsid w:val="006154B0"/>
    <w:rsid w:val="0061567D"/>
    <w:rsid w:val="00615686"/>
    <w:rsid w:val="00615A78"/>
    <w:rsid w:val="006162F7"/>
    <w:rsid w:val="0061675E"/>
    <w:rsid w:val="00616BB4"/>
    <w:rsid w:val="00617433"/>
    <w:rsid w:val="006175F7"/>
    <w:rsid w:val="00617DED"/>
    <w:rsid w:val="00620085"/>
    <w:rsid w:val="0062034F"/>
    <w:rsid w:val="00620E90"/>
    <w:rsid w:val="00621189"/>
    <w:rsid w:val="006215BD"/>
    <w:rsid w:val="006215FE"/>
    <w:rsid w:val="00621875"/>
    <w:rsid w:val="0062195D"/>
    <w:rsid w:val="006219DC"/>
    <w:rsid w:val="00621A1B"/>
    <w:rsid w:val="00621C3A"/>
    <w:rsid w:val="006223FF"/>
    <w:rsid w:val="0062272F"/>
    <w:rsid w:val="00622F90"/>
    <w:rsid w:val="00623AA4"/>
    <w:rsid w:val="00623F62"/>
    <w:rsid w:val="00623F7F"/>
    <w:rsid w:val="0062473D"/>
    <w:rsid w:val="00624EB0"/>
    <w:rsid w:val="006254AD"/>
    <w:rsid w:val="006254BB"/>
    <w:rsid w:val="00626883"/>
    <w:rsid w:val="00626D80"/>
    <w:rsid w:val="006271EA"/>
    <w:rsid w:val="00627283"/>
    <w:rsid w:val="0062762A"/>
    <w:rsid w:val="00627BC8"/>
    <w:rsid w:val="0063042E"/>
    <w:rsid w:val="0063070D"/>
    <w:rsid w:val="0063095F"/>
    <w:rsid w:val="00630F5A"/>
    <w:rsid w:val="00630F85"/>
    <w:rsid w:val="006314CD"/>
    <w:rsid w:val="006314F0"/>
    <w:rsid w:val="0063176C"/>
    <w:rsid w:val="00631B68"/>
    <w:rsid w:val="006321EE"/>
    <w:rsid w:val="00632482"/>
    <w:rsid w:val="00632A4C"/>
    <w:rsid w:val="00632B07"/>
    <w:rsid w:val="00632C5B"/>
    <w:rsid w:val="00632DE7"/>
    <w:rsid w:val="00632FB5"/>
    <w:rsid w:val="00633129"/>
    <w:rsid w:val="006333D4"/>
    <w:rsid w:val="00633474"/>
    <w:rsid w:val="00633877"/>
    <w:rsid w:val="00633CC5"/>
    <w:rsid w:val="00633D98"/>
    <w:rsid w:val="006347A3"/>
    <w:rsid w:val="00635188"/>
    <w:rsid w:val="006352A4"/>
    <w:rsid w:val="0063563E"/>
    <w:rsid w:val="0063605A"/>
    <w:rsid w:val="0063630D"/>
    <w:rsid w:val="00636377"/>
    <w:rsid w:val="0063677E"/>
    <w:rsid w:val="0063687A"/>
    <w:rsid w:val="00636CC9"/>
    <w:rsid w:val="00636CEB"/>
    <w:rsid w:val="00636F73"/>
    <w:rsid w:val="00637844"/>
    <w:rsid w:val="00637BCE"/>
    <w:rsid w:val="00637F05"/>
    <w:rsid w:val="00640341"/>
    <w:rsid w:val="006405A9"/>
    <w:rsid w:val="00640800"/>
    <w:rsid w:val="00640D75"/>
    <w:rsid w:val="00640F26"/>
    <w:rsid w:val="006411EA"/>
    <w:rsid w:val="006411F7"/>
    <w:rsid w:val="0064166F"/>
    <w:rsid w:val="006417C9"/>
    <w:rsid w:val="00641966"/>
    <w:rsid w:val="006420B6"/>
    <w:rsid w:val="00642CFB"/>
    <w:rsid w:val="006431A9"/>
    <w:rsid w:val="0064329B"/>
    <w:rsid w:val="006432D8"/>
    <w:rsid w:val="00643439"/>
    <w:rsid w:val="0064348A"/>
    <w:rsid w:val="006436A7"/>
    <w:rsid w:val="0064373F"/>
    <w:rsid w:val="006437D5"/>
    <w:rsid w:val="00643B2D"/>
    <w:rsid w:val="00643D41"/>
    <w:rsid w:val="006442B1"/>
    <w:rsid w:val="00644457"/>
    <w:rsid w:val="0064451D"/>
    <w:rsid w:val="006445D0"/>
    <w:rsid w:val="00644636"/>
    <w:rsid w:val="00645289"/>
    <w:rsid w:val="00645516"/>
    <w:rsid w:val="00645557"/>
    <w:rsid w:val="006459E2"/>
    <w:rsid w:val="00646086"/>
    <w:rsid w:val="0064679C"/>
    <w:rsid w:val="00646866"/>
    <w:rsid w:val="00646945"/>
    <w:rsid w:val="006470EE"/>
    <w:rsid w:val="0064760F"/>
    <w:rsid w:val="00647785"/>
    <w:rsid w:val="0064782F"/>
    <w:rsid w:val="006508F2"/>
    <w:rsid w:val="00650AEF"/>
    <w:rsid w:val="00650C74"/>
    <w:rsid w:val="006510E8"/>
    <w:rsid w:val="00651386"/>
    <w:rsid w:val="00651A3A"/>
    <w:rsid w:val="00651A58"/>
    <w:rsid w:val="00652119"/>
    <w:rsid w:val="00652258"/>
    <w:rsid w:val="006524C0"/>
    <w:rsid w:val="00653316"/>
    <w:rsid w:val="0065342D"/>
    <w:rsid w:val="006534B9"/>
    <w:rsid w:val="006534F8"/>
    <w:rsid w:val="00653562"/>
    <w:rsid w:val="00653633"/>
    <w:rsid w:val="00653A7D"/>
    <w:rsid w:val="00653CA0"/>
    <w:rsid w:val="00654171"/>
    <w:rsid w:val="00654703"/>
    <w:rsid w:val="00655278"/>
    <w:rsid w:val="00655926"/>
    <w:rsid w:val="00655AEE"/>
    <w:rsid w:val="00655B8D"/>
    <w:rsid w:val="00655BD0"/>
    <w:rsid w:val="006567D2"/>
    <w:rsid w:val="006569BF"/>
    <w:rsid w:val="006569D7"/>
    <w:rsid w:val="00656BA4"/>
    <w:rsid w:val="00656FE0"/>
    <w:rsid w:val="00657C81"/>
    <w:rsid w:val="00657EDA"/>
    <w:rsid w:val="006600D1"/>
    <w:rsid w:val="006607A9"/>
    <w:rsid w:val="00660AC9"/>
    <w:rsid w:val="00660DE5"/>
    <w:rsid w:val="00661290"/>
    <w:rsid w:val="006613B5"/>
    <w:rsid w:val="0066145C"/>
    <w:rsid w:val="006617A3"/>
    <w:rsid w:val="00661AE1"/>
    <w:rsid w:val="00661E1E"/>
    <w:rsid w:val="00661FEE"/>
    <w:rsid w:val="006621D3"/>
    <w:rsid w:val="00662512"/>
    <w:rsid w:val="00662758"/>
    <w:rsid w:val="006629CA"/>
    <w:rsid w:val="006629E2"/>
    <w:rsid w:val="00662A80"/>
    <w:rsid w:val="00662A8F"/>
    <w:rsid w:val="0066326E"/>
    <w:rsid w:val="006632CC"/>
    <w:rsid w:val="006632F9"/>
    <w:rsid w:val="0066337F"/>
    <w:rsid w:val="006638A4"/>
    <w:rsid w:val="00663A9E"/>
    <w:rsid w:val="00663ADE"/>
    <w:rsid w:val="00663EC0"/>
    <w:rsid w:val="0066409D"/>
    <w:rsid w:val="00664931"/>
    <w:rsid w:val="00664D8B"/>
    <w:rsid w:val="006650D0"/>
    <w:rsid w:val="00665606"/>
    <w:rsid w:val="0066560E"/>
    <w:rsid w:val="00665A2C"/>
    <w:rsid w:val="00665AB1"/>
    <w:rsid w:val="00666186"/>
    <w:rsid w:val="00666515"/>
    <w:rsid w:val="006666C8"/>
    <w:rsid w:val="00666B77"/>
    <w:rsid w:val="00666DA8"/>
    <w:rsid w:val="00667028"/>
    <w:rsid w:val="006670EC"/>
    <w:rsid w:val="00667533"/>
    <w:rsid w:val="0066761B"/>
    <w:rsid w:val="00667C5F"/>
    <w:rsid w:val="0067074C"/>
    <w:rsid w:val="006708C2"/>
    <w:rsid w:val="006708F9"/>
    <w:rsid w:val="00670A61"/>
    <w:rsid w:val="00670C5A"/>
    <w:rsid w:val="00670E94"/>
    <w:rsid w:val="00671B54"/>
    <w:rsid w:val="00672D6A"/>
    <w:rsid w:val="00672F5F"/>
    <w:rsid w:val="00673420"/>
    <w:rsid w:val="00673492"/>
    <w:rsid w:val="0067361C"/>
    <w:rsid w:val="00673E67"/>
    <w:rsid w:val="006740DA"/>
    <w:rsid w:val="00674104"/>
    <w:rsid w:val="006747EB"/>
    <w:rsid w:val="0067485A"/>
    <w:rsid w:val="00674A09"/>
    <w:rsid w:val="006753BA"/>
    <w:rsid w:val="00676467"/>
    <w:rsid w:val="00676752"/>
    <w:rsid w:val="0067685A"/>
    <w:rsid w:val="00676E71"/>
    <w:rsid w:val="00677D93"/>
    <w:rsid w:val="00680197"/>
    <w:rsid w:val="006806EC"/>
    <w:rsid w:val="00680F37"/>
    <w:rsid w:val="00681089"/>
    <w:rsid w:val="006818C5"/>
    <w:rsid w:val="00681A4B"/>
    <w:rsid w:val="00681CAB"/>
    <w:rsid w:val="00681E5E"/>
    <w:rsid w:val="006823A1"/>
    <w:rsid w:val="00682580"/>
    <w:rsid w:val="006825B9"/>
    <w:rsid w:val="006829B6"/>
    <w:rsid w:val="00682B29"/>
    <w:rsid w:val="00682DD2"/>
    <w:rsid w:val="006831C4"/>
    <w:rsid w:val="0068375D"/>
    <w:rsid w:val="00683969"/>
    <w:rsid w:val="00683A36"/>
    <w:rsid w:val="00683CD0"/>
    <w:rsid w:val="00683D92"/>
    <w:rsid w:val="00684A27"/>
    <w:rsid w:val="00684ABD"/>
    <w:rsid w:val="00685816"/>
    <w:rsid w:val="00685CA4"/>
    <w:rsid w:val="00685D0A"/>
    <w:rsid w:val="00685F84"/>
    <w:rsid w:val="006863E9"/>
    <w:rsid w:val="006864AF"/>
    <w:rsid w:val="006866CC"/>
    <w:rsid w:val="00686800"/>
    <w:rsid w:val="00686D5B"/>
    <w:rsid w:val="006871BC"/>
    <w:rsid w:val="006871D2"/>
    <w:rsid w:val="006874CF"/>
    <w:rsid w:val="0068760F"/>
    <w:rsid w:val="00687D24"/>
    <w:rsid w:val="00687EF2"/>
    <w:rsid w:val="00690109"/>
    <w:rsid w:val="00690330"/>
    <w:rsid w:val="00690889"/>
    <w:rsid w:val="006911D5"/>
    <w:rsid w:val="00691578"/>
    <w:rsid w:val="00691662"/>
    <w:rsid w:val="00691A4D"/>
    <w:rsid w:val="00691D2C"/>
    <w:rsid w:val="00691D9E"/>
    <w:rsid w:val="00691EC4"/>
    <w:rsid w:val="0069232E"/>
    <w:rsid w:val="006925D1"/>
    <w:rsid w:val="00692854"/>
    <w:rsid w:val="00692B3E"/>
    <w:rsid w:val="00692B6F"/>
    <w:rsid w:val="00692FDA"/>
    <w:rsid w:val="0069356E"/>
    <w:rsid w:val="006940C4"/>
    <w:rsid w:val="00694141"/>
    <w:rsid w:val="0069421D"/>
    <w:rsid w:val="00695249"/>
    <w:rsid w:val="00695761"/>
    <w:rsid w:val="006966DF"/>
    <w:rsid w:val="00696B0B"/>
    <w:rsid w:val="00696CD2"/>
    <w:rsid w:val="00696EB4"/>
    <w:rsid w:val="006970A8"/>
    <w:rsid w:val="00697157"/>
    <w:rsid w:val="00697337"/>
    <w:rsid w:val="006974CE"/>
    <w:rsid w:val="00697E46"/>
    <w:rsid w:val="006A0145"/>
    <w:rsid w:val="006A0148"/>
    <w:rsid w:val="006A0B3E"/>
    <w:rsid w:val="006A0DD2"/>
    <w:rsid w:val="006A0F56"/>
    <w:rsid w:val="006A10A9"/>
    <w:rsid w:val="006A19A2"/>
    <w:rsid w:val="006A1B5A"/>
    <w:rsid w:val="006A1B7E"/>
    <w:rsid w:val="006A1CC9"/>
    <w:rsid w:val="006A1FD7"/>
    <w:rsid w:val="006A2019"/>
    <w:rsid w:val="006A20F6"/>
    <w:rsid w:val="006A22E9"/>
    <w:rsid w:val="006A263A"/>
    <w:rsid w:val="006A26B4"/>
    <w:rsid w:val="006A27F7"/>
    <w:rsid w:val="006A2AD5"/>
    <w:rsid w:val="006A2D1D"/>
    <w:rsid w:val="006A3422"/>
    <w:rsid w:val="006A3537"/>
    <w:rsid w:val="006A3EA6"/>
    <w:rsid w:val="006A3F0A"/>
    <w:rsid w:val="006A5009"/>
    <w:rsid w:val="006A5321"/>
    <w:rsid w:val="006A549C"/>
    <w:rsid w:val="006A59DB"/>
    <w:rsid w:val="006A5A29"/>
    <w:rsid w:val="006A5A97"/>
    <w:rsid w:val="006A5BEA"/>
    <w:rsid w:val="006A5C8B"/>
    <w:rsid w:val="006A67C8"/>
    <w:rsid w:val="006A6883"/>
    <w:rsid w:val="006A6AF2"/>
    <w:rsid w:val="006A6D5B"/>
    <w:rsid w:val="006A721D"/>
    <w:rsid w:val="006A73FC"/>
    <w:rsid w:val="006B0410"/>
    <w:rsid w:val="006B0D8B"/>
    <w:rsid w:val="006B1D00"/>
    <w:rsid w:val="006B1D6F"/>
    <w:rsid w:val="006B1DBB"/>
    <w:rsid w:val="006B1F1B"/>
    <w:rsid w:val="006B26BE"/>
    <w:rsid w:val="006B3102"/>
    <w:rsid w:val="006B37C4"/>
    <w:rsid w:val="006B39D4"/>
    <w:rsid w:val="006B3BDB"/>
    <w:rsid w:val="006B3D5E"/>
    <w:rsid w:val="006B3E9D"/>
    <w:rsid w:val="006B43DE"/>
    <w:rsid w:val="006B4BA4"/>
    <w:rsid w:val="006B4EB2"/>
    <w:rsid w:val="006B5595"/>
    <w:rsid w:val="006B55E9"/>
    <w:rsid w:val="006B5ABE"/>
    <w:rsid w:val="006B5CFD"/>
    <w:rsid w:val="006B5E9A"/>
    <w:rsid w:val="006B6559"/>
    <w:rsid w:val="006B6758"/>
    <w:rsid w:val="006B6F97"/>
    <w:rsid w:val="006B712D"/>
    <w:rsid w:val="006B72A8"/>
    <w:rsid w:val="006B738F"/>
    <w:rsid w:val="006B7DF4"/>
    <w:rsid w:val="006C02AF"/>
    <w:rsid w:val="006C02D8"/>
    <w:rsid w:val="006C02E7"/>
    <w:rsid w:val="006C0E4C"/>
    <w:rsid w:val="006C121D"/>
    <w:rsid w:val="006C1225"/>
    <w:rsid w:val="006C12D8"/>
    <w:rsid w:val="006C1A8C"/>
    <w:rsid w:val="006C20E4"/>
    <w:rsid w:val="006C2766"/>
    <w:rsid w:val="006C2867"/>
    <w:rsid w:val="006C2884"/>
    <w:rsid w:val="006C2D4D"/>
    <w:rsid w:val="006C3049"/>
    <w:rsid w:val="006C369F"/>
    <w:rsid w:val="006C3D07"/>
    <w:rsid w:val="006C3DB4"/>
    <w:rsid w:val="006C4815"/>
    <w:rsid w:val="006C4A7C"/>
    <w:rsid w:val="006C4B00"/>
    <w:rsid w:val="006C4D58"/>
    <w:rsid w:val="006C4F0F"/>
    <w:rsid w:val="006C54DF"/>
    <w:rsid w:val="006C56FF"/>
    <w:rsid w:val="006C58A2"/>
    <w:rsid w:val="006C5951"/>
    <w:rsid w:val="006C5CE6"/>
    <w:rsid w:val="006C5F9E"/>
    <w:rsid w:val="006C61CF"/>
    <w:rsid w:val="006C6C67"/>
    <w:rsid w:val="006C7E20"/>
    <w:rsid w:val="006D05EE"/>
    <w:rsid w:val="006D0954"/>
    <w:rsid w:val="006D0A85"/>
    <w:rsid w:val="006D0CE0"/>
    <w:rsid w:val="006D1511"/>
    <w:rsid w:val="006D1B39"/>
    <w:rsid w:val="006D1FC0"/>
    <w:rsid w:val="006D296C"/>
    <w:rsid w:val="006D29D2"/>
    <w:rsid w:val="006D2A84"/>
    <w:rsid w:val="006D2DAD"/>
    <w:rsid w:val="006D2F4E"/>
    <w:rsid w:val="006D3071"/>
    <w:rsid w:val="006D3A6A"/>
    <w:rsid w:val="006D3AFF"/>
    <w:rsid w:val="006D4843"/>
    <w:rsid w:val="006D48A8"/>
    <w:rsid w:val="006D4B1F"/>
    <w:rsid w:val="006D4BB5"/>
    <w:rsid w:val="006D4D2D"/>
    <w:rsid w:val="006D4FA8"/>
    <w:rsid w:val="006D578A"/>
    <w:rsid w:val="006D590B"/>
    <w:rsid w:val="006D5B48"/>
    <w:rsid w:val="006D646B"/>
    <w:rsid w:val="006D6479"/>
    <w:rsid w:val="006D6566"/>
    <w:rsid w:val="006D686C"/>
    <w:rsid w:val="006D69C4"/>
    <w:rsid w:val="006D748E"/>
    <w:rsid w:val="006D776F"/>
    <w:rsid w:val="006D7BA6"/>
    <w:rsid w:val="006E0DA5"/>
    <w:rsid w:val="006E0DBC"/>
    <w:rsid w:val="006E1042"/>
    <w:rsid w:val="006E16BC"/>
    <w:rsid w:val="006E1D2C"/>
    <w:rsid w:val="006E2151"/>
    <w:rsid w:val="006E25F1"/>
    <w:rsid w:val="006E2651"/>
    <w:rsid w:val="006E278C"/>
    <w:rsid w:val="006E278E"/>
    <w:rsid w:val="006E28AA"/>
    <w:rsid w:val="006E2CB3"/>
    <w:rsid w:val="006E320A"/>
    <w:rsid w:val="006E3F97"/>
    <w:rsid w:val="006E4170"/>
    <w:rsid w:val="006E47CE"/>
    <w:rsid w:val="006E4DEE"/>
    <w:rsid w:val="006E4F01"/>
    <w:rsid w:val="006E4F20"/>
    <w:rsid w:val="006E4F86"/>
    <w:rsid w:val="006E5E2B"/>
    <w:rsid w:val="006E5EEF"/>
    <w:rsid w:val="006E654B"/>
    <w:rsid w:val="006E66E8"/>
    <w:rsid w:val="006E6C8F"/>
    <w:rsid w:val="006E6C97"/>
    <w:rsid w:val="006E6F52"/>
    <w:rsid w:val="006E70AB"/>
    <w:rsid w:val="006E75A9"/>
    <w:rsid w:val="006E789F"/>
    <w:rsid w:val="006E7C54"/>
    <w:rsid w:val="006F0083"/>
    <w:rsid w:val="006F0135"/>
    <w:rsid w:val="006F0B68"/>
    <w:rsid w:val="006F0E24"/>
    <w:rsid w:val="006F1208"/>
    <w:rsid w:val="006F13DE"/>
    <w:rsid w:val="006F15B6"/>
    <w:rsid w:val="006F17E7"/>
    <w:rsid w:val="006F199E"/>
    <w:rsid w:val="006F1A09"/>
    <w:rsid w:val="006F1CAC"/>
    <w:rsid w:val="006F1E1B"/>
    <w:rsid w:val="006F2004"/>
    <w:rsid w:val="006F20FF"/>
    <w:rsid w:val="006F276C"/>
    <w:rsid w:val="006F2DDA"/>
    <w:rsid w:val="006F2E45"/>
    <w:rsid w:val="006F33CB"/>
    <w:rsid w:val="006F34E5"/>
    <w:rsid w:val="006F373B"/>
    <w:rsid w:val="006F38EA"/>
    <w:rsid w:val="006F39AD"/>
    <w:rsid w:val="006F3B5E"/>
    <w:rsid w:val="006F3BA3"/>
    <w:rsid w:val="006F3CE8"/>
    <w:rsid w:val="006F3E92"/>
    <w:rsid w:val="006F4133"/>
    <w:rsid w:val="006F41BE"/>
    <w:rsid w:val="006F42DE"/>
    <w:rsid w:val="006F434D"/>
    <w:rsid w:val="006F4ADB"/>
    <w:rsid w:val="006F4B53"/>
    <w:rsid w:val="006F4C4B"/>
    <w:rsid w:val="006F5229"/>
    <w:rsid w:val="006F5323"/>
    <w:rsid w:val="006F53F0"/>
    <w:rsid w:val="006F5FB0"/>
    <w:rsid w:val="006F6271"/>
    <w:rsid w:val="006F6837"/>
    <w:rsid w:val="006F68B2"/>
    <w:rsid w:val="006F6D81"/>
    <w:rsid w:val="006F707E"/>
    <w:rsid w:val="006F7345"/>
    <w:rsid w:val="006F7D67"/>
    <w:rsid w:val="00700038"/>
    <w:rsid w:val="007013E5"/>
    <w:rsid w:val="0070153A"/>
    <w:rsid w:val="007015FD"/>
    <w:rsid w:val="0070170C"/>
    <w:rsid w:val="00701736"/>
    <w:rsid w:val="00701F33"/>
    <w:rsid w:val="007024FD"/>
    <w:rsid w:val="007026F3"/>
    <w:rsid w:val="00702C4D"/>
    <w:rsid w:val="007038BE"/>
    <w:rsid w:val="00703B4D"/>
    <w:rsid w:val="00703C1B"/>
    <w:rsid w:val="007040DE"/>
    <w:rsid w:val="007041ED"/>
    <w:rsid w:val="00704207"/>
    <w:rsid w:val="007043B8"/>
    <w:rsid w:val="007046F8"/>
    <w:rsid w:val="0070541D"/>
    <w:rsid w:val="00705912"/>
    <w:rsid w:val="00705930"/>
    <w:rsid w:val="00705B1B"/>
    <w:rsid w:val="00705E9C"/>
    <w:rsid w:val="007061CA"/>
    <w:rsid w:val="00706625"/>
    <w:rsid w:val="00706654"/>
    <w:rsid w:val="0070674E"/>
    <w:rsid w:val="00706C04"/>
    <w:rsid w:val="00706EC2"/>
    <w:rsid w:val="00706EEC"/>
    <w:rsid w:val="007075D6"/>
    <w:rsid w:val="007075F9"/>
    <w:rsid w:val="007077A0"/>
    <w:rsid w:val="00707C9B"/>
    <w:rsid w:val="00707F7A"/>
    <w:rsid w:val="00710541"/>
    <w:rsid w:val="00710551"/>
    <w:rsid w:val="00710967"/>
    <w:rsid w:val="00710EE1"/>
    <w:rsid w:val="0071119E"/>
    <w:rsid w:val="00711663"/>
    <w:rsid w:val="00711B27"/>
    <w:rsid w:val="00711B8F"/>
    <w:rsid w:val="00711CE2"/>
    <w:rsid w:val="007120A0"/>
    <w:rsid w:val="007122B7"/>
    <w:rsid w:val="007127E4"/>
    <w:rsid w:val="007127E6"/>
    <w:rsid w:val="00712884"/>
    <w:rsid w:val="007128DA"/>
    <w:rsid w:val="00712A49"/>
    <w:rsid w:val="00712F88"/>
    <w:rsid w:val="00712FD0"/>
    <w:rsid w:val="00713577"/>
    <w:rsid w:val="00713A09"/>
    <w:rsid w:val="00713CEC"/>
    <w:rsid w:val="007140EC"/>
    <w:rsid w:val="0071440C"/>
    <w:rsid w:val="007144E3"/>
    <w:rsid w:val="007146A7"/>
    <w:rsid w:val="00714A3A"/>
    <w:rsid w:val="00714D2B"/>
    <w:rsid w:val="0071518B"/>
    <w:rsid w:val="00715425"/>
    <w:rsid w:val="00715E8A"/>
    <w:rsid w:val="0071609F"/>
    <w:rsid w:val="007166B0"/>
    <w:rsid w:val="00716887"/>
    <w:rsid w:val="00716BC3"/>
    <w:rsid w:val="00716FAC"/>
    <w:rsid w:val="007177C8"/>
    <w:rsid w:val="00717958"/>
    <w:rsid w:val="00720682"/>
    <w:rsid w:val="0072068A"/>
    <w:rsid w:val="00720933"/>
    <w:rsid w:val="00721004"/>
    <w:rsid w:val="007210EB"/>
    <w:rsid w:val="0072154B"/>
    <w:rsid w:val="007215E7"/>
    <w:rsid w:val="00721822"/>
    <w:rsid w:val="0072183A"/>
    <w:rsid w:val="00721A3B"/>
    <w:rsid w:val="00721E1F"/>
    <w:rsid w:val="00721E91"/>
    <w:rsid w:val="00722048"/>
    <w:rsid w:val="00722171"/>
    <w:rsid w:val="00722306"/>
    <w:rsid w:val="0072248D"/>
    <w:rsid w:val="00722582"/>
    <w:rsid w:val="00722A05"/>
    <w:rsid w:val="00722D7E"/>
    <w:rsid w:val="00722E5D"/>
    <w:rsid w:val="00723009"/>
    <w:rsid w:val="0072310E"/>
    <w:rsid w:val="0072378E"/>
    <w:rsid w:val="007239A8"/>
    <w:rsid w:val="00723B0A"/>
    <w:rsid w:val="007240B8"/>
    <w:rsid w:val="00724139"/>
    <w:rsid w:val="00724502"/>
    <w:rsid w:val="00724906"/>
    <w:rsid w:val="00724B69"/>
    <w:rsid w:val="00724ECD"/>
    <w:rsid w:val="007254F8"/>
    <w:rsid w:val="00725890"/>
    <w:rsid w:val="00725CF3"/>
    <w:rsid w:val="00725DB1"/>
    <w:rsid w:val="00725F93"/>
    <w:rsid w:val="00725F9A"/>
    <w:rsid w:val="007262C5"/>
    <w:rsid w:val="00726AFA"/>
    <w:rsid w:val="00726ED1"/>
    <w:rsid w:val="00726F34"/>
    <w:rsid w:val="00727859"/>
    <w:rsid w:val="00727B55"/>
    <w:rsid w:val="00727C8C"/>
    <w:rsid w:val="00727FCE"/>
    <w:rsid w:val="00730106"/>
    <w:rsid w:val="00730DD6"/>
    <w:rsid w:val="00730FF8"/>
    <w:rsid w:val="00731074"/>
    <w:rsid w:val="007310D8"/>
    <w:rsid w:val="007318C8"/>
    <w:rsid w:val="007318D5"/>
    <w:rsid w:val="00731AC4"/>
    <w:rsid w:val="00731F05"/>
    <w:rsid w:val="007323BF"/>
    <w:rsid w:val="00732579"/>
    <w:rsid w:val="00732ED0"/>
    <w:rsid w:val="007331B1"/>
    <w:rsid w:val="00733260"/>
    <w:rsid w:val="007333D7"/>
    <w:rsid w:val="0073342A"/>
    <w:rsid w:val="00733802"/>
    <w:rsid w:val="007343D1"/>
    <w:rsid w:val="00734B3D"/>
    <w:rsid w:val="00734F56"/>
    <w:rsid w:val="00735125"/>
    <w:rsid w:val="0073530C"/>
    <w:rsid w:val="0073553A"/>
    <w:rsid w:val="007356F5"/>
    <w:rsid w:val="00735F89"/>
    <w:rsid w:val="00736115"/>
    <w:rsid w:val="007362D9"/>
    <w:rsid w:val="00736485"/>
    <w:rsid w:val="0073670C"/>
    <w:rsid w:val="007370C2"/>
    <w:rsid w:val="007371EE"/>
    <w:rsid w:val="007375BA"/>
    <w:rsid w:val="00737763"/>
    <w:rsid w:val="007377A5"/>
    <w:rsid w:val="0073780C"/>
    <w:rsid w:val="00737A80"/>
    <w:rsid w:val="007401BE"/>
    <w:rsid w:val="00740867"/>
    <w:rsid w:val="00740870"/>
    <w:rsid w:val="00740AF3"/>
    <w:rsid w:val="00740B30"/>
    <w:rsid w:val="00740DCC"/>
    <w:rsid w:val="00740E66"/>
    <w:rsid w:val="00741275"/>
    <w:rsid w:val="00741545"/>
    <w:rsid w:val="007417FD"/>
    <w:rsid w:val="007419F6"/>
    <w:rsid w:val="00741A2E"/>
    <w:rsid w:val="00741CAA"/>
    <w:rsid w:val="00742106"/>
    <w:rsid w:val="00742173"/>
    <w:rsid w:val="00742190"/>
    <w:rsid w:val="007425BB"/>
    <w:rsid w:val="0074285A"/>
    <w:rsid w:val="00743003"/>
    <w:rsid w:val="007442DF"/>
    <w:rsid w:val="0074431C"/>
    <w:rsid w:val="00744551"/>
    <w:rsid w:val="00744603"/>
    <w:rsid w:val="0074478E"/>
    <w:rsid w:val="00744E2C"/>
    <w:rsid w:val="00744EB9"/>
    <w:rsid w:val="00744F65"/>
    <w:rsid w:val="007450F9"/>
    <w:rsid w:val="00745426"/>
    <w:rsid w:val="007459BD"/>
    <w:rsid w:val="00745CCF"/>
    <w:rsid w:val="00745D31"/>
    <w:rsid w:val="00745FFD"/>
    <w:rsid w:val="00746232"/>
    <w:rsid w:val="007463C4"/>
    <w:rsid w:val="007464D4"/>
    <w:rsid w:val="007465B0"/>
    <w:rsid w:val="007465F2"/>
    <w:rsid w:val="00746B20"/>
    <w:rsid w:val="00746E7B"/>
    <w:rsid w:val="00747095"/>
    <w:rsid w:val="007476E9"/>
    <w:rsid w:val="0074786B"/>
    <w:rsid w:val="00750052"/>
    <w:rsid w:val="007501FB"/>
    <w:rsid w:val="0075059D"/>
    <w:rsid w:val="00750CF0"/>
    <w:rsid w:val="00750EE7"/>
    <w:rsid w:val="00750F79"/>
    <w:rsid w:val="0075128B"/>
    <w:rsid w:val="007513F4"/>
    <w:rsid w:val="00751520"/>
    <w:rsid w:val="00751675"/>
    <w:rsid w:val="007516EB"/>
    <w:rsid w:val="00751F8C"/>
    <w:rsid w:val="00752545"/>
    <w:rsid w:val="007529C5"/>
    <w:rsid w:val="007537BE"/>
    <w:rsid w:val="0075436A"/>
    <w:rsid w:val="007546A8"/>
    <w:rsid w:val="00754ABE"/>
    <w:rsid w:val="00754F29"/>
    <w:rsid w:val="007550EB"/>
    <w:rsid w:val="00755803"/>
    <w:rsid w:val="00755C1D"/>
    <w:rsid w:val="007567BE"/>
    <w:rsid w:val="00756D68"/>
    <w:rsid w:val="00756F36"/>
    <w:rsid w:val="007575AE"/>
    <w:rsid w:val="00757983"/>
    <w:rsid w:val="00757AF4"/>
    <w:rsid w:val="0076029C"/>
    <w:rsid w:val="007616FC"/>
    <w:rsid w:val="00761AFE"/>
    <w:rsid w:val="00761B7C"/>
    <w:rsid w:val="0076300D"/>
    <w:rsid w:val="007633D6"/>
    <w:rsid w:val="00763A0E"/>
    <w:rsid w:val="00764247"/>
    <w:rsid w:val="00764A31"/>
    <w:rsid w:val="00764CB6"/>
    <w:rsid w:val="00764D44"/>
    <w:rsid w:val="00764EFE"/>
    <w:rsid w:val="00764FC9"/>
    <w:rsid w:val="007650E4"/>
    <w:rsid w:val="00765125"/>
    <w:rsid w:val="0076552B"/>
    <w:rsid w:val="00765688"/>
    <w:rsid w:val="007658BB"/>
    <w:rsid w:val="00765903"/>
    <w:rsid w:val="00765936"/>
    <w:rsid w:val="0076595A"/>
    <w:rsid w:val="00765D55"/>
    <w:rsid w:val="00766086"/>
    <w:rsid w:val="0076609D"/>
    <w:rsid w:val="007662A1"/>
    <w:rsid w:val="0076638F"/>
    <w:rsid w:val="0076648C"/>
    <w:rsid w:val="0076679C"/>
    <w:rsid w:val="00766914"/>
    <w:rsid w:val="00766D22"/>
    <w:rsid w:val="007672C3"/>
    <w:rsid w:val="00767D60"/>
    <w:rsid w:val="00770022"/>
    <w:rsid w:val="007701A7"/>
    <w:rsid w:val="007704D6"/>
    <w:rsid w:val="00770C19"/>
    <w:rsid w:val="00770E4C"/>
    <w:rsid w:val="0077116B"/>
    <w:rsid w:val="0077132E"/>
    <w:rsid w:val="007714E6"/>
    <w:rsid w:val="007715C0"/>
    <w:rsid w:val="0077198C"/>
    <w:rsid w:val="00771AA0"/>
    <w:rsid w:val="00771B4B"/>
    <w:rsid w:val="00771E57"/>
    <w:rsid w:val="007721BC"/>
    <w:rsid w:val="007721F5"/>
    <w:rsid w:val="007722BE"/>
    <w:rsid w:val="007728BA"/>
    <w:rsid w:val="0077295C"/>
    <w:rsid w:val="00772CBE"/>
    <w:rsid w:val="00772E63"/>
    <w:rsid w:val="00773870"/>
    <w:rsid w:val="00773B68"/>
    <w:rsid w:val="00773E89"/>
    <w:rsid w:val="00773F6D"/>
    <w:rsid w:val="007741AC"/>
    <w:rsid w:val="007743B6"/>
    <w:rsid w:val="007744BF"/>
    <w:rsid w:val="007745DD"/>
    <w:rsid w:val="00775BE6"/>
    <w:rsid w:val="00775DF7"/>
    <w:rsid w:val="0077655D"/>
    <w:rsid w:val="007766CA"/>
    <w:rsid w:val="00777065"/>
    <w:rsid w:val="007770EB"/>
    <w:rsid w:val="00777242"/>
    <w:rsid w:val="00777325"/>
    <w:rsid w:val="00777604"/>
    <w:rsid w:val="007776ED"/>
    <w:rsid w:val="00777BD4"/>
    <w:rsid w:val="00777D10"/>
    <w:rsid w:val="00777F8B"/>
    <w:rsid w:val="00781A62"/>
    <w:rsid w:val="00781AAD"/>
    <w:rsid w:val="00781D80"/>
    <w:rsid w:val="007825A6"/>
    <w:rsid w:val="0078296A"/>
    <w:rsid w:val="00782B44"/>
    <w:rsid w:val="00782D38"/>
    <w:rsid w:val="007830CD"/>
    <w:rsid w:val="0078317B"/>
    <w:rsid w:val="007834EB"/>
    <w:rsid w:val="00783515"/>
    <w:rsid w:val="007842BD"/>
    <w:rsid w:val="0078459C"/>
    <w:rsid w:val="0078482D"/>
    <w:rsid w:val="00784971"/>
    <w:rsid w:val="00784A08"/>
    <w:rsid w:val="00784E8E"/>
    <w:rsid w:val="0078502F"/>
    <w:rsid w:val="00785128"/>
    <w:rsid w:val="00786082"/>
    <w:rsid w:val="00787095"/>
    <w:rsid w:val="00787174"/>
    <w:rsid w:val="007871D0"/>
    <w:rsid w:val="007874BE"/>
    <w:rsid w:val="00787B63"/>
    <w:rsid w:val="00787FEE"/>
    <w:rsid w:val="00790365"/>
    <w:rsid w:val="007905A7"/>
    <w:rsid w:val="00790912"/>
    <w:rsid w:val="00790D15"/>
    <w:rsid w:val="00790D84"/>
    <w:rsid w:val="0079243C"/>
    <w:rsid w:val="00792BD7"/>
    <w:rsid w:val="00792E22"/>
    <w:rsid w:val="00793215"/>
    <w:rsid w:val="00793C3A"/>
    <w:rsid w:val="00793C3C"/>
    <w:rsid w:val="007940BE"/>
    <w:rsid w:val="00794D34"/>
    <w:rsid w:val="00795CFE"/>
    <w:rsid w:val="00796816"/>
    <w:rsid w:val="00796895"/>
    <w:rsid w:val="00796A97"/>
    <w:rsid w:val="007970D4"/>
    <w:rsid w:val="007972A1"/>
    <w:rsid w:val="007974AA"/>
    <w:rsid w:val="00797879"/>
    <w:rsid w:val="007A0120"/>
    <w:rsid w:val="007A01A6"/>
    <w:rsid w:val="007A071F"/>
    <w:rsid w:val="007A0D68"/>
    <w:rsid w:val="007A135C"/>
    <w:rsid w:val="007A1394"/>
    <w:rsid w:val="007A14CF"/>
    <w:rsid w:val="007A17FC"/>
    <w:rsid w:val="007A196F"/>
    <w:rsid w:val="007A1DA4"/>
    <w:rsid w:val="007A1E13"/>
    <w:rsid w:val="007A1EA1"/>
    <w:rsid w:val="007A2109"/>
    <w:rsid w:val="007A24DE"/>
    <w:rsid w:val="007A2573"/>
    <w:rsid w:val="007A2683"/>
    <w:rsid w:val="007A2723"/>
    <w:rsid w:val="007A27C6"/>
    <w:rsid w:val="007A2DAC"/>
    <w:rsid w:val="007A338B"/>
    <w:rsid w:val="007A3795"/>
    <w:rsid w:val="007A3DD8"/>
    <w:rsid w:val="007A4252"/>
    <w:rsid w:val="007A4488"/>
    <w:rsid w:val="007A4D8B"/>
    <w:rsid w:val="007A4EBB"/>
    <w:rsid w:val="007A5502"/>
    <w:rsid w:val="007A55B7"/>
    <w:rsid w:val="007A5676"/>
    <w:rsid w:val="007A56A7"/>
    <w:rsid w:val="007A57D2"/>
    <w:rsid w:val="007A59E5"/>
    <w:rsid w:val="007A5CD4"/>
    <w:rsid w:val="007A6613"/>
    <w:rsid w:val="007A7000"/>
    <w:rsid w:val="007B00D1"/>
    <w:rsid w:val="007B0DC6"/>
    <w:rsid w:val="007B0EA8"/>
    <w:rsid w:val="007B1210"/>
    <w:rsid w:val="007B161B"/>
    <w:rsid w:val="007B24F4"/>
    <w:rsid w:val="007B266D"/>
    <w:rsid w:val="007B26B4"/>
    <w:rsid w:val="007B2A1E"/>
    <w:rsid w:val="007B2A5F"/>
    <w:rsid w:val="007B30D9"/>
    <w:rsid w:val="007B3A32"/>
    <w:rsid w:val="007B3BCD"/>
    <w:rsid w:val="007B3C40"/>
    <w:rsid w:val="007B3DF3"/>
    <w:rsid w:val="007B3E1E"/>
    <w:rsid w:val="007B41AF"/>
    <w:rsid w:val="007B4D10"/>
    <w:rsid w:val="007B5265"/>
    <w:rsid w:val="007B5642"/>
    <w:rsid w:val="007B591C"/>
    <w:rsid w:val="007B5989"/>
    <w:rsid w:val="007B5ECD"/>
    <w:rsid w:val="007B6560"/>
    <w:rsid w:val="007B6E89"/>
    <w:rsid w:val="007B7B1C"/>
    <w:rsid w:val="007B7C94"/>
    <w:rsid w:val="007B7E7D"/>
    <w:rsid w:val="007C02E1"/>
    <w:rsid w:val="007C0430"/>
    <w:rsid w:val="007C068C"/>
    <w:rsid w:val="007C1315"/>
    <w:rsid w:val="007C2086"/>
    <w:rsid w:val="007C208E"/>
    <w:rsid w:val="007C2182"/>
    <w:rsid w:val="007C2323"/>
    <w:rsid w:val="007C284B"/>
    <w:rsid w:val="007C28C2"/>
    <w:rsid w:val="007C2AEB"/>
    <w:rsid w:val="007C2CF7"/>
    <w:rsid w:val="007C329A"/>
    <w:rsid w:val="007C32B6"/>
    <w:rsid w:val="007C352A"/>
    <w:rsid w:val="007C3F97"/>
    <w:rsid w:val="007C4777"/>
    <w:rsid w:val="007C47F7"/>
    <w:rsid w:val="007C4835"/>
    <w:rsid w:val="007C4DEF"/>
    <w:rsid w:val="007C5291"/>
    <w:rsid w:val="007C5F8C"/>
    <w:rsid w:val="007C67BD"/>
    <w:rsid w:val="007C780B"/>
    <w:rsid w:val="007C7901"/>
    <w:rsid w:val="007C79BB"/>
    <w:rsid w:val="007C7DB5"/>
    <w:rsid w:val="007D0334"/>
    <w:rsid w:val="007D0A8F"/>
    <w:rsid w:val="007D0CB3"/>
    <w:rsid w:val="007D10D0"/>
    <w:rsid w:val="007D115C"/>
    <w:rsid w:val="007D14E0"/>
    <w:rsid w:val="007D1E8B"/>
    <w:rsid w:val="007D1FE8"/>
    <w:rsid w:val="007D23CB"/>
    <w:rsid w:val="007D2426"/>
    <w:rsid w:val="007D2AF6"/>
    <w:rsid w:val="007D2B79"/>
    <w:rsid w:val="007D2E0D"/>
    <w:rsid w:val="007D2EAC"/>
    <w:rsid w:val="007D33B5"/>
    <w:rsid w:val="007D33CD"/>
    <w:rsid w:val="007D358B"/>
    <w:rsid w:val="007D3A68"/>
    <w:rsid w:val="007D3DD4"/>
    <w:rsid w:val="007D41FE"/>
    <w:rsid w:val="007D42CD"/>
    <w:rsid w:val="007D46C3"/>
    <w:rsid w:val="007D46F6"/>
    <w:rsid w:val="007D521C"/>
    <w:rsid w:val="007D53CB"/>
    <w:rsid w:val="007D54B2"/>
    <w:rsid w:val="007D59E9"/>
    <w:rsid w:val="007D5BA6"/>
    <w:rsid w:val="007D67A3"/>
    <w:rsid w:val="007D6977"/>
    <w:rsid w:val="007D6A5E"/>
    <w:rsid w:val="007D70F3"/>
    <w:rsid w:val="007D7273"/>
    <w:rsid w:val="007D73AE"/>
    <w:rsid w:val="007D789A"/>
    <w:rsid w:val="007D7CEA"/>
    <w:rsid w:val="007D7FC8"/>
    <w:rsid w:val="007E0085"/>
    <w:rsid w:val="007E0D57"/>
    <w:rsid w:val="007E0D91"/>
    <w:rsid w:val="007E0DB9"/>
    <w:rsid w:val="007E0E9B"/>
    <w:rsid w:val="007E0F2F"/>
    <w:rsid w:val="007E1B69"/>
    <w:rsid w:val="007E1D8C"/>
    <w:rsid w:val="007E2239"/>
    <w:rsid w:val="007E2331"/>
    <w:rsid w:val="007E245D"/>
    <w:rsid w:val="007E24C2"/>
    <w:rsid w:val="007E251F"/>
    <w:rsid w:val="007E29DD"/>
    <w:rsid w:val="007E310F"/>
    <w:rsid w:val="007E3932"/>
    <w:rsid w:val="007E39B6"/>
    <w:rsid w:val="007E3DE0"/>
    <w:rsid w:val="007E46B3"/>
    <w:rsid w:val="007E48E5"/>
    <w:rsid w:val="007E4B8F"/>
    <w:rsid w:val="007E4EBD"/>
    <w:rsid w:val="007E4F82"/>
    <w:rsid w:val="007E5020"/>
    <w:rsid w:val="007E51D6"/>
    <w:rsid w:val="007E53A2"/>
    <w:rsid w:val="007E6029"/>
    <w:rsid w:val="007E6C55"/>
    <w:rsid w:val="007E6C8C"/>
    <w:rsid w:val="007E72B9"/>
    <w:rsid w:val="007E7715"/>
    <w:rsid w:val="007E7830"/>
    <w:rsid w:val="007F0EFB"/>
    <w:rsid w:val="007F1A05"/>
    <w:rsid w:val="007F1DA4"/>
    <w:rsid w:val="007F227E"/>
    <w:rsid w:val="007F227F"/>
    <w:rsid w:val="007F23B2"/>
    <w:rsid w:val="007F2A96"/>
    <w:rsid w:val="007F2AD8"/>
    <w:rsid w:val="007F2B07"/>
    <w:rsid w:val="007F320D"/>
    <w:rsid w:val="007F323C"/>
    <w:rsid w:val="007F33DE"/>
    <w:rsid w:val="007F40E8"/>
    <w:rsid w:val="007F430B"/>
    <w:rsid w:val="007F469A"/>
    <w:rsid w:val="007F4812"/>
    <w:rsid w:val="007F4CA2"/>
    <w:rsid w:val="007F4EC8"/>
    <w:rsid w:val="007F5067"/>
    <w:rsid w:val="007F55F8"/>
    <w:rsid w:val="007F5617"/>
    <w:rsid w:val="007F568A"/>
    <w:rsid w:val="007F56A6"/>
    <w:rsid w:val="007F5FE9"/>
    <w:rsid w:val="007F6344"/>
    <w:rsid w:val="007F670D"/>
    <w:rsid w:val="007F6C3E"/>
    <w:rsid w:val="007F7069"/>
    <w:rsid w:val="007F7526"/>
    <w:rsid w:val="007F7567"/>
    <w:rsid w:val="007F7DDA"/>
    <w:rsid w:val="00800641"/>
    <w:rsid w:val="00800E30"/>
    <w:rsid w:val="008011A9"/>
    <w:rsid w:val="008015F2"/>
    <w:rsid w:val="00801B00"/>
    <w:rsid w:val="00801F34"/>
    <w:rsid w:val="008021CE"/>
    <w:rsid w:val="0080272B"/>
    <w:rsid w:val="00802E8E"/>
    <w:rsid w:val="00803490"/>
    <w:rsid w:val="008035C1"/>
    <w:rsid w:val="0080363E"/>
    <w:rsid w:val="00803E5C"/>
    <w:rsid w:val="00805055"/>
    <w:rsid w:val="008056A5"/>
    <w:rsid w:val="00805A4B"/>
    <w:rsid w:val="00805DBB"/>
    <w:rsid w:val="008060A9"/>
    <w:rsid w:val="008063B8"/>
    <w:rsid w:val="008063EB"/>
    <w:rsid w:val="0080671B"/>
    <w:rsid w:val="00807872"/>
    <w:rsid w:val="008103BE"/>
    <w:rsid w:val="008109C1"/>
    <w:rsid w:val="00810C78"/>
    <w:rsid w:val="0081103C"/>
    <w:rsid w:val="0081117E"/>
    <w:rsid w:val="008111E8"/>
    <w:rsid w:val="00811246"/>
    <w:rsid w:val="00811549"/>
    <w:rsid w:val="00811B2C"/>
    <w:rsid w:val="00811C6B"/>
    <w:rsid w:val="00812886"/>
    <w:rsid w:val="00812C38"/>
    <w:rsid w:val="00812FA1"/>
    <w:rsid w:val="008132D8"/>
    <w:rsid w:val="0081360D"/>
    <w:rsid w:val="00813633"/>
    <w:rsid w:val="00813A07"/>
    <w:rsid w:val="00813C80"/>
    <w:rsid w:val="008148AF"/>
    <w:rsid w:val="00814AC5"/>
    <w:rsid w:val="00814CF0"/>
    <w:rsid w:val="00814D70"/>
    <w:rsid w:val="00814E5A"/>
    <w:rsid w:val="0081585D"/>
    <w:rsid w:val="00815C07"/>
    <w:rsid w:val="00815C72"/>
    <w:rsid w:val="00815ECA"/>
    <w:rsid w:val="008160AF"/>
    <w:rsid w:val="00816C61"/>
    <w:rsid w:val="00816D9F"/>
    <w:rsid w:val="00816F51"/>
    <w:rsid w:val="00817212"/>
    <w:rsid w:val="00817BBB"/>
    <w:rsid w:val="00820169"/>
    <w:rsid w:val="00821026"/>
    <w:rsid w:val="008215AA"/>
    <w:rsid w:val="00821F21"/>
    <w:rsid w:val="008222E3"/>
    <w:rsid w:val="0082248F"/>
    <w:rsid w:val="008225EF"/>
    <w:rsid w:val="008227BD"/>
    <w:rsid w:val="00822833"/>
    <w:rsid w:val="00822981"/>
    <w:rsid w:val="00822996"/>
    <w:rsid w:val="00822A1F"/>
    <w:rsid w:val="00822B4E"/>
    <w:rsid w:val="00822EB2"/>
    <w:rsid w:val="00823224"/>
    <w:rsid w:val="00823316"/>
    <w:rsid w:val="0082361E"/>
    <w:rsid w:val="00823BDA"/>
    <w:rsid w:val="00823C6C"/>
    <w:rsid w:val="00823F5D"/>
    <w:rsid w:val="00824119"/>
    <w:rsid w:val="008241BF"/>
    <w:rsid w:val="0082455F"/>
    <w:rsid w:val="00824592"/>
    <w:rsid w:val="00824851"/>
    <w:rsid w:val="00824905"/>
    <w:rsid w:val="00824ABC"/>
    <w:rsid w:val="00824BA9"/>
    <w:rsid w:val="0082535D"/>
    <w:rsid w:val="0082544B"/>
    <w:rsid w:val="00825503"/>
    <w:rsid w:val="008258E8"/>
    <w:rsid w:val="00825CD7"/>
    <w:rsid w:val="00825E10"/>
    <w:rsid w:val="00825E3A"/>
    <w:rsid w:val="00825E9B"/>
    <w:rsid w:val="00825EB9"/>
    <w:rsid w:val="00825F18"/>
    <w:rsid w:val="00826081"/>
    <w:rsid w:val="00826207"/>
    <w:rsid w:val="00826AFD"/>
    <w:rsid w:val="00826B2B"/>
    <w:rsid w:val="00826C78"/>
    <w:rsid w:val="00826CFE"/>
    <w:rsid w:val="008273D4"/>
    <w:rsid w:val="00827889"/>
    <w:rsid w:val="008278AE"/>
    <w:rsid w:val="0083007F"/>
    <w:rsid w:val="008300A1"/>
    <w:rsid w:val="008301B4"/>
    <w:rsid w:val="008302DA"/>
    <w:rsid w:val="0083032B"/>
    <w:rsid w:val="00830426"/>
    <w:rsid w:val="00830B89"/>
    <w:rsid w:val="0083104B"/>
    <w:rsid w:val="008317AE"/>
    <w:rsid w:val="00831C7B"/>
    <w:rsid w:val="0083200F"/>
    <w:rsid w:val="00832177"/>
    <w:rsid w:val="008324D1"/>
    <w:rsid w:val="0083271F"/>
    <w:rsid w:val="00832BCF"/>
    <w:rsid w:val="00832E05"/>
    <w:rsid w:val="00832F6B"/>
    <w:rsid w:val="00833510"/>
    <w:rsid w:val="00833DA8"/>
    <w:rsid w:val="00833E2B"/>
    <w:rsid w:val="0083419E"/>
    <w:rsid w:val="00834276"/>
    <w:rsid w:val="008346C7"/>
    <w:rsid w:val="00834897"/>
    <w:rsid w:val="00834C99"/>
    <w:rsid w:val="00835838"/>
    <w:rsid w:val="00835BE5"/>
    <w:rsid w:val="0083610C"/>
    <w:rsid w:val="008364C2"/>
    <w:rsid w:val="00837209"/>
    <w:rsid w:val="0083758F"/>
    <w:rsid w:val="0083773B"/>
    <w:rsid w:val="00837942"/>
    <w:rsid w:val="008400E3"/>
    <w:rsid w:val="008402EC"/>
    <w:rsid w:val="00840347"/>
    <w:rsid w:val="00840CA5"/>
    <w:rsid w:val="008411F0"/>
    <w:rsid w:val="00841232"/>
    <w:rsid w:val="0084188C"/>
    <w:rsid w:val="00841C14"/>
    <w:rsid w:val="00841ED7"/>
    <w:rsid w:val="00842033"/>
    <w:rsid w:val="008420C1"/>
    <w:rsid w:val="0084211E"/>
    <w:rsid w:val="00842573"/>
    <w:rsid w:val="008437B0"/>
    <w:rsid w:val="00843E10"/>
    <w:rsid w:val="00844091"/>
    <w:rsid w:val="00844153"/>
    <w:rsid w:val="00844787"/>
    <w:rsid w:val="008447E1"/>
    <w:rsid w:val="008448AB"/>
    <w:rsid w:val="00844AA9"/>
    <w:rsid w:val="00844C20"/>
    <w:rsid w:val="00844C8C"/>
    <w:rsid w:val="00844D7B"/>
    <w:rsid w:val="00845098"/>
    <w:rsid w:val="0084513A"/>
    <w:rsid w:val="0084528F"/>
    <w:rsid w:val="0084542D"/>
    <w:rsid w:val="00845B30"/>
    <w:rsid w:val="00845C16"/>
    <w:rsid w:val="00846509"/>
    <w:rsid w:val="008465EE"/>
    <w:rsid w:val="00846B60"/>
    <w:rsid w:val="00846BAE"/>
    <w:rsid w:val="008471AB"/>
    <w:rsid w:val="00847327"/>
    <w:rsid w:val="0084749E"/>
    <w:rsid w:val="00847938"/>
    <w:rsid w:val="00847B20"/>
    <w:rsid w:val="00847B31"/>
    <w:rsid w:val="00847C86"/>
    <w:rsid w:val="0085029B"/>
    <w:rsid w:val="00850393"/>
    <w:rsid w:val="00850D4D"/>
    <w:rsid w:val="008510FC"/>
    <w:rsid w:val="00851324"/>
    <w:rsid w:val="008514B7"/>
    <w:rsid w:val="00851711"/>
    <w:rsid w:val="00851C3B"/>
    <w:rsid w:val="00851E2F"/>
    <w:rsid w:val="0085202E"/>
    <w:rsid w:val="0085278C"/>
    <w:rsid w:val="008529EE"/>
    <w:rsid w:val="00852ED1"/>
    <w:rsid w:val="008535D4"/>
    <w:rsid w:val="00853AC6"/>
    <w:rsid w:val="00853D34"/>
    <w:rsid w:val="00853FC8"/>
    <w:rsid w:val="00854784"/>
    <w:rsid w:val="00854B14"/>
    <w:rsid w:val="00854F21"/>
    <w:rsid w:val="00854FA4"/>
    <w:rsid w:val="008555CA"/>
    <w:rsid w:val="00855608"/>
    <w:rsid w:val="0085563C"/>
    <w:rsid w:val="00856061"/>
    <w:rsid w:val="008560F0"/>
    <w:rsid w:val="008563CB"/>
    <w:rsid w:val="008569AD"/>
    <w:rsid w:val="008570A8"/>
    <w:rsid w:val="008571E3"/>
    <w:rsid w:val="008574D6"/>
    <w:rsid w:val="00857584"/>
    <w:rsid w:val="008575F2"/>
    <w:rsid w:val="00857609"/>
    <w:rsid w:val="008576C4"/>
    <w:rsid w:val="00857D33"/>
    <w:rsid w:val="00857FC5"/>
    <w:rsid w:val="00860166"/>
    <w:rsid w:val="00860C0F"/>
    <w:rsid w:val="00860CDB"/>
    <w:rsid w:val="00860E16"/>
    <w:rsid w:val="00861229"/>
    <w:rsid w:val="00861311"/>
    <w:rsid w:val="008613C2"/>
    <w:rsid w:val="00861919"/>
    <w:rsid w:val="00861B47"/>
    <w:rsid w:val="0086297D"/>
    <w:rsid w:val="00862F2B"/>
    <w:rsid w:val="008630BF"/>
    <w:rsid w:val="0086333D"/>
    <w:rsid w:val="00863585"/>
    <w:rsid w:val="00863814"/>
    <w:rsid w:val="008638B7"/>
    <w:rsid w:val="008639D5"/>
    <w:rsid w:val="00863DB3"/>
    <w:rsid w:val="00863F61"/>
    <w:rsid w:val="00864356"/>
    <w:rsid w:val="0086481D"/>
    <w:rsid w:val="00864A66"/>
    <w:rsid w:val="00864BB9"/>
    <w:rsid w:val="008650AB"/>
    <w:rsid w:val="00865232"/>
    <w:rsid w:val="008652E0"/>
    <w:rsid w:val="00865475"/>
    <w:rsid w:val="00865763"/>
    <w:rsid w:val="008658C8"/>
    <w:rsid w:val="00865C1F"/>
    <w:rsid w:val="00866101"/>
    <w:rsid w:val="00866608"/>
    <w:rsid w:val="00866871"/>
    <w:rsid w:val="008669BB"/>
    <w:rsid w:val="008675C3"/>
    <w:rsid w:val="00867842"/>
    <w:rsid w:val="00867A3C"/>
    <w:rsid w:val="00867CB6"/>
    <w:rsid w:val="00867FA2"/>
    <w:rsid w:val="0087009A"/>
    <w:rsid w:val="0087037C"/>
    <w:rsid w:val="00870452"/>
    <w:rsid w:val="00870799"/>
    <w:rsid w:val="00870C30"/>
    <w:rsid w:val="008712CA"/>
    <w:rsid w:val="0087198B"/>
    <w:rsid w:val="00871E77"/>
    <w:rsid w:val="0087206E"/>
    <w:rsid w:val="00872310"/>
    <w:rsid w:val="008726E0"/>
    <w:rsid w:val="008728E5"/>
    <w:rsid w:val="00872E99"/>
    <w:rsid w:val="0087301D"/>
    <w:rsid w:val="008733DD"/>
    <w:rsid w:val="008734AF"/>
    <w:rsid w:val="0087394D"/>
    <w:rsid w:val="00873955"/>
    <w:rsid w:val="00873AC0"/>
    <w:rsid w:val="00873E77"/>
    <w:rsid w:val="0087411F"/>
    <w:rsid w:val="00874C5E"/>
    <w:rsid w:val="008750B4"/>
    <w:rsid w:val="008758B2"/>
    <w:rsid w:val="008758D3"/>
    <w:rsid w:val="00876494"/>
    <w:rsid w:val="008764D7"/>
    <w:rsid w:val="008764ED"/>
    <w:rsid w:val="008766DE"/>
    <w:rsid w:val="00876889"/>
    <w:rsid w:val="008768E9"/>
    <w:rsid w:val="00876BB6"/>
    <w:rsid w:val="00876F5B"/>
    <w:rsid w:val="00877679"/>
    <w:rsid w:val="008776AD"/>
    <w:rsid w:val="00877723"/>
    <w:rsid w:val="00877731"/>
    <w:rsid w:val="008779D8"/>
    <w:rsid w:val="00877F28"/>
    <w:rsid w:val="0088010A"/>
    <w:rsid w:val="00880243"/>
    <w:rsid w:val="008802FD"/>
    <w:rsid w:val="008805CE"/>
    <w:rsid w:val="00880A03"/>
    <w:rsid w:val="008810B8"/>
    <w:rsid w:val="008813EC"/>
    <w:rsid w:val="00881556"/>
    <w:rsid w:val="00881585"/>
    <w:rsid w:val="00881BD8"/>
    <w:rsid w:val="00881F22"/>
    <w:rsid w:val="0088213C"/>
    <w:rsid w:val="008822DA"/>
    <w:rsid w:val="00882553"/>
    <w:rsid w:val="008835B5"/>
    <w:rsid w:val="008837AD"/>
    <w:rsid w:val="0088388B"/>
    <w:rsid w:val="00883FFD"/>
    <w:rsid w:val="0088431A"/>
    <w:rsid w:val="00884FEB"/>
    <w:rsid w:val="00885098"/>
    <w:rsid w:val="00885198"/>
    <w:rsid w:val="008851D6"/>
    <w:rsid w:val="008855AF"/>
    <w:rsid w:val="0088563A"/>
    <w:rsid w:val="00885791"/>
    <w:rsid w:val="008859B6"/>
    <w:rsid w:val="00885B2C"/>
    <w:rsid w:val="00885B2D"/>
    <w:rsid w:val="00885B6A"/>
    <w:rsid w:val="00886212"/>
    <w:rsid w:val="0088631C"/>
    <w:rsid w:val="008865D2"/>
    <w:rsid w:val="00887059"/>
    <w:rsid w:val="00887223"/>
    <w:rsid w:val="008873F0"/>
    <w:rsid w:val="008875E3"/>
    <w:rsid w:val="00887610"/>
    <w:rsid w:val="00887670"/>
    <w:rsid w:val="00887983"/>
    <w:rsid w:val="00887BAE"/>
    <w:rsid w:val="00887D9F"/>
    <w:rsid w:val="0089021D"/>
    <w:rsid w:val="00890580"/>
    <w:rsid w:val="00891464"/>
    <w:rsid w:val="00891586"/>
    <w:rsid w:val="0089166F"/>
    <w:rsid w:val="00891D3E"/>
    <w:rsid w:val="00891D96"/>
    <w:rsid w:val="00892483"/>
    <w:rsid w:val="008929BD"/>
    <w:rsid w:val="00892A7A"/>
    <w:rsid w:val="00893037"/>
    <w:rsid w:val="008934C4"/>
    <w:rsid w:val="00893582"/>
    <w:rsid w:val="008942B6"/>
    <w:rsid w:val="008944EA"/>
    <w:rsid w:val="008945B1"/>
    <w:rsid w:val="0089469A"/>
    <w:rsid w:val="00894787"/>
    <w:rsid w:val="0089513E"/>
    <w:rsid w:val="008954D5"/>
    <w:rsid w:val="00895629"/>
    <w:rsid w:val="00895651"/>
    <w:rsid w:val="008958AD"/>
    <w:rsid w:val="008958C0"/>
    <w:rsid w:val="008959F1"/>
    <w:rsid w:val="00895D48"/>
    <w:rsid w:val="00895FFD"/>
    <w:rsid w:val="00896272"/>
    <w:rsid w:val="0089649C"/>
    <w:rsid w:val="00896517"/>
    <w:rsid w:val="00896C79"/>
    <w:rsid w:val="00896C82"/>
    <w:rsid w:val="00896D73"/>
    <w:rsid w:val="00897355"/>
    <w:rsid w:val="0089743D"/>
    <w:rsid w:val="008978CD"/>
    <w:rsid w:val="00897BBC"/>
    <w:rsid w:val="00897CAC"/>
    <w:rsid w:val="00897DD2"/>
    <w:rsid w:val="00897EE6"/>
    <w:rsid w:val="008A01F5"/>
    <w:rsid w:val="008A0556"/>
    <w:rsid w:val="008A05CF"/>
    <w:rsid w:val="008A0688"/>
    <w:rsid w:val="008A06C9"/>
    <w:rsid w:val="008A0B49"/>
    <w:rsid w:val="008A0CCC"/>
    <w:rsid w:val="008A1138"/>
    <w:rsid w:val="008A126F"/>
    <w:rsid w:val="008A12DA"/>
    <w:rsid w:val="008A1924"/>
    <w:rsid w:val="008A1A60"/>
    <w:rsid w:val="008A1DAF"/>
    <w:rsid w:val="008A1DFC"/>
    <w:rsid w:val="008A1F34"/>
    <w:rsid w:val="008A2466"/>
    <w:rsid w:val="008A2633"/>
    <w:rsid w:val="008A26EA"/>
    <w:rsid w:val="008A2EBC"/>
    <w:rsid w:val="008A2ED5"/>
    <w:rsid w:val="008A3C1A"/>
    <w:rsid w:val="008A3C4B"/>
    <w:rsid w:val="008A41B4"/>
    <w:rsid w:val="008A4488"/>
    <w:rsid w:val="008A44D9"/>
    <w:rsid w:val="008A461A"/>
    <w:rsid w:val="008A463C"/>
    <w:rsid w:val="008A4B41"/>
    <w:rsid w:val="008A4D0B"/>
    <w:rsid w:val="008A5021"/>
    <w:rsid w:val="008A53B2"/>
    <w:rsid w:val="008A5D08"/>
    <w:rsid w:val="008A5F78"/>
    <w:rsid w:val="008A64B0"/>
    <w:rsid w:val="008A6665"/>
    <w:rsid w:val="008A6BB4"/>
    <w:rsid w:val="008A6C34"/>
    <w:rsid w:val="008A6D56"/>
    <w:rsid w:val="008A6FE4"/>
    <w:rsid w:val="008A7200"/>
    <w:rsid w:val="008A7B53"/>
    <w:rsid w:val="008A7B91"/>
    <w:rsid w:val="008A7D1B"/>
    <w:rsid w:val="008B033C"/>
    <w:rsid w:val="008B0681"/>
    <w:rsid w:val="008B09D6"/>
    <w:rsid w:val="008B1477"/>
    <w:rsid w:val="008B21EC"/>
    <w:rsid w:val="008B2939"/>
    <w:rsid w:val="008B297E"/>
    <w:rsid w:val="008B309D"/>
    <w:rsid w:val="008B3647"/>
    <w:rsid w:val="008B3D2C"/>
    <w:rsid w:val="008B3D44"/>
    <w:rsid w:val="008B4873"/>
    <w:rsid w:val="008B4A06"/>
    <w:rsid w:val="008B4AFF"/>
    <w:rsid w:val="008B5152"/>
    <w:rsid w:val="008B528B"/>
    <w:rsid w:val="008B52CD"/>
    <w:rsid w:val="008B5576"/>
    <w:rsid w:val="008B5800"/>
    <w:rsid w:val="008B5944"/>
    <w:rsid w:val="008B5AD8"/>
    <w:rsid w:val="008B5D07"/>
    <w:rsid w:val="008B5D45"/>
    <w:rsid w:val="008B6120"/>
    <w:rsid w:val="008B6183"/>
    <w:rsid w:val="008B62AD"/>
    <w:rsid w:val="008B64CA"/>
    <w:rsid w:val="008B6A7D"/>
    <w:rsid w:val="008B6CE4"/>
    <w:rsid w:val="008B6E8E"/>
    <w:rsid w:val="008B6ED2"/>
    <w:rsid w:val="008B7611"/>
    <w:rsid w:val="008B7BC4"/>
    <w:rsid w:val="008B7D41"/>
    <w:rsid w:val="008C0514"/>
    <w:rsid w:val="008C06FE"/>
    <w:rsid w:val="008C0A82"/>
    <w:rsid w:val="008C0DA0"/>
    <w:rsid w:val="008C0EAB"/>
    <w:rsid w:val="008C0EB7"/>
    <w:rsid w:val="008C1237"/>
    <w:rsid w:val="008C128B"/>
    <w:rsid w:val="008C21C1"/>
    <w:rsid w:val="008C2287"/>
    <w:rsid w:val="008C233A"/>
    <w:rsid w:val="008C2390"/>
    <w:rsid w:val="008C251D"/>
    <w:rsid w:val="008C2787"/>
    <w:rsid w:val="008C293A"/>
    <w:rsid w:val="008C2CB0"/>
    <w:rsid w:val="008C2E5E"/>
    <w:rsid w:val="008C3397"/>
    <w:rsid w:val="008C3797"/>
    <w:rsid w:val="008C37E3"/>
    <w:rsid w:val="008C4B09"/>
    <w:rsid w:val="008C4E46"/>
    <w:rsid w:val="008C519D"/>
    <w:rsid w:val="008C52C5"/>
    <w:rsid w:val="008C5557"/>
    <w:rsid w:val="008C5ACF"/>
    <w:rsid w:val="008C5D36"/>
    <w:rsid w:val="008C5D3C"/>
    <w:rsid w:val="008C61F2"/>
    <w:rsid w:val="008C6325"/>
    <w:rsid w:val="008C671B"/>
    <w:rsid w:val="008C6C1B"/>
    <w:rsid w:val="008C7796"/>
    <w:rsid w:val="008C7B54"/>
    <w:rsid w:val="008C7C4E"/>
    <w:rsid w:val="008C7ED0"/>
    <w:rsid w:val="008D06DE"/>
    <w:rsid w:val="008D0E08"/>
    <w:rsid w:val="008D168E"/>
    <w:rsid w:val="008D1782"/>
    <w:rsid w:val="008D1E9E"/>
    <w:rsid w:val="008D2A05"/>
    <w:rsid w:val="008D2A2B"/>
    <w:rsid w:val="008D2CB3"/>
    <w:rsid w:val="008D2EB1"/>
    <w:rsid w:val="008D30C1"/>
    <w:rsid w:val="008D359E"/>
    <w:rsid w:val="008D3A4A"/>
    <w:rsid w:val="008D3E52"/>
    <w:rsid w:val="008D3E72"/>
    <w:rsid w:val="008D44BD"/>
    <w:rsid w:val="008D450F"/>
    <w:rsid w:val="008D4C50"/>
    <w:rsid w:val="008D4E37"/>
    <w:rsid w:val="008D5435"/>
    <w:rsid w:val="008D558F"/>
    <w:rsid w:val="008D5788"/>
    <w:rsid w:val="008D5AF9"/>
    <w:rsid w:val="008D5BDC"/>
    <w:rsid w:val="008D658C"/>
    <w:rsid w:val="008D67CA"/>
    <w:rsid w:val="008D6B1D"/>
    <w:rsid w:val="008D6C9F"/>
    <w:rsid w:val="008D6E62"/>
    <w:rsid w:val="008D738D"/>
    <w:rsid w:val="008D73BA"/>
    <w:rsid w:val="008D7455"/>
    <w:rsid w:val="008D74BD"/>
    <w:rsid w:val="008D74E9"/>
    <w:rsid w:val="008D7583"/>
    <w:rsid w:val="008D7729"/>
    <w:rsid w:val="008D793A"/>
    <w:rsid w:val="008D7A89"/>
    <w:rsid w:val="008D7F7B"/>
    <w:rsid w:val="008E0060"/>
    <w:rsid w:val="008E010E"/>
    <w:rsid w:val="008E04BB"/>
    <w:rsid w:val="008E0772"/>
    <w:rsid w:val="008E0938"/>
    <w:rsid w:val="008E0BF1"/>
    <w:rsid w:val="008E0C42"/>
    <w:rsid w:val="008E0C7B"/>
    <w:rsid w:val="008E126C"/>
    <w:rsid w:val="008E1561"/>
    <w:rsid w:val="008E1636"/>
    <w:rsid w:val="008E1C8C"/>
    <w:rsid w:val="008E1F31"/>
    <w:rsid w:val="008E21D2"/>
    <w:rsid w:val="008E222E"/>
    <w:rsid w:val="008E261D"/>
    <w:rsid w:val="008E2ED4"/>
    <w:rsid w:val="008E3325"/>
    <w:rsid w:val="008E3573"/>
    <w:rsid w:val="008E39E1"/>
    <w:rsid w:val="008E42AA"/>
    <w:rsid w:val="008E46A7"/>
    <w:rsid w:val="008E4A3B"/>
    <w:rsid w:val="008E4E0F"/>
    <w:rsid w:val="008E4E1D"/>
    <w:rsid w:val="008E4FD3"/>
    <w:rsid w:val="008E59B3"/>
    <w:rsid w:val="008E5B12"/>
    <w:rsid w:val="008E613C"/>
    <w:rsid w:val="008E6155"/>
    <w:rsid w:val="008E63F9"/>
    <w:rsid w:val="008E68E0"/>
    <w:rsid w:val="008E6C7C"/>
    <w:rsid w:val="008E6FDC"/>
    <w:rsid w:val="008E7032"/>
    <w:rsid w:val="008E7151"/>
    <w:rsid w:val="008E738A"/>
    <w:rsid w:val="008E7A18"/>
    <w:rsid w:val="008E7A5B"/>
    <w:rsid w:val="008F0245"/>
    <w:rsid w:val="008F0525"/>
    <w:rsid w:val="008F0AE2"/>
    <w:rsid w:val="008F0CAB"/>
    <w:rsid w:val="008F0E92"/>
    <w:rsid w:val="008F1407"/>
    <w:rsid w:val="008F1648"/>
    <w:rsid w:val="008F16A5"/>
    <w:rsid w:val="008F16B0"/>
    <w:rsid w:val="008F174F"/>
    <w:rsid w:val="008F2164"/>
    <w:rsid w:val="008F267A"/>
    <w:rsid w:val="008F2983"/>
    <w:rsid w:val="008F2C4D"/>
    <w:rsid w:val="008F2CDE"/>
    <w:rsid w:val="008F36FC"/>
    <w:rsid w:val="008F391E"/>
    <w:rsid w:val="008F394C"/>
    <w:rsid w:val="008F39E6"/>
    <w:rsid w:val="008F3C45"/>
    <w:rsid w:val="008F3D53"/>
    <w:rsid w:val="008F4069"/>
    <w:rsid w:val="008F42EB"/>
    <w:rsid w:val="008F4830"/>
    <w:rsid w:val="008F4904"/>
    <w:rsid w:val="008F4C01"/>
    <w:rsid w:val="008F5727"/>
    <w:rsid w:val="008F6E5B"/>
    <w:rsid w:val="008F7050"/>
    <w:rsid w:val="008F7102"/>
    <w:rsid w:val="008F76A0"/>
    <w:rsid w:val="008F7758"/>
    <w:rsid w:val="008F78BC"/>
    <w:rsid w:val="008F7B9F"/>
    <w:rsid w:val="008F7CC2"/>
    <w:rsid w:val="008F7DD8"/>
    <w:rsid w:val="009002F0"/>
    <w:rsid w:val="009005B4"/>
    <w:rsid w:val="00900D45"/>
    <w:rsid w:val="00900F10"/>
    <w:rsid w:val="00901418"/>
    <w:rsid w:val="00901A37"/>
    <w:rsid w:val="00901A8D"/>
    <w:rsid w:val="00901B31"/>
    <w:rsid w:val="00901D74"/>
    <w:rsid w:val="00902462"/>
    <w:rsid w:val="009025B8"/>
    <w:rsid w:val="00902A01"/>
    <w:rsid w:val="00903CB3"/>
    <w:rsid w:val="00903D5B"/>
    <w:rsid w:val="0090442F"/>
    <w:rsid w:val="0090457C"/>
    <w:rsid w:val="00904A22"/>
    <w:rsid w:val="00904B43"/>
    <w:rsid w:val="00905217"/>
    <w:rsid w:val="0090528F"/>
    <w:rsid w:val="0090557F"/>
    <w:rsid w:val="009056B0"/>
    <w:rsid w:val="009057B1"/>
    <w:rsid w:val="00905C9B"/>
    <w:rsid w:val="00905EB9"/>
    <w:rsid w:val="00906882"/>
    <w:rsid w:val="00906BF7"/>
    <w:rsid w:val="00906ECF"/>
    <w:rsid w:val="00907F22"/>
    <w:rsid w:val="0091009D"/>
    <w:rsid w:val="00910507"/>
    <w:rsid w:val="00910569"/>
    <w:rsid w:val="00910856"/>
    <w:rsid w:val="00910AC6"/>
    <w:rsid w:val="00910E12"/>
    <w:rsid w:val="00911884"/>
    <w:rsid w:val="00911B52"/>
    <w:rsid w:val="00911C96"/>
    <w:rsid w:val="00911CD7"/>
    <w:rsid w:val="00911D0A"/>
    <w:rsid w:val="00912AD1"/>
    <w:rsid w:val="00912AD6"/>
    <w:rsid w:val="00912FF1"/>
    <w:rsid w:val="0091316A"/>
    <w:rsid w:val="0091324F"/>
    <w:rsid w:val="009144A8"/>
    <w:rsid w:val="009149F9"/>
    <w:rsid w:val="00914DF0"/>
    <w:rsid w:val="00914E91"/>
    <w:rsid w:val="00914F63"/>
    <w:rsid w:val="00914FF2"/>
    <w:rsid w:val="0091542A"/>
    <w:rsid w:val="00915545"/>
    <w:rsid w:val="009155C0"/>
    <w:rsid w:val="00915B53"/>
    <w:rsid w:val="009165A2"/>
    <w:rsid w:val="009165BE"/>
    <w:rsid w:val="009166C9"/>
    <w:rsid w:val="009166CC"/>
    <w:rsid w:val="00917540"/>
    <w:rsid w:val="00917720"/>
    <w:rsid w:val="0091779F"/>
    <w:rsid w:val="00917A61"/>
    <w:rsid w:val="009200B0"/>
    <w:rsid w:val="00920122"/>
    <w:rsid w:val="009201DE"/>
    <w:rsid w:val="00920604"/>
    <w:rsid w:val="00920778"/>
    <w:rsid w:val="0092078C"/>
    <w:rsid w:val="00920AF8"/>
    <w:rsid w:val="00920B37"/>
    <w:rsid w:val="00920DFA"/>
    <w:rsid w:val="00921408"/>
    <w:rsid w:val="00921A41"/>
    <w:rsid w:val="00921B92"/>
    <w:rsid w:val="00921E7D"/>
    <w:rsid w:val="00921E95"/>
    <w:rsid w:val="009228DF"/>
    <w:rsid w:val="00922AAF"/>
    <w:rsid w:val="009234A5"/>
    <w:rsid w:val="009239B7"/>
    <w:rsid w:val="00923E9C"/>
    <w:rsid w:val="00924641"/>
    <w:rsid w:val="00924C5C"/>
    <w:rsid w:val="0092525B"/>
    <w:rsid w:val="0092549A"/>
    <w:rsid w:val="00925F19"/>
    <w:rsid w:val="00925F7D"/>
    <w:rsid w:val="009260E7"/>
    <w:rsid w:val="00927477"/>
    <w:rsid w:val="009275EF"/>
    <w:rsid w:val="00927DBF"/>
    <w:rsid w:val="009300EE"/>
    <w:rsid w:val="0093044A"/>
    <w:rsid w:val="0093057F"/>
    <w:rsid w:val="00930AF0"/>
    <w:rsid w:val="00930C10"/>
    <w:rsid w:val="00931959"/>
    <w:rsid w:val="009320E5"/>
    <w:rsid w:val="009329D5"/>
    <w:rsid w:val="00932CD1"/>
    <w:rsid w:val="00932EA5"/>
    <w:rsid w:val="00932EC4"/>
    <w:rsid w:val="009330B9"/>
    <w:rsid w:val="009337CC"/>
    <w:rsid w:val="009338FE"/>
    <w:rsid w:val="0093393C"/>
    <w:rsid w:val="0093401B"/>
    <w:rsid w:val="009348B4"/>
    <w:rsid w:val="00934A8D"/>
    <w:rsid w:val="00934B76"/>
    <w:rsid w:val="00934FAC"/>
    <w:rsid w:val="009353DC"/>
    <w:rsid w:val="0093590A"/>
    <w:rsid w:val="00935DC5"/>
    <w:rsid w:val="0093609C"/>
    <w:rsid w:val="009367A7"/>
    <w:rsid w:val="00936DF4"/>
    <w:rsid w:val="00937022"/>
    <w:rsid w:val="0093726E"/>
    <w:rsid w:val="009376B8"/>
    <w:rsid w:val="00937976"/>
    <w:rsid w:val="00937DCE"/>
    <w:rsid w:val="00940188"/>
    <w:rsid w:val="00940227"/>
    <w:rsid w:val="0094045F"/>
    <w:rsid w:val="009405DF"/>
    <w:rsid w:val="009408C9"/>
    <w:rsid w:val="00940B7B"/>
    <w:rsid w:val="00940CE3"/>
    <w:rsid w:val="009412F7"/>
    <w:rsid w:val="009416FA"/>
    <w:rsid w:val="00941F85"/>
    <w:rsid w:val="00942055"/>
    <w:rsid w:val="00942283"/>
    <w:rsid w:val="00942291"/>
    <w:rsid w:val="00942D4E"/>
    <w:rsid w:val="009432E5"/>
    <w:rsid w:val="009435BC"/>
    <w:rsid w:val="0094363C"/>
    <w:rsid w:val="009439F9"/>
    <w:rsid w:val="00943C1C"/>
    <w:rsid w:val="009442A6"/>
    <w:rsid w:val="0094502E"/>
    <w:rsid w:val="00945592"/>
    <w:rsid w:val="00945636"/>
    <w:rsid w:val="00945758"/>
    <w:rsid w:val="009458C4"/>
    <w:rsid w:val="0094642B"/>
    <w:rsid w:val="00946449"/>
    <w:rsid w:val="00946B54"/>
    <w:rsid w:val="00946EFF"/>
    <w:rsid w:val="009472C8"/>
    <w:rsid w:val="0094796A"/>
    <w:rsid w:val="00947EBC"/>
    <w:rsid w:val="009502D9"/>
    <w:rsid w:val="00950635"/>
    <w:rsid w:val="0095084B"/>
    <w:rsid w:val="0095139D"/>
    <w:rsid w:val="00951496"/>
    <w:rsid w:val="009514FB"/>
    <w:rsid w:val="00951B74"/>
    <w:rsid w:val="00951BE0"/>
    <w:rsid w:val="00951CF8"/>
    <w:rsid w:val="00952069"/>
    <w:rsid w:val="009521E2"/>
    <w:rsid w:val="00952278"/>
    <w:rsid w:val="00952954"/>
    <w:rsid w:val="00952972"/>
    <w:rsid w:val="00952D31"/>
    <w:rsid w:val="00952FF9"/>
    <w:rsid w:val="00953460"/>
    <w:rsid w:val="009538D9"/>
    <w:rsid w:val="00953969"/>
    <w:rsid w:val="00953A6C"/>
    <w:rsid w:val="009541DF"/>
    <w:rsid w:val="00954B5B"/>
    <w:rsid w:val="00954FF8"/>
    <w:rsid w:val="009554ED"/>
    <w:rsid w:val="009556E8"/>
    <w:rsid w:val="00955884"/>
    <w:rsid w:val="00955E41"/>
    <w:rsid w:val="009560C9"/>
    <w:rsid w:val="00956208"/>
    <w:rsid w:val="00956850"/>
    <w:rsid w:val="00956ADB"/>
    <w:rsid w:val="00956E16"/>
    <w:rsid w:val="00956E9D"/>
    <w:rsid w:val="00956EEA"/>
    <w:rsid w:val="0095705F"/>
    <w:rsid w:val="00957B9B"/>
    <w:rsid w:val="009603F3"/>
    <w:rsid w:val="009608FB"/>
    <w:rsid w:val="00960A42"/>
    <w:rsid w:val="00960F45"/>
    <w:rsid w:val="009616BE"/>
    <w:rsid w:val="009617AC"/>
    <w:rsid w:val="00961803"/>
    <w:rsid w:val="009623D4"/>
    <w:rsid w:val="009628B4"/>
    <w:rsid w:val="0096322C"/>
    <w:rsid w:val="009634BD"/>
    <w:rsid w:val="00963741"/>
    <w:rsid w:val="00963774"/>
    <w:rsid w:val="00964747"/>
    <w:rsid w:val="00965091"/>
    <w:rsid w:val="00965AF2"/>
    <w:rsid w:val="00965B02"/>
    <w:rsid w:val="00966009"/>
    <w:rsid w:val="0096640A"/>
    <w:rsid w:val="00966CD5"/>
    <w:rsid w:val="00966D6E"/>
    <w:rsid w:val="009670B4"/>
    <w:rsid w:val="00967207"/>
    <w:rsid w:val="00967546"/>
    <w:rsid w:val="00967561"/>
    <w:rsid w:val="00967858"/>
    <w:rsid w:val="009678FE"/>
    <w:rsid w:val="009703DF"/>
    <w:rsid w:val="00970818"/>
    <w:rsid w:val="00970819"/>
    <w:rsid w:val="00970937"/>
    <w:rsid w:val="0097098A"/>
    <w:rsid w:val="00971051"/>
    <w:rsid w:val="009711D3"/>
    <w:rsid w:val="00971261"/>
    <w:rsid w:val="009713DB"/>
    <w:rsid w:val="0097196C"/>
    <w:rsid w:val="00971E90"/>
    <w:rsid w:val="0097244A"/>
    <w:rsid w:val="009724AC"/>
    <w:rsid w:val="009728ED"/>
    <w:rsid w:val="009734A0"/>
    <w:rsid w:val="00973575"/>
    <w:rsid w:val="00973DB1"/>
    <w:rsid w:val="00973DE4"/>
    <w:rsid w:val="009743D8"/>
    <w:rsid w:val="00974641"/>
    <w:rsid w:val="00974828"/>
    <w:rsid w:val="00975C2B"/>
    <w:rsid w:val="00975CAA"/>
    <w:rsid w:val="00975F8D"/>
    <w:rsid w:val="009770B4"/>
    <w:rsid w:val="0097770E"/>
    <w:rsid w:val="0097772D"/>
    <w:rsid w:val="00977A22"/>
    <w:rsid w:val="00977B91"/>
    <w:rsid w:val="00977E1E"/>
    <w:rsid w:val="00980047"/>
    <w:rsid w:val="009801E0"/>
    <w:rsid w:val="00980B28"/>
    <w:rsid w:val="00980D2C"/>
    <w:rsid w:val="0098103C"/>
    <w:rsid w:val="009814C8"/>
    <w:rsid w:val="00981B9F"/>
    <w:rsid w:val="00981F13"/>
    <w:rsid w:val="00982C62"/>
    <w:rsid w:val="00982F4D"/>
    <w:rsid w:val="00983176"/>
    <w:rsid w:val="009837B7"/>
    <w:rsid w:val="00983E80"/>
    <w:rsid w:val="00983EE2"/>
    <w:rsid w:val="00984143"/>
    <w:rsid w:val="009841D0"/>
    <w:rsid w:val="00984A4A"/>
    <w:rsid w:val="00984D69"/>
    <w:rsid w:val="00985812"/>
    <w:rsid w:val="0098596C"/>
    <w:rsid w:val="00985A9F"/>
    <w:rsid w:val="00985ABE"/>
    <w:rsid w:val="00985FCE"/>
    <w:rsid w:val="00986A0C"/>
    <w:rsid w:val="00986AB6"/>
    <w:rsid w:val="00987671"/>
    <w:rsid w:val="00987763"/>
    <w:rsid w:val="0098777F"/>
    <w:rsid w:val="00987BF9"/>
    <w:rsid w:val="00987C88"/>
    <w:rsid w:val="00987D0E"/>
    <w:rsid w:val="0099025D"/>
    <w:rsid w:val="009903C9"/>
    <w:rsid w:val="0099058D"/>
    <w:rsid w:val="00990682"/>
    <w:rsid w:val="0099069A"/>
    <w:rsid w:val="0099089C"/>
    <w:rsid w:val="00990C9F"/>
    <w:rsid w:val="00990D3D"/>
    <w:rsid w:val="0099108A"/>
    <w:rsid w:val="00991C5A"/>
    <w:rsid w:val="00991F01"/>
    <w:rsid w:val="00992199"/>
    <w:rsid w:val="009921C1"/>
    <w:rsid w:val="0099251C"/>
    <w:rsid w:val="009925E5"/>
    <w:rsid w:val="009926F4"/>
    <w:rsid w:val="009927CA"/>
    <w:rsid w:val="00992804"/>
    <w:rsid w:val="00992BA3"/>
    <w:rsid w:val="00992D7E"/>
    <w:rsid w:val="00992DA4"/>
    <w:rsid w:val="009934F3"/>
    <w:rsid w:val="00993D21"/>
    <w:rsid w:val="00993E7C"/>
    <w:rsid w:val="00993FAC"/>
    <w:rsid w:val="00994A09"/>
    <w:rsid w:val="009952E5"/>
    <w:rsid w:val="00995313"/>
    <w:rsid w:val="00995509"/>
    <w:rsid w:val="00995687"/>
    <w:rsid w:val="00995AE5"/>
    <w:rsid w:val="00996072"/>
    <w:rsid w:val="0099616B"/>
    <w:rsid w:val="0099630C"/>
    <w:rsid w:val="009964E0"/>
    <w:rsid w:val="0099684C"/>
    <w:rsid w:val="00996898"/>
    <w:rsid w:val="00997157"/>
    <w:rsid w:val="0099731D"/>
    <w:rsid w:val="00997385"/>
    <w:rsid w:val="009974F8"/>
    <w:rsid w:val="0099751B"/>
    <w:rsid w:val="009976A4"/>
    <w:rsid w:val="00997BD2"/>
    <w:rsid w:val="009A0261"/>
    <w:rsid w:val="009A0B44"/>
    <w:rsid w:val="009A0CAF"/>
    <w:rsid w:val="009A1329"/>
    <w:rsid w:val="009A1ADB"/>
    <w:rsid w:val="009A1F65"/>
    <w:rsid w:val="009A21DD"/>
    <w:rsid w:val="009A2CB0"/>
    <w:rsid w:val="009A331E"/>
    <w:rsid w:val="009A348D"/>
    <w:rsid w:val="009A3503"/>
    <w:rsid w:val="009A350A"/>
    <w:rsid w:val="009A3EDE"/>
    <w:rsid w:val="009A4441"/>
    <w:rsid w:val="009A4472"/>
    <w:rsid w:val="009A452B"/>
    <w:rsid w:val="009A4563"/>
    <w:rsid w:val="009A512F"/>
    <w:rsid w:val="009A5CEA"/>
    <w:rsid w:val="009A6B23"/>
    <w:rsid w:val="009A6F45"/>
    <w:rsid w:val="009A6F59"/>
    <w:rsid w:val="009A71E7"/>
    <w:rsid w:val="009A7261"/>
    <w:rsid w:val="009A7308"/>
    <w:rsid w:val="009A73B6"/>
    <w:rsid w:val="009A7601"/>
    <w:rsid w:val="009A76A7"/>
    <w:rsid w:val="009A77DA"/>
    <w:rsid w:val="009A79C3"/>
    <w:rsid w:val="009A7F0C"/>
    <w:rsid w:val="009B02B2"/>
    <w:rsid w:val="009B0369"/>
    <w:rsid w:val="009B0515"/>
    <w:rsid w:val="009B0599"/>
    <w:rsid w:val="009B0741"/>
    <w:rsid w:val="009B0BF6"/>
    <w:rsid w:val="009B188C"/>
    <w:rsid w:val="009B1AEF"/>
    <w:rsid w:val="009B1B32"/>
    <w:rsid w:val="009B1EAA"/>
    <w:rsid w:val="009B2192"/>
    <w:rsid w:val="009B2834"/>
    <w:rsid w:val="009B3312"/>
    <w:rsid w:val="009B3A58"/>
    <w:rsid w:val="009B3C3D"/>
    <w:rsid w:val="009B42A3"/>
    <w:rsid w:val="009B444D"/>
    <w:rsid w:val="009B47CD"/>
    <w:rsid w:val="009B4B10"/>
    <w:rsid w:val="009B5236"/>
    <w:rsid w:val="009B5670"/>
    <w:rsid w:val="009B5C51"/>
    <w:rsid w:val="009B5D82"/>
    <w:rsid w:val="009B5DFF"/>
    <w:rsid w:val="009B5F76"/>
    <w:rsid w:val="009B6351"/>
    <w:rsid w:val="009B6800"/>
    <w:rsid w:val="009B6853"/>
    <w:rsid w:val="009B6AE8"/>
    <w:rsid w:val="009B7307"/>
    <w:rsid w:val="009B7E45"/>
    <w:rsid w:val="009B7F7D"/>
    <w:rsid w:val="009C06BE"/>
    <w:rsid w:val="009C0B67"/>
    <w:rsid w:val="009C0C4A"/>
    <w:rsid w:val="009C0D5B"/>
    <w:rsid w:val="009C0E44"/>
    <w:rsid w:val="009C0F20"/>
    <w:rsid w:val="009C0FC1"/>
    <w:rsid w:val="009C1931"/>
    <w:rsid w:val="009C1E6B"/>
    <w:rsid w:val="009C20CB"/>
    <w:rsid w:val="009C22D7"/>
    <w:rsid w:val="009C2619"/>
    <w:rsid w:val="009C28E9"/>
    <w:rsid w:val="009C2AD3"/>
    <w:rsid w:val="009C349B"/>
    <w:rsid w:val="009C3898"/>
    <w:rsid w:val="009C3A18"/>
    <w:rsid w:val="009C3E61"/>
    <w:rsid w:val="009C3E67"/>
    <w:rsid w:val="009C4060"/>
    <w:rsid w:val="009C424C"/>
    <w:rsid w:val="009C454A"/>
    <w:rsid w:val="009C45C3"/>
    <w:rsid w:val="009C45C9"/>
    <w:rsid w:val="009C4A23"/>
    <w:rsid w:val="009C4F86"/>
    <w:rsid w:val="009C5934"/>
    <w:rsid w:val="009C5AF9"/>
    <w:rsid w:val="009C6090"/>
    <w:rsid w:val="009C633F"/>
    <w:rsid w:val="009C65CD"/>
    <w:rsid w:val="009C68EA"/>
    <w:rsid w:val="009C6917"/>
    <w:rsid w:val="009C6B37"/>
    <w:rsid w:val="009C6CF4"/>
    <w:rsid w:val="009C7014"/>
    <w:rsid w:val="009C711D"/>
    <w:rsid w:val="009C7199"/>
    <w:rsid w:val="009C71DC"/>
    <w:rsid w:val="009C72F9"/>
    <w:rsid w:val="009D024F"/>
    <w:rsid w:val="009D02CE"/>
    <w:rsid w:val="009D0469"/>
    <w:rsid w:val="009D0A31"/>
    <w:rsid w:val="009D0A35"/>
    <w:rsid w:val="009D0A63"/>
    <w:rsid w:val="009D0A82"/>
    <w:rsid w:val="009D19AD"/>
    <w:rsid w:val="009D1BB2"/>
    <w:rsid w:val="009D1DDA"/>
    <w:rsid w:val="009D1E9F"/>
    <w:rsid w:val="009D20F1"/>
    <w:rsid w:val="009D21FE"/>
    <w:rsid w:val="009D264B"/>
    <w:rsid w:val="009D38D9"/>
    <w:rsid w:val="009D39BA"/>
    <w:rsid w:val="009D3BFE"/>
    <w:rsid w:val="009D3D09"/>
    <w:rsid w:val="009D3D15"/>
    <w:rsid w:val="009D3E87"/>
    <w:rsid w:val="009D3F4E"/>
    <w:rsid w:val="009D4126"/>
    <w:rsid w:val="009D4863"/>
    <w:rsid w:val="009D4C03"/>
    <w:rsid w:val="009D545E"/>
    <w:rsid w:val="009D56EE"/>
    <w:rsid w:val="009D5C25"/>
    <w:rsid w:val="009D5E2B"/>
    <w:rsid w:val="009D6221"/>
    <w:rsid w:val="009D62A6"/>
    <w:rsid w:val="009D6649"/>
    <w:rsid w:val="009D676B"/>
    <w:rsid w:val="009D693A"/>
    <w:rsid w:val="009D6F0C"/>
    <w:rsid w:val="009D7038"/>
    <w:rsid w:val="009D70CB"/>
    <w:rsid w:val="009D76D0"/>
    <w:rsid w:val="009D78B7"/>
    <w:rsid w:val="009D7B90"/>
    <w:rsid w:val="009D7E3A"/>
    <w:rsid w:val="009E03E9"/>
    <w:rsid w:val="009E0967"/>
    <w:rsid w:val="009E0B61"/>
    <w:rsid w:val="009E0F3F"/>
    <w:rsid w:val="009E1609"/>
    <w:rsid w:val="009E1714"/>
    <w:rsid w:val="009E19DB"/>
    <w:rsid w:val="009E1C22"/>
    <w:rsid w:val="009E1CE7"/>
    <w:rsid w:val="009E1D02"/>
    <w:rsid w:val="009E20E3"/>
    <w:rsid w:val="009E2A4B"/>
    <w:rsid w:val="009E2CEC"/>
    <w:rsid w:val="009E2D22"/>
    <w:rsid w:val="009E2EA8"/>
    <w:rsid w:val="009E33EB"/>
    <w:rsid w:val="009E3577"/>
    <w:rsid w:val="009E3A8F"/>
    <w:rsid w:val="009E3E6F"/>
    <w:rsid w:val="009E4008"/>
    <w:rsid w:val="009E4275"/>
    <w:rsid w:val="009E4A35"/>
    <w:rsid w:val="009E4BBB"/>
    <w:rsid w:val="009E4F0F"/>
    <w:rsid w:val="009E55C7"/>
    <w:rsid w:val="009E57CA"/>
    <w:rsid w:val="009E5853"/>
    <w:rsid w:val="009E5E7A"/>
    <w:rsid w:val="009E61A7"/>
    <w:rsid w:val="009E62C0"/>
    <w:rsid w:val="009E6755"/>
    <w:rsid w:val="009E6EC7"/>
    <w:rsid w:val="009E6F26"/>
    <w:rsid w:val="009E73BD"/>
    <w:rsid w:val="009E7459"/>
    <w:rsid w:val="009E7BE3"/>
    <w:rsid w:val="009E7E00"/>
    <w:rsid w:val="009F02C9"/>
    <w:rsid w:val="009F099A"/>
    <w:rsid w:val="009F0E06"/>
    <w:rsid w:val="009F1382"/>
    <w:rsid w:val="009F15CA"/>
    <w:rsid w:val="009F1729"/>
    <w:rsid w:val="009F192D"/>
    <w:rsid w:val="009F1BD4"/>
    <w:rsid w:val="009F200E"/>
    <w:rsid w:val="009F21D6"/>
    <w:rsid w:val="009F2694"/>
    <w:rsid w:val="009F28F9"/>
    <w:rsid w:val="009F29C2"/>
    <w:rsid w:val="009F3261"/>
    <w:rsid w:val="009F33D5"/>
    <w:rsid w:val="009F422F"/>
    <w:rsid w:val="009F46CB"/>
    <w:rsid w:val="009F48E8"/>
    <w:rsid w:val="009F5437"/>
    <w:rsid w:val="009F5622"/>
    <w:rsid w:val="009F56E6"/>
    <w:rsid w:val="009F6340"/>
    <w:rsid w:val="009F68A2"/>
    <w:rsid w:val="009F6B39"/>
    <w:rsid w:val="009F6D5C"/>
    <w:rsid w:val="009F6F4B"/>
    <w:rsid w:val="009F707F"/>
    <w:rsid w:val="009F72FA"/>
    <w:rsid w:val="009F730F"/>
    <w:rsid w:val="009F77A6"/>
    <w:rsid w:val="00A0018B"/>
    <w:rsid w:val="00A00419"/>
    <w:rsid w:val="00A00737"/>
    <w:rsid w:val="00A008FF"/>
    <w:rsid w:val="00A00912"/>
    <w:rsid w:val="00A01084"/>
    <w:rsid w:val="00A012BD"/>
    <w:rsid w:val="00A01598"/>
    <w:rsid w:val="00A01DF7"/>
    <w:rsid w:val="00A0260A"/>
    <w:rsid w:val="00A02989"/>
    <w:rsid w:val="00A02A50"/>
    <w:rsid w:val="00A02D3B"/>
    <w:rsid w:val="00A02E57"/>
    <w:rsid w:val="00A03911"/>
    <w:rsid w:val="00A03BA9"/>
    <w:rsid w:val="00A04523"/>
    <w:rsid w:val="00A0481F"/>
    <w:rsid w:val="00A04F42"/>
    <w:rsid w:val="00A0569E"/>
    <w:rsid w:val="00A056C1"/>
    <w:rsid w:val="00A05ABE"/>
    <w:rsid w:val="00A05E5D"/>
    <w:rsid w:val="00A06392"/>
    <w:rsid w:val="00A06780"/>
    <w:rsid w:val="00A06E4C"/>
    <w:rsid w:val="00A0757F"/>
    <w:rsid w:val="00A07701"/>
    <w:rsid w:val="00A0778C"/>
    <w:rsid w:val="00A07979"/>
    <w:rsid w:val="00A07CD7"/>
    <w:rsid w:val="00A07D63"/>
    <w:rsid w:val="00A104E5"/>
    <w:rsid w:val="00A105AC"/>
    <w:rsid w:val="00A10769"/>
    <w:rsid w:val="00A10E7D"/>
    <w:rsid w:val="00A10F6E"/>
    <w:rsid w:val="00A1103E"/>
    <w:rsid w:val="00A11342"/>
    <w:rsid w:val="00A1185D"/>
    <w:rsid w:val="00A119A4"/>
    <w:rsid w:val="00A11A21"/>
    <w:rsid w:val="00A11E1E"/>
    <w:rsid w:val="00A11E3A"/>
    <w:rsid w:val="00A12775"/>
    <w:rsid w:val="00A1277E"/>
    <w:rsid w:val="00A128F3"/>
    <w:rsid w:val="00A12951"/>
    <w:rsid w:val="00A12B8E"/>
    <w:rsid w:val="00A12C82"/>
    <w:rsid w:val="00A130A7"/>
    <w:rsid w:val="00A13811"/>
    <w:rsid w:val="00A13BB4"/>
    <w:rsid w:val="00A13E32"/>
    <w:rsid w:val="00A1457A"/>
    <w:rsid w:val="00A14B9A"/>
    <w:rsid w:val="00A14F6D"/>
    <w:rsid w:val="00A15867"/>
    <w:rsid w:val="00A16299"/>
    <w:rsid w:val="00A1667B"/>
    <w:rsid w:val="00A168D2"/>
    <w:rsid w:val="00A168E6"/>
    <w:rsid w:val="00A16ACB"/>
    <w:rsid w:val="00A16C53"/>
    <w:rsid w:val="00A17001"/>
    <w:rsid w:val="00A17712"/>
    <w:rsid w:val="00A17C7D"/>
    <w:rsid w:val="00A17D6E"/>
    <w:rsid w:val="00A2039F"/>
    <w:rsid w:val="00A207C7"/>
    <w:rsid w:val="00A20DF3"/>
    <w:rsid w:val="00A211F8"/>
    <w:rsid w:val="00A21548"/>
    <w:rsid w:val="00A215A0"/>
    <w:rsid w:val="00A21B47"/>
    <w:rsid w:val="00A2202A"/>
    <w:rsid w:val="00A2235A"/>
    <w:rsid w:val="00A2250E"/>
    <w:rsid w:val="00A2293E"/>
    <w:rsid w:val="00A22969"/>
    <w:rsid w:val="00A22BE8"/>
    <w:rsid w:val="00A22C2E"/>
    <w:rsid w:val="00A23457"/>
    <w:rsid w:val="00A2375A"/>
    <w:rsid w:val="00A23A93"/>
    <w:rsid w:val="00A23EFD"/>
    <w:rsid w:val="00A2406E"/>
    <w:rsid w:val="00A244EE"/>
    <w:rsid w:val="00A24D2C"/>
    <w:rsid w:val="00A24F65"/>
    <w:rsid w:val="00A25E03"/>
    <w:rsid w:val="00A25FDC"/>
    <w:rsid w:val="00A269A4"/>
    <w:rsid w:val="00A26CC9"/>
    <w:rsid w:val="00A26F5B"/>
    <w:rsid w:val="00A27B93"/>
    <w:rsid w:val="00A30399"/>
    <w:rsid w:val="00A3040D"/>
    <w:rsid w:val="00A30687"/>
    <w:rsid w:val="00A30781"/>
    <w:rsid w:val="00A30ACF"/>
    <w:rsid w:val="00A31200"/>
    <w:rsid w:val="00A31792"/>
    <w:rsid w:val="00A31F27"/>
    <w:rsid w:val="00A3244B"/>
    <w:rsid w:val="00A32F14"/>
    <w:rsid w:val="00A331A1"/>
    <w:rsid w:val="00A338BB"/>
    <w:rsid w:val="00A33E86"/>
    <w:rsid w:val="00A34364"/>
    <w:rsid w:val="00A3451F"/>
    <w:rsid w:val="00A349B5"/>
    <w:rsid w:val="00A35388"/>
    <w:rsid w:val="00A35419"/>
    <w:rsid w:val="00A35B82"/>
    <w:rsid w:val="00A35D88"/>
    <w:rsid w:val="00A35EDE"/>
    <w:rsid w:val="00A35FF5"/>
    <w:rsid w:val="00A3641F"/>
    <w:rsid w:val="00A3676D"/>
    <w:rsid w:val="00A36EC4"/>
    <w:rsid w:val="00A3705A"/>
    <w:rsid w:val="00A37208"/>
    <w:rsid w:val="00A37CA4"/>
    <w:rsid w:val="00A37D40"/>
    <w:rsid w:val="00A40820"/>
    <w:rsid w:val="00A40BDC"/>
    <w:rsid w:val="00A40DBC"/>
    <w:rsid w:val="00A40DFB"/>
    <w:rsid w:val="00A41035"/>
    <w:rsid w:val="00A414DD"/>
    <w:rsid w:val="00A41AA9"/>
    <w:rsid w:val="00A41B13"/>
    <w:rsid w:val="00A421D5"/>
    <w:rsid w:val="00A4258B"/>
    <w:rsid w:val="00A42715"/>
    <w:rsid w:val="00A429FD"/>
    <w:rsid w:val="00A42C6C"/>
    <w:rsid w:val="00A42DE6"/>
    <w:rsid w:val="00A42F5B"/>
    <w:rsid w:val="00A43559"/>
    <w:rsid w:val="00A43815"/>
    <w:rsid w:val="00A43A95"/>
    <w:rsid w:val="00A43AFE"/>
    <w:rsid w:val="00A43BEF"/>
    <w:rsid w:val="00A4401D"/>
    <w:rsid w:val="00A4431B"/>
    <w:rsid w:val="00A4445E"/>
    <w:rsid w:val="00A44A08"/>
    <w:rsid w:val="00A44CEE"/>
    <w:rsid w:val="00A44D0A"/>
    <w:rsid w:val="00A45133"/>
    <w:rsid w:val="00A45479"/>
    <w:rsid w:val="00A45518"/>
    <w:rsid w:val="00A4579B"/>
    <w:rsid w:val="00A45867"/>
    <w:rsid w:val="00A458C8"/>
    <w:rsid w:val="00A459CD"/>
    <w:rsid w:val="00A45BBB"/>
    <w:rsid w:val="00A45BE3"/>
    <w:rsid w:val="00A45D3B"/>
    <w:rsid w:val="00A45F6C"/>
    <w:rsid w:val="00A46103"/>
    <w:rsid w:val="00A46173"/>
    <w:rsid w:val="00A4624E"/>
    <w:rsid w:val="00A46A58"/>
    <w:rsid w:val="00A46CEF"/>
    <w:rsid w:val="00A47044"/>
    <w:rsid w:val="00A471BF"/>
    <w:rsid w:val="00A47335"/>
    <w:rsid w:val="00A47498"/>
    <w:rsid w:val="00A474D0"/>
    <w:rsid w:val="00A47C41"/>
    <w:rsid w:val="00A47E83"/>
    <w:rsid w:val="00A50665"/>
    <w:rsid w:val="00A50A94"/>
    <w:rsid w:val="00A50DE4"/>
    <w:rsid w:val="00A51204"/>
    <w:rsid w:val="00A512E8"/>
    <w:rsid w:val="00A5170E"/>
    <w:rsid w:val="00A51D6F"/>
    <w:rsid w:val="00A51FE7"/>
    <w:rsid w:val="00A52175"/>
    <w:rsid w:val="00A52369"/>
    <w:rsid w:val="00A523F7"/>
    <w:rsid w:val="00A525B5"/>
    <w:rsid w:val="00A528E3"/>
    <w:rsid w:val="00A53144"/>
    <w:rsid w:val="00A534DF"/>
    <w:rsid w:val="00A537D7"/>
    <w:rsid w:val="00A5386C"/>
    <w:rsid w:val="00A5386D"/>
    <w:rsid w:val="00A53E65"/>
    <w:rsid w:val="00A5498C"/>
    <w:rsid w:val="00A54B46"/>
    <w:rsid w:val="00A54C53"/>
    <w:rsid w:val="00A54F2E"/>
    <w:rsid w:val="00A553E1"/>
    <w:rsid w:val="00A55407"/>
    <w:rsid w:val="00A557BE"/>
    <w:rsid w:val="00A5599D"/>
    <w:rsid w:val="00A55B1C"/>
    <w:rsid w:val="00A56253"/>
    <w:rsid w:val="00A56390"/>
    <w:rsid w:val="00A564B7"/>
    <w:rsid w:val="00A5667B"/>
    <w:rsid w:val="00A56B1E"/>
    <w:rsid w:val="00A56BD3"/>
    <w:rsid w:val="00A56FAB"/>
    <w:rsid w:val="00A57414"/>
    <w:rsid w:val="00A57830"/>
    <w:rsid w:val="00A57853"/>
    <w:rsid w:val="00A57854"/>
    <w:rsid w:val="00A57B29"/>
    <w:rsid w:val="00A57D13"/>
    <w:rsid w:val="00A57E6F"/>
    <w:rsid w:val="00A57FE0"/>
    <w:rsid w:val="00A60105"/>
    <w:rsid w:val="00A602B9"/>
    <w:rsid w:val="00A60A70"/>
    <w:rsid w:val="00A614D7"/>
    <w:rsid w:val="00A6185B"/>
    <w:rsid w:val="00A62A3E"/>
    <w:rsid w:val="00A62A4C"/>
    <w:rsid w:val="00A63AC7"/>
    <w:rsid w:val="00A63F5F"/>
    <w:rsid w:val="00A63FE4"/>
    <w:rsid w:val="00A64341"/>
    <w:rsid w:val="00A64615"/>
    <w:rsid w:val="00A646FC"/>
    <w:rsid w:val="00A64A5B"/>
    <w:rsid w:val="00A6504D"/>
    <w:rsid w:val="00A650E2"/>
    <w:rsid w:val="00A6517D"/>
    <w:rsid w:val="00A6585D"/>
    <w:rsid w:val="00A65C56"/>
    <w:rsid w:val="00A6665D"/>
    <w:rsid w:val="00A66F5A"/>
    <w:rsid w:val="00A67026"/>
    <w:rsid w:val="00A6727D"/>
    <w:rsid w:val="00A67715"/>
    <w:rsid w:val="00A700D8"/>
    <w:rsid w:val="00A7039D"/>
    <w:rsid w:val="00A70524"/>
    <w:rsid w:val="00A71097"/>
    <w:rsid w:val="00A7115A"/>
    <w:rsid w:val="00A711CB"/>
    <w:rsid w:val="00A71709"/>
    <w:rsid w:val="00A7198D"/>
    <w:rsid w:val="00A71A2D"/>
    <w:rsid w:val="00A71C55"/>
    <w:rsid w:val="00A72508"/>
    <w:rsid w:val="00A72B20"/>
    <w:rsid w:val="00A72C6B"/>
    <w:rsid w:val="00A72C9D"/>
    <w:rsid w:val="00A72CFC"/>
    <w:rsid w:val="00A72CFD"/>
    <w:rsid w:val="00A72DBA"/>
    <w:rsid w:val="00A72F22"/>
    <w:rsid w:val="00A730B6"/>
    <w:rsid w:val="00A73391"/>
    <w:rsid w:val="00A73402"/>
    <w:rsid w:val="00A734F0"/>
    <w:rsid w:val="00A73850"/>
    <w:rsid w:val="00A73E91"/>
    <w:rsid w:val="00A73FC9"/>
    <w:rsid w:val="00A744C6"/>
    <w:rsid w:val="00A74564"/>
    <w:rsid w:val="00A74685"/>
    <w:rsid w:val="00A746E4"/>
    <w:rsid w:val="00A74771"/>
    <w:rsid w:val="00A74CDD"/>
    <w:rsid w:val="00A74E7C"/>
    <w:rsid w:val="00A74EE0"/>
    <w:rsid w:val="00A74F12"/>
    <w:rsid w:val="00A7512B"/>
    <w:rsid w:val="00A75C46"/>
    <w:rsid w:val="00A7604C"/>
    <w:rsid w:val="00A76251"/>
    <w:rsid w:val="00A7629F"/>
    <w:rsid w:val="00A76633"/>
    <w:rsid w:val="00A7663E"/>
    <w:rsid w:val="00A76AD9"/>
    <w:rsid w:val="00A770A6"/>
    <w:rsid w:val="00A77345"/>
    <w:rsid w:val="00A773F2"/>
    <w:rsid w:val="00A7760B"/>
    <w:rsid w:val="00A778FF"/>
    <w:rsid w:val="00A77A25"/>
    <w:rsid w:val="00A80152"/>
    <w:rsid w:val="00A803A3"/>
    <w:rsid w:val="00A80551"/>
    <w:rsid w:val="00A805F5"/>
    <w:rsid w:val="00A80BFE"/>
    <w:rsid w:val="00A80CA2"/>
    <w:rsid w:val="00A80DCB"/>
    <w:rsid w:val="00A80FDC"/>
    <w:rsid w:val="00A80FDE"/>
    <w:rsid w:val="00A81144"/>
    <w:rsid w:val="00A815A9"/>
    <w:rsid w:val="00A81769"/>
    <w:rsid w:val="00A81CB2"/>
    <w:rsid w:val="00A821EB"/>
    <w:rsid w:val="00A822D4"/>
    <w:rsid w:val="00A82417"/>
    <w:rsid w:val="00A82770"/>
    <w:rsid w:val="00A82A59"/>
    <w:rsid w:val="00A8333A"/>
    <w:rsid w:val="00A83367"/>
    <w:rsid w:val="00A83BEB"/>
    <w:rsid w:val="00A83D37"/>
    <w:rsid w:val="00A83FF9"/>
    <w:rsid w:val="00A84218"/>
    <w:rsid w:val="00A84373"/>
    <w:rsid w:val="00A84560"/>
    <w:rsid w:val="00A84ACF"/>
    <w:rsid w:val="00A84B00"/>
    <w:rsid w:val="00A84DD1"/>
    <w:rsid w:val="00A857B9"/>
    <w:rsid w:val="00A85813"/>
    <w:rsid w:val="00A859A9"/>
    <w:rsid w:val="00A8615C"/>
    <w:rsid w:val="00A86399"/>
    <w:rsid w:val="00A8694D"/>
    <w:rsid w:val="00A869E5"/>
    <w:rsid w:val="00A86E0A"/>
    <w:rsid w:val="00A86E26"/>
    <w:rsid w:val="00A87397"/>
    <w:rsid w:val="00A8768E"/>
    <w:rsid w:val="00A87CCD"/>
    <w:rsid w:val="00A9067D"/>
    <w:rsid w:val="00A91069"/>
    <w:rsid w:val="00A918F3"/>
    <w:rsid w:val="00A91AC9"/>
    <w:rsid w:val="00A91B91"/>
    <w:rsid w:val="00A91F1A"/>
    <w:rsid w:val="00A92421"/>
    <w:rsid w:val="00A92C75"/>
    <w:rsid w:val="00A92C9A"/>
    <w:rsid w:val="00A93E14"/>
    <w:rsid w:val="00A93F75"/>
    <w:rsid w:val="00A947DD"/>
    <w:rsid w:val="00A94D11"/>
    <w:rsid w:val="00A94DDC"/>
    <w:rsid w:val="00A94DF7"/>
    <w:rsid w:val="00A94E96"/>
    <w:rsid w:val="00A94F85"/>
    <w:rsid w:val="00A950C3"/>
    <w:rsid w:val="00A950E3"/>
    <w:rsid w:val="00A95468"/>
    <w:rsid w:val="00A95A75"/>
    <w:rsid w:val="00A95CAF"/>
    <w:rsid w:val="00A95D87"/>
    <w:rsid w:val="00A96063"/>
    <w:rsid w:val="00A965D1"/>
    <w:rsid w:val="00A9692E"/>
    <w:rsid w:val="00A96F34"/>
    <w:rsid w:val="00A97056"/>
    <w:rsid w:val="00A9744A"/>
    <w:rsid w:val="00A9798B"/>
    <w:rsid w:val="00A97B66"/>
    <w:rsid w:val="00A97BD3"/>
    <w:rsid w:val="00A97E2F"/>
    <w:rsid w:val="00AA0BF6"/>
    <w:rsid w:val="00AA0C62"/>
    <w:rsid w:val="00AA0D5B"/>
    <w:rsid w:val="00AA13A1"/>
    <w:rsid w:val="00AA1622"/>
    <w:rsid w:val="00AA16B0"/>
    <w:rsid w:val="00AA1761"/>
    <w:rsid w:val="00AA1DF0"/>
    <w:rsid w:val="00AA1E85"/>
    <w:rsid w:val="00AA24C6"/>
    <w:rsid w:val="00AA2618"/>
    <w:rsid w:val="00AA2D05"/>
    <w:rsid w:val="00AA2D1D"/>
    <w:rsid w:val="00AA2DB5"/>
    <w:rsid w:val="00AA2F5C"/>
    <w:rsid w:val="00AA3CE0"/>
    <w:rsid w:val="00AA3D0A"/>
    <w:rsid w:val="00AA3F97"/>
    <w:rsid w:val="00AA42C1"/>
    <w:rsid w:val="00AA44DF"/>
    <w:rsid w:val="00AA46B2"/>
    <w:rsid w:val="00AA5692"/>
    <w:rsid w:val="00AA5696"/>
    <w:rsid w:val="00AA5718"/>
    <w:rsid w:val="00AA5BC3"/>
    <w:rsid w:val="00AA5C32"/>
    <w:rsid w:val="00AA5DB9"/>
    <w:rsid w:val="00AA5DE3"/>
    <w:rsid w:val="00AA5EF5"/>
    <w:rsid w:val="00AA622D"/>
    <w:rsid w:val="00AA6361"/>
    <w:rsid w:val="00AA65B5"/>
    <w:rsid w:val="00AA6675"/>
    <w:rsid w:val="00AA6A50"/>
    <w:rsid w:val="00AA6E0B"/>
    <w:rsid w:val="00AA7039"/>
    <w:rsid w:val="00AA7196"/>
    <w:rsid w:val="00AA753F"/>
    <w:rsid w:val="00AA7595"/>
    <w:rsid w:val="00AA7909"/>
    <w:rsid w:val="00AA7CBA"/>
    <w:rsid w:val="00AA7FB6"/>
    <w:rsid w:val="00AB0128"/>
    <w:rsid w:val="00AB01B2"/>
    <w:rsid w:val="00AB0D06"/>
    <w:rsid w:val="00AB0E90"/>
    <w:rsid w:val="00AB1A9C"/>
    <w:rsid w:val="00AB2369"/>
    <w:rsid w:val="00AB2433"/>
    <w:rsid w:val="00AB25B2"/>
    <w:rsid w:val="00AB2677"/>
    <w:rsid w:val="00AB30D5"/>
    <w:rsid w:val="00AB31AA"/>
    <w:rsid w:val="00AB3791"/>
    <w:rsid w:val="00AB3909"/>
    <w:rsid w:val="00AB397B"/>
    <w:rsid w:val="00AB3ACF"/>
    <w:rsid w:val="00AB403D"/>
    <w:rsid w:val="00AB445E"/>
    <w:rsid w:val="00AB4738"/>
    <w:rsid w:val="00AB4BE0"/>
    <w:rsid w:val="00AB4CC7"/>
    <w:rsid w:val="00AB4D5C"/>
    <w:rsid w:val="00AB5444"/>
    <w:rsid w:val="00AB56E8"/>
    <w:rsid w:val="00AB57C0"/>
    <w:rsid w:val="00AB5B8D"/>
    <w:rsid w:val="00AB5D04"/>
    <w:rsid w:val="00AB5DEB"/>
    <w:rsid w:val="00AB5E83"/>
    <w:rsid w:val="00AB6E13"/>
    <w:rsid w:val="00AB728D"/>
    <w:rsid w:val="00AB7BC7"/>
    <w:rsid w:val="00AB7D3A"/>
    <w:rsid w:val="00AC04C5"/>
    <w:rsid w:val="00AC0C44"/>
    <w:rsid w:val="00AC0FBC"/>
    <w:rsid w:val="00AC1849"/>
    <w:rsid w:val="00AC1D35"/>
    <w:rsid w:val="00AC240E"/>
    <w:rsid w:val="00AC2513"/>
    <w:rsid w:val="00AC2545"/>
    <w:rsid w:val="00AC2850"/>
    <w:rsid w:val="00AC2D4B"/>
    <w:rsid w:val="00AC30D2"/>
    <w:rsid w:val="00AC3157"/>
    <w:rsid w:val="00AC324B"/>
    <w:rsid w:val="00AC34D2"/>
    <w:rsid w:val="00AC34ED"/>
    <w:rsid w:val="00AC38F6"/>
    <w:rsid w:val="00AC3C13"/>
    <w:rsid w:val="00AC3E8E"/>
    <w:rsid w:val="00AC41F9"/>
    <w:rsid w:val="00AC4360"/>
    <w:rsid w:val="00AC45C7"/>
    <w:rsid w:val="00AC4D44"/>
    <w:rsid w:val="00AC52DE"/>
    <w:rsid w:val="00AC53E3"/>
    <w:rsid w:val="00AC5558"/>
    <w:rsid w:val="00AC5605"/>
    <w:rsid w:val="00AC560B"/>
    <w:rsid w:val="00AC5627"/>
    <w:rsid w:val="00AC5860"/>
    <w:rsid w:val="00AC58DC"/>
    <w:rsid w:val="00AC5C72"/>
    <w:rsid w:val="00AC5D05"/>
    <w:rsid w:val="00AC5DE0"/>
    <w:rsid w:val="00AC6229"/>
    <w:rsid w:val="00AC62EE"/>
    <w:rsid w:val="00AC64CD"/>
    <w:rsid w:val="00AC6792"/>
    <w:rsid w:val="00AC72CB"/>
    <w:rsid w:val="00AC73FE"/>
    <w:rsid w:val="00AC7C20"/>
    <w:rsid w:val="00AD049B"/>
    <w:rsid w:val="00AD04A4"/>
    <w:rsid w:val="00AD0F6A"/>
    <w:rsid w:val="00AD10E2"/>
    <w:rsid w:val="00AD14A8"/>
    <w:rsid w:val="00AD1543"/>
    <w:rsid w:val="00AD1843"/>
    <w:rsid w:val="00AD1A8A"/>
    <w:rsid w:val="00AD202E"/>
    <w:rsid w:val="00AD22D8"/>
    <w:rsid w:val="00AD2309"/>
    <w:rsid w:val="00AD2817"/>
    <w:rsid w:val="00AD2CCA"/>
    <w:rsid w:val="00AD2EBE"/>
    <w:rsid w:val="00AD36FA"/>
    <w:rsid w:val="00AD377F"/>
    <w:rsid w:val="00AD40F5"/>
    <w:rsid w:val="00AD43B7"/>
    <w:rsid w:val="00AD47AC"/>
    <w:rsid w:val="00AD4F3D"/>
    <w:rsid w:val="00AD4FCF"/>
    <w:rsid w:val="00AD513B"/>
    <w:rsid w:val="00AD526F"/>
    <w:rsid w:val="00AD5793"/>
    <w:rsid w:val="00AD5953"/>
    <w:rsid w:val="00AD5B6E"/>
    <w:rsid w:val="00AD605C"/>
    <w:rsid w:val="00AD6CA3"/>
    <w:rsid w:val="00AD6EC5"/>
    <w:rsid w:val="00AD7108"/>
    <w:rsid w:val="00AD71AC"/>
    <w:rsid w:val="00AD7262"/>
    <w:rsid w:val="00AD7336"/>
    <w:rsid w:val="00AD792E"/>
    <w:rsid w:val="00AD7FCE"/>
    <w:rsid w:val="00AE0124"/>
    <w:rsid w:val="00AE0144"/>
    <w:rsid w:val="00AE0B36"/>
    <w:rsid w:val="00AE0F66"/>
    <w:rsid w:val="00AE1276"/>
    <w:rsid w:val="00AE1BCA"/>
    <w:rsid w:val="00AE1C77"/>
    <w:rsid w:val="00AE1C82"/>
    <w:rsid w:val="00AE22B8"/>
    <w:rsid w:val="00AE24BB"/>
    <w:rsid w:val="00AE28F8"/>
    <w:rsid w:val="00AE2912"/>
    <w:rsid w:val="00AE3352"/>
    <w:rsid w:val="00AE336C"/>
    <w:rsid w:val="00AE3ABF"/>
    <w:rsid w:val="00AE3F0A"/>
    <w:rsid w:val="00AE40DB"/>
    <w:rsid w:val="00AE41FE"/>
    <w:rsid w:val="00AE454C"/>
    <w:rsid w:val="00AE4882"/>
    <w:rsid w:val="00AE4F3C"/>
    <w:rsid w:val="00AE5064"/>
    <w:rsid w:val="00AE52A3"/>
    <w:rsid w:val="00AE538F"/>
    <w:rsid w:val="00AE55EC"/>
    <w:rsid w:val="00AE5902"/>
    <w:rsid w:val="00AE5C1F"/>
    <w:rsid w:val="00AE617C"/>
    <w:rsid w:val="00AE6218"/>
    <w:rsid w:val="00AE661C"/>
    <w:rsid w:val="00AE68A4"/>
    <w:rsid w:val="00AE6F49"/>
    <w:rsid w:val="00AF0245"/>
    <w:rsid w:val="00AF04FC"/>
    <w:rsid w:val="00AF098C"/>
    <w:rsid w:val="00AF0D24"/>
    <w:rsid w:val="00AF13F2"/>
    <w:rsid w:val="00AF1B9C"/>
    <w:rsid w:val="00AF1C01"/>
    <w:rsid w:val="00AF1E1D"/>
    <w:rsid w:val="00AF1E39"/>
    <w:rsid w:val="00AF1FB7"/>
    <w:rsid w:val="00AF2354"/>
    <w:rsid w:val="00AF2631"/>
    <w:rsid w:val="00AF2729"/>
    <w:rsid w:val="00AF33F1"/>
    <w:rsid w:val="00AF361E"/>
    <w:rsid w:val="00AF369F"/>
    <w:rsid w:val="00AF3F64"/>
    <w:rsid w:val="00AF4433"/>
    <w:rsid w:val="00AF4499"/>
    <w:rsid w:val="00AF4E96"/>
    <w:rsid w:val="00AF5C63"/>
    <w:rsid w:val="00AF5FAB"/>
    <w:rsid w:val="00AF611C"/>
    <w:rsid w:val="00AF6464"/>
    <w:rsid w:val="00AF6501"/>
    <w:rsid w:val="00AF6908"/>
    <w:rsid w:val="00AF6E01"/>
    <w:rsid w:val="00AF6EAA"/>
    <w:rsid w:val="00AF7611"/>
    <w:rsid w:val="00AF788A"/>
    <w:rsid w:val="00AF79F9"/>
    <w:rsid w:val="00AF7CFD"/>
    <w:rsid w:val="00AF7F75"/>
    <w:rsid w:val="00AF7FAB"/>
    <w:rsid w:val="00B001B7"/>
    <w:rsid w:val="00B005A0"/>
    <w:rsid w:val="00B00B79"/>
    <w:rsid w:val="00B01459"/>
    <w:rsid w:val="00B017D0"/>
    <w:rsid w:val="00B0187E"/>
    <w:rsid w:val="00B01A2C"/>
    <w:rsid w:val="00B01BCA"/>
    <w:rsid w:val="00B01BFF"/>
    <w:rsid w:val="00B01F18"/>
    <w:rsid w:val="00B020C5"/>
    <w:rsid w:val="00B0252D"/>
    <w:rsid w:val="00B02C74"/>
    <w:rsid w:val="00B02F6C"/>
    <w:rsid w:val="00B03155"/>
    <w:rsid w:val="00B03595"/>
    <w:rsid w:val="00B0369A"/>
    <w:rsid w:val="00B03C00"/>
    <w:rsid w:val="00B042D6"/>
    <w:rsid w:val="00B04384"/>
    <w:rsid w:val="00B04B4C"/>
    <w:rsid w:val="00B04B4E"/>
    <w:rsid w:val="00B04CC1"/>
    <w:rsid w:val="00B0564D"/>
    <w:rsid w:val="00B05C10"/>
    <w:rsid w:val="00B05FCA"/>
    <w:rsid w:val="00B07143"/>
    <w:rsid w:val="00B072F0"/>
    <w:rsid w:val="00B073CA"/>
    <w:rsid w:val="00B07DB6"/>
    <w:rsid w:val="00B07EBC"/>
    <w:rsid w:val="00B07EC6"/>
    <w:rsid w:val="00B10C8A"/>
    <w:rsid w:val="00B11703"/>
    <w:rsid w:val="00B125CA"/>
    <w:rsid w:val="00B136B1"/>
    <w:rsid w:val="00B13D4D"/>
    <w:rsid w:val="00B13ECA"/>
    <w:rsid w:val="00B142FC"/>
    <w:rsid w:val="00B1431E"/>
    <w:rsid w:val="00B14630"/>
    <w:rsid w:val="00B14709"/>
    <w:rsid w:val="00B147C6"/>
    <w:rsid w:val="00B14BD4"/>
    <w:rsid w:val="00B1505F"/>
    <w:rsid w:val="00B1559B"/>
    <w:rsid w:val="00B155DE"/>
    <w:rsid w:val="00B157CB"/>
    <w:rsid w:val="00B15A17"/>
    <w:rsid w:val="00B15B08"/>
    <w:rsid w:val="00B15CCC"/>
    <w:rsid w:val="00B15E78"/>
    <w:rsid w:val="00B161BC"/>
    <w:rsid w:val="00B16455"/>
    <w:rsid w:val="00B16476"/>
    <w:rsid w:val="00B16CDF"/>
    <w:rsid w:val="00B16E7C"/>
    <w:rsid w:val="00B16EEC"/>
    <w:rsid w:val="00B1711A"/>
    <w:rsid w:val="00B1793F"/>
    <w:rsid w:val="00B17DD7"/>
    <w:rsid w:val="00B20097"/>
    <w:rsid w:val="00B20159"/>
    <w:rsid w:val="00B20247"/>
    <w:rsid w:val="00B202C0"/>
    <w:rsid w:val="00B20CE4"/>
    <w:rsid w:val="00B20F94"/>
    <w:rsid w:val="00B20FBE"/>
    <w:rsid w:val="00B21447"/>
    <w:rsid w:val="00B21A83"/>
    <w:rsid w:val="00B21DE1"/>
    <w:rsid w:val="00B21E82"/>
    <w:rsid w:val="00B22441"/>
    <w:rsid w:val="00B22A98"/>
    <w:rsid w:val="00B22DAE"/>
    <w:rsid w:val="00B22DE3"/>
    <w:rsid w:val="00B22EEB"/>
    <w:rsid w:val="00B23220"/>
    <w:rsid w:val="00B2322F"/>
    <w:rsid w:val="00B2329D"/>
    <w:rsid w:val="00B23964"/>
    <w:rsid w:val="00B2418F"/>
    <w:rsid w:val="00B243A9"/>
    <w:rsid w:val="00B24406"/>
    <w:rsid w:val="00B24475"/>
    <w:rsid w:val="00B2448C"/>
    <w:rsid w:val="00B24954"/>
    <w:rsid w:val="00B25064"/>
    <w:rsid w:val="00B2538F"/>
    <w:rsid w:val="00B25585"/>
    <w:rsid w:val="00B255F3"/>
    <w:rsid w:val="00B26314"/>
    <w:rsid w:val="00B265C5"/>
    <w:rsid w:val="00B26833"/>
    <w:rsid w:val="00B26C6C"/>
    <w:rsid w:val="00B26F16"/>
    <w:rsid w:val="00B26FDB"/>
    <w:rsid w:val="00B274AC"/>
    <w:rsid w:val="00B27604"/>
    <w:rsid w:val="00B27EE3"/>
    <w:rsid w:val="00B30204"/>
    <w:rsid w:val="00B302C7"/>
    <w:rsid w:val="00B3044F"/>
    <w:rsid w:val="00B304BA"/>
    <w:rsid w:val="00B3078F"/>
    <w:rsid w:val="00B308AB"/>
    <w:rsid w:val="00B30A30"/>
    <w:rsid w:val="00B30B3B"/>
    <w:rsid w:val="00B30C8F"/>
    <w:rsid w:val="00B311D6"/>
    <w:rsid w:val="00B31398"/>
    <w:rsid w:val="00B3164A"/>
    <w:rsid w:val="00B319BB"/>
    <w:rsid w:val="00B31F3E"/>
    <w:rsid w:val="00B32070"/>
    <w:rsid w:val="00B3223F"/>
    <w:rsid w:val="00B32445"/>
    <w:rsid w:val="00B3248E"/>
    <w:rsid w:val="00B326F9"/>
    <w:rsid w:val="00B32BCB"/>
    <w:rsid w:val="00B32D17"/>
    <w:rsid w:val="00B32E51"/>
    <w:rsid w:val="00B32FC4"/>
    <w:rsid w:val="00B3345D"/>
    <w:rsid w:val="00B33527"/>
    <w:rsid w:val="00B33AE6"/>
    <w:rsid w:val="00B33B7E"/>
    <w:rsid w:val="00B33E59"/>
    <w:rsid w:val="00B33ED0"/>
    <w:rsid w:val="00B34056"/>
    <w:rsid w:val="00B343F5"/>
    <w:rsid w:val="00B34642"/>
    <w:rsid w:val="00B3489D"/>
    <w:rsid w:val="00B34DCF"/>
    <w:rsid w:val="00B34EFE"/>
    <w:rsid w:val="00B3514F"/>
    <w:rsid w:val="00B3536B"/>
    <w:rsid w:val="00B355A0"/>
    <w:rsid w:val="00B35E2C"/>
    <w:rsid w:val="00B361CF"/>
    <w:rsid w:val="00B36278"/>
    <w:rsid w:val="00B36920"/>
    <w:rsid w:val="00B3707D"/>
    <w:rsid w:val="00B371C8"/>
    <w:rsid w:val="00B372D1"/>
    <w:rsid w:val="00B37514"/>
    <w:rsid w:val="00B376FF"/>
    <w:rsid w:val="00B37C84"/>
    <w:rsid w:val="00B37E04"/>
    <w:rsid w:val="00B37F92"/>
    <w:rsid w:val="00B4055C"/>
    <w:rsid w:val="00B406F6"/>
    <w:rsid w:val="00B40F89"/>
    <w:rsid w:val="00B4120F"/>
    <w:rsid w:val="00B4122B"/>
    <w:rsid w:val="00B4136F"/>
    <w:rsid w:val="00B41B2C"/>
    <w:rsid w:val="00B42198"/>
    <w:rsid w:val="00B4224E"/>
    <w:rsid w:val="00B42543"/>
    <w:rsid w:val="00B42BAF"/>
    <w:rsid w:val="00B42EBD"/>
    <w:rsid w:val="00B4302C"/>
    <w:rsid w:val="00B430E5"/>
    <w:rsid w:val="00B43350"/>
    <w:rsid w:val="00B4339C"/>
    <w:rsid w:val="00B439DF"/>
    <w:rsid w:val="00B4451A"/>
    <w:rsid w:val="00B44B9F"/>
    <w:rsid w:val="00B44F0F"/>
    <w:rsid w:val="00B452A7"/>
    <w:rsid w:val="00B452C5"/>
    <w:rsid w:val="00B45477"/>
    <w:rsid w:val="00B45949"/>
    <w:rsid w:val="00B45A3D"/>
    <w:rsid w:val="00B45A5E"/>
    <w:rsid w:val="00B460F1"/>
    <w:rsid w:val="00B469D9"/>
    <w:rsid w:val="00B46D14"/>
    <w:rsid w:val="00B46E0D"/>
    <w:rsid w:val="00B46E32"/>
    <w:rsid w:val="00B46F0E"/>
    <w:rsid w:val="00B46F93"/>
    <w:rsid w:val="00B473BC"/>
    <w:rsid w:val="00B476E3"/>
    <w:rsid w:val="00B47B91"/>
    <w:rsid w:val="00B47E0A"/>
    <w:rsid w:val="00B47E46"/>
    <w:rsid w:val="00B47F6B"/>
    <w:rsid w:val="00B50182"/>
    <w:rsid w:val="00B5019D"/>
    <w:rsid w:val="00B50430"/>
    <w:rsid w:val="00B506BB"/>
    <w:rsid w:val="00B506FB"/>
    <w:rsid w:val="00B50BFE"/>
    <w:rsid w:val="00B50FEE"/>
    <w:rsid w:val="00B519D6"/>
    <w:rsid w:val="00B51C44"/>
    <w:rsid w:val="00B51C98"/>
    <w:rsid w:val="00B51EA7"/>
    <w:rsid w:val="00B524E5"/>
    <w:rsid w:val="00B52506"/>
    <w:rsid w:val="00B52CC3"/>
    <w:rsid w:val="00B52E99"/>
    <w:rsid w:val="00B53542"/>
    <w:rsid w:val="00B53592"/>
    <w:rsid w:val="00B53614"/>
    <w:rsid w:val="00B53785"/>
    <w:rsid w:val="00B53CB9"/>
    <w:rsid w:val="00B53E8F"/>
    <w:rsid w:val="00B544CB"/>
    <w:rsid w:val="00B547E2"/>
    <w:rsid w:val="00B54F6A"/>
    <w:rsid w:val="00B55139"/>
    <w:rsid w:val="00B55364"/>
    <w:rsid w:val="00B55399"/>
    <w:rsid w:val="00B556C0"/>
    <w:rsid w:val="00B5577A"/>
    <w:rsid w:val="00B5593D"/>
    <w:rsid w:val="00B55BA3"/>
    <w:rsid w:val="00B5604C"/>
    <w:rsid w:val="00B560C8"/>
    <w:rsid w:val="00B56540"/>
    <w:rsid w:val="00B56699"/>
    <w:rsid w:val="00B5709D"/>
    <w:rsid w:val="00B577FE"/>
    <w:rsid w:val="00B57D1E"/>
    <w:rsid w:val="00B57EA9"/>
    <w:rsid w:val="00B57EDF"/>
    <w:rsid w:val="00B600E8"/>
    <w:rsid w:val="00B603C0"/>
    <w:rsid w:val="00B605AD"/>
    <w:rsid w:val="00B60B96"/>
    <w:rsid w:val="00B60F91"/>
    <w:rsid w:val="00B61171"/>
    <w:rsid w:val="00B61885"/>
    <w:rsid w:val="00B61D02"/>
    <w:rsid w:val="00B62305"/>
    <w:rsid w:val="00B62999"/>
    <w:rsid w:val="00B62A04"/>
    <w:rsid w:val="00B62C4A"/>
    <w:rsid w:val="00B62D5B"/>
    <w:rsid w:val="00B6383C"/>
    <w:rsid w:val="00B63A2F"/>
    <w:rsid w:val="00B63B6F"/>
    <w:rsid w:val="00B6408C"/>
    <w:rsid w:val="00B649BE"/>
    <w:rsid w:val="00B653F3"/>
    <w:rsid w:val="00B658AD"/>
    <w:rsid w:val="00B65B96"/>
    <w:rsid w:val="00B65D5F"/>
    <w:rsid w:val="00B661DC"/>
    <w:rsid w:val="00B663FC"/>
    <w:rsid w:val="00B6653E"/>
    <w:rsid w:val="00B66977"/>
    <w:rsid w:val="00B669ED"/>
    <w:rsid w:val="00B66BD5"/>
    <w:rsid w:val="00B671A4"/>
    <w:rsid w:val="00B67274"/>
    <w:rsid w:val="00B67B1B"/>
    <w:rsid w:val="00B70266"/>
    <w:rsid w:val="00B707A9"/>
    <w:rsid w:val="00B7084A"/>
    <w:rsid w:val="00B70AB1"/>
    <w:rsid w:val="00B70C98"/>
    <w:rsid w:val="00B71199"/>
    <w:rsid w:val="00B71213"/>
    <w:rsid w:val="00B716D5"/>
    <w:rsid w:val="00B719BE"/>
    <w:rsid w:val="00B71E90"/>
    <w:rsid w:val="00B7214D"/>
    <w:rsid w:val="00B7222A"/>
    <w:rsid w:val="00B72836"/>
    <w:rsid w:val="00B72903"/>
    <w:rsid w:val="00B72A59"/>
    <w:rsid w:val="00B733E3"/>
    <w:rsid w:val="00B734FF"/>
    <w:rsid w:val="00B73607"/>
    <w:rsid w:val="00B739EC"/>
    <w:rsid w:val="00B73C58"/>
    <w:rsid w:val="00B741E6"/>
    <w:rsid w:val="00B74322"/>
    <w:rsid w:val="00B746EB"/>
    <w:rsid w:val="00B74A1C"/>
    <w:rsid w:val="00B74D15"/>
    <w:rsid w:val="00B759A6"/>
    <w:rsid w:val="00B75BFF"/>
    <w:rsid w:val="00B75C47"/>
    <w:rsid w:val="00B7605A"/>
    <w:rsid w:val="00B764BC"/>
    <w:rsid w:val="00B767B9"/>
    <w:rsid w:val="00B76B88"/>
    <w:rsid w:val="00B76E5B"/>
    <w:rsid w:val="00B76EA5"/>
    <w:rsid w:val="00B77293"/>
    <w:rsid w:val="00B775A5"/>
    <w:rsid w:val="00B77790"/>
    <w:rsid w:val="00B77A59"/>
    <w:rsid w:val="00B77EE6"/>
    <w:rsid w:val="00B80158"/>
    <w:rsid w:val="00B80166"/>
    <w:rsid w:val="00B801CA"/>
    <w:rsid w:val="00B804FF"/>
    <w:rsid w:val="00B807F0"/>
    <w:rsid w:val="00B80C87"/>
    <w:rsid w:val="00B80F28"/>
    <w:rsid w:val="00B81EFB"/>
    <w:rsid w:val="00B81F8E"/>
    <w:rsid w:val="00B82431"/>
    <w:rsid w:val="00B82C35"/>
    <w:rsid w:val="00B82D07"/>
    <w:rsid w:val="00B82D67"/>
    <w:rsid w:val="00B82F7A"/>
    <w:rsid w:val="00B83F3E"/>
    <w:rsid w:val="00B8482B"/>
    <w:rsid w:val="00B849FF"/>
    <w:rsid w:val="00B84ABC"/>
    <w:rsid w:val="00B856B4"/>
    <w:rsid w:val="00B856F0"/>
    <w:rsid w:val="00B85AA1"/>
    <w:rsid w:val="00B85F6B"/>
    <w:rsid w:val="00B86518"/>
    <w:rsid w:val="00B8655C"/>
    <w:rsid w:val="00B867A6"/>
    <w:rsid w:val="00B86FE9"/>
    <w:rsid w:val="00B87858"/>
    <w:rsid w:val="00B87E0B"/>
    <w:rsid w:val="00B90E3E"/>
    <w:rsid w:val="00B913FB"/>
    <w:rsid w:val="00B915C3"/>
    <w:rsid w:val="00B9184D"/>
    <w:rsid w:val="00B91BAD"/>
    <w:rsid w:val="00B91E44"/>
    <w:rsid w:val="00B920D9"/>
    <w:rsid w:val="00B92142"/>
    <w:rsid w:val="00B92794"/>
    <w:rsid w:val="00B92BC5"/>
    <w:rsid w:val="00B92E67"/>
    <w:rsid w:val="00B92E6A"/>
    <w:rsid w:val="00B93404"/>
    <w:rsid w:val="00B934B9"/>
    <w:rsid w:val="00B93647"/>
    <w:rsid w:val="00B93651"/>
    <w:rsid w:val="00B93976"/>
    <w:rsid w:val="00B93979"/>
    <w:rsid w:val="00B94417"/>
    <w:rsid w:val="00B9459A"/>
    <w:rsid w:val="00B946E3"/>
    <w:rsid w:val="00B94768"/>
    <w:rsid w:val="00B94829"/>
    <w:rsid w:val="00B95140"/>
    <w:rsid w:val="00B95B5F"/>
    <w:rsid w:val="00B95C47"/>
    <w:rsid w:val="00B9615E"/>
    <w:rsid w:val="00B9644D"/>
    <w:rsid w:val="00B965B1"/>
    <w:rsid w:val="00B96759"/>
    <w:rsid w:val="00B967FF"/>
    <w:rsid w:val="00B96C21"/>
    <w:rsid w:val="00B97458"/>
    <w:rsid w:val="00B97858"/>
    <w:rsid w:val="00B97C02"/>
    <w:rsid w:val="00B97D16"/>
    <w:rsid w:val="00BA0763"/>
    <w:rsid w:val="00BA0CB9"/>
    <w:rsid w:val="00BA11C0"/>
    <w:rsid w:val="00BA11D0"/>
    <w:rsid w:val="00BA1485"/>
    <w:rsid w:val="00BA202F"/>
    <w:rsid w:val="00BA224D"/>
    <w:rsid w:val="00BA22F1"/>
    <w:rsid w:val="00BA25DC"/>
    <w:rsid w:val="00BA2603"/>
    <w:rsid w:val="00BA28F7"/>
    <w:rsid w:val="00BA2A13"/>
    <w:rsid w:val="00BA2D23"/>
    <w:rsid w:val="00BA2F9C"/>
    <w:rsid w:val="00BA303D"/>
    <w:rsid w:val="00BA342A"/>
    <w:rsid w:val="00BA3B26"/>
    <w:rsid w:val="00BA3C39"/>
    <w:rsid w:val="00BA3E17"/>
    <w:rsid w:val="00BA4CA8"/>
    <w:rsid w:val="00BA537A"/>
    <w:rsid w:val="00BA5BEB"/>
    <w:rsid w:val="00BA5DB3"/>
    <w:rsid w:val="00BA624C"/>
    <w:rsid w:val="00BA636A"/>
    <w:rsid w:val="00BA64A6"/>
    <w:rsid w:val="00BA64FA"/>
    <w:rsid w:val="00BA67AB"/>
    <w:rsid w:val="00BA7112"/>
    <w:rsid w:val="00BA7115"/>
    <w:rsid w:val="00BA79AB"/>
    <w:rsid w:val="00BA7BB4"/>
    <w:rsid w:val="00BB0272"/>
    <w:rsid w:val="00BB0299"/>
    <w:rsid w:val="00BB02C1"/>
    <w:rsid w:val="00BB042F"/>
    <w:rsid w:val="00BB0443"/>
    <w:rsid w:val="00BB04A5"/>
    <w:rsid w:val="00BB095E"/>
    <w:rsid w:val="00BB0BFC"/>
    <w:rsid w:val="00BB0CE8"/>
    <w:rsid w:val="00BB0DBC"/>
    <w:rsid w:val="00BB0E57"/>
    <w:rsid w:val="00BB140F"/>
    <w:rsid w:val="00BB15E5"/>
    <w:rsid w:val="00BB163E"/>
    <w:rsid w:val="00BB16F9"/>
    <w:rsid w:val="00BB1754"/>
    <w:rsid w:val="00BB21C3"/>
    <w:rsid w:val="00BB275D"/>
    <w:rsid w:val="00BB2A01"/>
    <w:rsid w:val="00BB3856"/>
    <w:rsid w:val="00BB39A5"/>
    <w:rsid w:val="00BB40EC"/>
    <w:rsid w:val="00BB4163"/>
    <w:rsid w:val="00BB4574"/>
    <w:rsid w:val="00BB46D0"/>
    <w:rsid w:val="00BB4BBA"/>
    <w:rsid w:val="00BB4D40"/>
    <w:rsid w:val="00BB4F1C"/>
    <w:rsid w:val="00BB53E8"/>
    <w:rsid w:val="00BB58B2"/>
    <w:rsid w:val="00BB5935"/>
    <w:rsid w:val="00BB59A0"/>
    <w:rsid w:val="00BB5A1D"/>
    <w:rsid w:val="00BB64D5"/>
    <w:rsid w:val="00BB6AAE"/>
    <w:rsid w:val="00BB75DA"/>
    <w:rsid w:val="00BB7620"/>
    <w:rsid w:val="00BB7E60"/>
    <w:rsid w:val="00BB7EA2"/>
    <w:rsid w:val="00BC0461"/>
    <w:rsid w:val="00BC05E5"/>
    <w:rsid w:val="00BC07BD"/>
    <w:rsid w:val="00BC1095"/>
    <w:rsid w:val="00BC14EA"/>
    <w:rsid w:val="00BC1990"/>
    <w:rsid w:val="00BC1BD1"/>
    <w:rsid w:val="00BC1FAB"/>
    <w:rsid w:val="00BC22D4"/>
    <w:rsid w:val="00BC23B2"/>
    <w:rsid w:val="00BC24A7"/>
    <w:rsid w:val="00BC253A"/>
    <w:rsid w:val="00BC271D"/>
    <w:rsid w:val="00BC27E5"/>
    <w:rsid w:val="00BC2859"/>
    <w:rsid w:val="00BC28B7"/>
    <w:rsid w:val="00BC2A9B"/>
    <w:rsid w:val="00BC2CEE"/>
    <w:rsid w:val="00BC34DA"/>
    <w:rsid w:val="00BC3599"/>
    <w:rsid w:val="00BC3FBA"/>
    <w:rsid w:val="00BC457F"/>
    <w:rsid w:val="00BC4748"/>
    <w:rsid w:val="00BC479D"/>
    <w:rsid w:val="00BC48D6"/>
    <w:rsid w:val="00BC48FF"/>
    <w:rsid w:val="00BC4BC8"/>
    <w:rsid w:val="00BC5124"/>
    <w:rsid w:val="00BC54E9"/>
    <w:rsid w:val="00BC58D0"/>
    <w:rsid w:val="00BC5A64"/>
    <w:rsid w:val="00BC5C5F"/>
    <w:rsid w:val="00BC6167"/>
    <w:rsid w:val="00BC6A74"/>
    <w:rsid w:val="00BC6FD9"/>
    <w:rsid w:val="00BC7183"/>
    <w:rsid w:val="00BC7A56"/>
    <w:rsid w:val="00BC7C8C"/>
    <w:rsid w:val="00BD00F2"/>
    <w:rsid w:val="00BD0353"/>
    <w:rsid w:val="00BD06B9"/>
    <w:rsid w:val="00BD08CF"/>
    <w:rsid w:val="00BD0B0A"/>
    <w:rsid w:val="00BD0C36"/>
    <w:rsid w:val="00BD0F81"/>
    <w:rsid w:val="00BD0F93"/>
    <w:rsid w:val="00BD14E5"/>
    <w:rsid w:val="00BD173D"/>
    <w:rsid w:val="00BD1CA6"/>
    <w:rsid w:val="00BD1F75"/>
    <w:rsid w:val="00BD2866"/>
    <w:rsid w:val="00BD2B56"/>
    <w:rsid w:val="00BD2E03"/>
    <w:rsid w:val="00BD320E"/>
    <w:rsid w:val="00BD3436"/>
    <w:rsid w:val="00BD3900"/>
    <w:rsid w:val="00BD3B6C"/>
    <w:rsid w:val="00BD41C4"/>
    <w:rsid w:val="00BD4429"/>
    <w:rsid w:val="00BD4439"/>
    <w:rsid w:val="00BD4D2B"/>
    <w:rsid w:val="00BD537C"/>
    <w:rsid w:val="00BD5709"/>
    <w:rsid w:val="00BD5807"/>
    <w:rsid w:val="00BD58B6"/>
    <w:rsid w:val="00BD6041"/>
    <w:rsid w:val="00BD64DD"/>
    <w:rsid w:val="00BD6BC2"/>
    <w:rsid w:val="00BD6CE0"/>
    <w:rsid w:val="00BD6CF5"/>
    <w:rsid w:val="00BD723B"/>
    <w:rsid w:val="00BD7BA0"/>
    <w:rsid w:val="00BE0194"/>
    <w:rsid w:val="00BE07F6"/>
    <w:rsid w:val="00BE0C93"/>
    <w:rsid w:val="00BE0D29"/>
    <w:rsid w:val="00BE0EA3"/>
    <w:rsid w:val="00BE1089"/>
    <w:rsid w:val="00BE119C"/>
    <w:rsid w:val="00BE1226"/>
    <w:rsid w:val="00BE151F"/>
    <w:rsid w:val="00BE179E"/>
    <w:rsid w:val="00BE1A13"/>
    <w:rsid w:val="00BE1ABB"/>
    <w:rsid w:val="00BE1DF8"/>
    <w:rsid w:val="00BE1F79"/>
    <w:rsid w:val="00BE1FFF"/>
    <w:rsid w:val="00BE2724"/>
    <w:rsid w:val="00BE275F"/>
    <w:rsid w:val="00BE294A"/>
    <w:rsid w:val="00BE2B62"/>
    <w:rsid w:val="00BE2B92"/>
    <w:rsid w:val="00BE2D35"/>
    <w:rsid w:val="00BE2D7B"/>
    <w:rsid w:val="00BE2DB9"/>
    <w:rsid w:val="00BE2E14"/>
    <w:rsid w:val="00BE2E27"/>
    <w:rsid w:val="00BE345B"/>
    <w:rsid w:val="00BE362A"/>
    <w:rsid w:val="00BE39BA"/>
    <w:rsid w:val="00BE39EC"/>
    <w:rsid w:val="00BE3BCA"/>
    <w:rsid w:val="00BE3C70"/>
    <w:rsid w:val="00BE3DF3"/>
    <w:rsid w:val="00BE4018"/>
    <w:rsid w:val="00BE4292"/>
    <w:rsid w:val="00BE4420"/>
    <w:rsid w:val="00BE4433"/>
    <w:rsid w:val="00BE5108"/>
    <w:rsid w:val="00BE5D0F"/>
    <w:rsid w:val="00BE6069"/>
    <w:rsid w:val="00BE614D"/>
    <w:rsid w:val="00BE6632"/>
    <w:rsid w:val="00BE6703"/>
    <w:rsid w:val="00BE69E1"/>
    <w:rsid w:val="00BE6B5A"/>
    <w:rsid w:val="00BE74DC"/>
    <w:rsid w:val="00BE757E"/>
    <w:rsid w:val="00BE79CD"/>
    <w:rsid w:val="00BE7BD8"/>
    <w:rsid w:val="00BF09C4"/>
    <w:rsid w:val="00BF164F"/>
    <w:rsid w:val="00BF1706"/>
    <w:rsid w:val="00BF17E5"/>
    <w:rsid w:val="00BF23C0"/>
    <w:rsid w:val="00BF23F6"/>
    <w:rsid w:val="00BF2541"/>
    <w:rsid w:val="00BF25BF"/>
    <w:rsid w:val="00BF2B94"/>
    <w:rsid w:val="00BF3708"/>
    <w:rsid w:val="00BF3FF3"/>
    <w:rsid w:val="00BF437F"/>
    <w:rsid w:val="00BF5068"/>
    <w:rsid w:val="00BF519E"/>
    <w:rsid w:val="00BF53F2"/>
    <w:rsid w:val="00BF559E"/>
    <w:rsid w:val="00BF6363"/>
    <w:rsid w:val="00BF6CB0"/>
    <w:rsid w:val="00BF6E7B"/>
    <w:rsid w:val="00BF7600"/>
    <w:rsid w:val="00BF762D"/>
    <w:rsid w:val="00C002A2"/>
    <w:rsid w:val="00C00D8D"/>
    <w:rsid w:val="00C00FE8"/>
    <w:rsid w:val="00C00FF8"/>
    <w:rsid w:val="00C015B8"/>
    <w:rsid w:val="00C0168E"/>
    <w:rsid w:val="00C01BB8"/>
    <w:rsid w:val="00C01CD7"/>
    <w:rsid w:val="00C01E01"/>
    <w:rsid w:val="00C02666"/>
    <w:rsid w:val="00C02A8F"/>
    <w:rsid w:val="00C03204"/>
    <w:rsid w:val="00C039AD"/>
    <w:rsid w:val="00C03B42"/>
    <w:rsid w:val="00C03D2A"/>
    <w:rsid w:val="00C03F87"/>
    <w:rsid w:val="00C045FD"/>
    <w:rsid w:val="00C04725"/>
    <w:rsid w:val="00C048C6"/>
    <w:rsid w:val="00C049D0"/>
    <w:rsid w:val="00C04A5C"/>
    <w:rsid w:val="00C04B79"/>
    <w:rsid w:val="00C04C5C"/>
    <w:rsid w:val="00C04E95"/>
    <w:rsid w:val="00C04F5C"/>
    <w:rsid w:val="00C05138"/>
    <w:rsid w:val="00C057A9"/>
    <w:rsid w:val="00C057AD"/>
    <w:rsid w:val="00C05A71"/>
    <w:rsid w:val="00C05A73"/>
    <w:rsid w:val="00C05C74"/>
    <w:rsid w:val="00C0717F"/>
    <w:rsid w:val="00C073DD"/>
    <w:rsid w:val="00C076CF"/>
    <w:rsid w:val="00C076E0"/>
    <w:rsid w:val="00C077DA"/>
    <w:rsid w:val="00C077EC"/>
    <w:rsid w:val="00C07D18"/>
    <w:rsid w:val="00C1000F"/>
    <w:rsid w:val="00C10202"/>
    <w:rsid w:val="00C10262"/>
    <w:rsid w:val="00C102D4"/>
    <w:rsid w:val="00C1075A"/>
    <w:rsid w:val="00C107E6"/>
    <w:rsid w:val="00C10A62"/>
    <w:rsid w:val="00C11169"/>
    <w:rsid w:val="00C11A4D"/>
    <w:rsid w:val="00C11DF5"/>
    <w:rsid w:val="00C12D2C"/>
    <w:rsid w:val="00C12FA8"/>
    <w:rsid w:val="00C135B1"/>
    <w:rsid w:val="00C13FA8"/>
    <w:rsid w:val="00C1409A"/>
    <w:rsid w:val="00C147B6"/>
    <w:rsid w:val="00C1515B"/>
    <w:rsid w:val="00C152DA"/>
    <w:rsid w:val="00C15C22"/>
    <w:rsid w:val="00C15C46"/>
    <w:rsid w:val="00C15F11"/>
    <w:rsid w:val="00C15F1F"/>
    <w:rsid w:val="00C16486"/>
    <w:rsid w:val="00C167DF"/>
    <w:rsid w:val="00C168EB"/>
    <w:rsid w:val="00C16D2A"/>
    <w:rsid w:val="00C17442"/>
    <w:rsid w:val="00C17972"/>
    <w:rsid w:val="00C17A67"/>
    <w:rsid w:val="00C17DAC"/>
    <w:rsid w:val="00C20435"/>
    <w:rsid w:val="00C20551"/>
    <w:rsid w:val="00C20DD2"/>
    <w:rsid w:val="00C21067"/>
    <w:rsid w:val="00C21135"/>
    <w:rsid w:val="00C21200"/>
    <w:rsid w:val="00C212F8"/>
    <w:rsid w:val="00C2152F"/>
    <w:rsid w:val="00C215EA"/>
    <w:rsid w:val="00C218D0"/>
    <w:rsid w:val="00C21CBE"/>
    <w:rsid w:val="00C2242B"/>
    <w:rsid w:val="00C22430"/>
    <w:rsid w:val="00C225F4"/>
    <w:rsid w:val="00C2272E"/>
    <w:rsid w:val="00C229B6"/>
    <w:rsid w:val="00C22A04"/>
    <w:rsid w:val="00C23741"/>
    <w:rsid w:val="00C23B03"/>
    <w:rsid w:val="00C23E4E"/>
    <w:rsid w:val="00C2444A"/>
    <w:rsid w:val="00C24856"/>
    <w:rsid w:val="00C24932"/>
    <w:rsid w:val="00C24DE9"/>
    <w:rsid w:val="00C24FC0"/>
    <w:rsid w:val="00C2502C"/>
    <w:rsid w:val="00C25192"/>
    <w:rsid w:val="00C255DB"/>
    <w:rsid w:val="00C2564F"/>
    <w:rsid w:val="00C25CCF"/>
    <w:rsid w:val="00C26882"/>
    <w:rsid w:val="00C26B92"/>
    <w:rsid w:val="00C26CC4"/>
    <w:rsid w:val="00C27492"/>
    <w:rsid w:val="00C2752D"/>
    <w:rsid w:val="00C27969"/>
    <w:rsid w:val="00C27FC5"/>
    <w:rsid w:val="00C3006F"/>
    <w:rsid w:val="00C30305"/>
    <w:rsid w:val="00C30424"/>
    <w:rsid w:val="00C3153C"/>
    <w:rsid w:val="00C3160D"/>
    <w:rsid w:val="00C317BA"/>
    <w:rsid w:val="00C31CD7"/>
    <w:rsid w:val="00C3219A"/>
    <w:rsid w:val="00C32616"/>
    <w:rsid w:val="00C32A5A"/>
    <w:rsid w:val="00C330AA"/>
    <w:rsid w:val="00C3315E"/>
    <w:rsid w:val="00C33866"/>
    <w:rsid w:val="00C33D6C"/>
    <w:rsid w:val="00C340A8"/>
    <w:rsid w:val="00C342C8"/>
    <w:rsid w:val="00C34B94"/>
    <w:rsid w:val="00C35821"/>
    <w:rsid w:val="00C359D6"/>
    <w:rsid w:val="00C35F46"/>
    <w:rsid w:val="00C36016"/>
    <w:rsid w:val="00C369A4"/>
    <w:rsid w:val="00C369EE"/>
    <w:rsid w:val="00C36C7C"/>
    <w:rsid w:val="00C36C9D"/>
    <w:rsid w:val="00C36F19"/>
    <w:rsid w:val="00C37330"/>
    <w:rsid w:val="00C375F6"/>
    <w:rsid w:val="00C3765C"/>
    <w:rsid w:val="00C37E6F"/>
    <w:rsid w:val="00C400D3"/>
    <w:rsid w:val="00C40372"/>
    <w:rsid w:val="00C40921"/>
    <w:rsid w:val="00C41621"/>
    <w:rsid w:val="00C41876"/>
    <w:rsid w:val="00C41B52"/>
    <w:rsid w:val="00C41B56"/>
    <w:rsid w:val="00C41EBA"/>
    <w:rsid w:val="00C41F35"/>
    <w:rsid w:val="00C420E0"/>
    <w:rsid w:val="00C4250F"/>
    <w:rsid w:val="00C42527"/>
    <w:rsid w:val="00C42982"/>
    <w:rsid w:val="00C42DD3"/>
    <w:rsid w:val="00C4317E"/>
    <w:rsid w:val="00C435D8"/>
    <w:rsid w:val="00C43DE5"/>
    <w:rsid w:val="00C43FF5"/>
    <w:rsid w:val="00C4450C"/>
    <w:rsid w:val="00C44603"/>
    <w:rsid w:val="00C446C6"/>
    <w:rsid w:val="00C44B3B"/>
    <w:rsid w:val="00C4565A"/>
    <w:rsid w:val="00C456B5"/>
    <w:rsid w:val="00C457AC"/>
    <w:rsid w:val="00C459B4"/>
    <w:rsid w:val="00C45B17"/>
    <w:rsid w:val="00C45C66"/>
    <w:rsid w:val="00C46560"/>
    <w:rsid w:val="00C468E7"/>
    <w:rsid w:val="00C4693D"/>
    <w:rsid w:val="00C475AD"/>
    <w:rsid w:val="00C47CDD"/>
    <w:rsid w:val="00C50320"/>
    <w:rsid w:val="00C5072F"/>
    <w:rsid w:val="00C50B12"/>
    <w:rsid w:val="00C51207"/>
    <w:rsid w:val="00C513C7"/>
    <w:rsid w:val="00C51487"/>
    <w:rsid w:val="00C5158F"/>
    <w:rsid w:val="00C51722"/>
    <w:rsid w:val="00C519F0"/>
    <w:rsid w:val="00C51D3B"/>
    <w:rsid w:val="00C51EF3"/>
    <w:rsid w:val="00C51FFB"/>
    <w:rsid w:val="00C520F1"/>
    <w:rsid w:val="00C520F8"/>
    <w:rsid w:val="00C52347"/>
    <w:rsid w:val="00C52E7E"/>
    <w:rsid w:val="00C53059"/>
    <w:rsid w:val="00C532DB"/>
    <w:rsid w:val="00C546D7"/>
    <w:rsid w:val="00C54C6E"/>
    <w:rsid w:val="00C55214"/>
    <w:rsid w:val="00C552B0"/>
    <w:rsid w:val="00C55825"/>
    <w:rsid w:val="00C55D0C"/>
    <w:rsid w:val="00C56590"/>
    <w:rsid w:val="00C56720"/>
    <w:rsid w:val="00C5678A"/>
    <w:rsid w:val="00C56985"/>
    <w:rsid w:val="00C5741C"/>
    <w:rsid w:val="00C57A47"/>
    <w:rsid w:val="00C60531"/>
    <w:rsid w:val="00C605E8"/>
    <w:rsid w:val="00C60746"/>
    <w:rsid w:val="00C6091A"/>
    <w:rsid w:val="00C60C41"/>
    <w:rsid w:val="00C61381"/>
    <w:rsid w:val="00C61A82"/>
    <w:rsid w:val="00C61E3D"/>
    <w:rsid w:val="00C61F10"/>
    <w:rsid w:val="00C62355"/>
    <w:rsid w:val="00C62867"/>
    <w:rsid w:val="00C62C1E"/>
    <w:rsid w:val="00C62E06"/>
    <w:rsid w:val="00C62E45"/>
    <w:rsid w:val="00C63244"/>
    <w:rsid w:val="00C632B4"/>
    <w:rsid w:val="00C63468"/>
    <w:rsid w:val="00C6420F"/>
    <w:rsid w:val="00C64D56"/>
    <w:rsid w:val="00C65509"/>
    <w:rsid w:val="00C65844"/>
    <w:rsid w:val="00C660FE"/>
    <w:rsid w:val="00C6620F"/>
    <w:rsid w:val="00C66265"/>
    <w:rsid w:val="00C66801"/>
    <w:rsid w:val="00C668CE"/>
    <w:rsid w:val="00C66AF8"/>
    <w:rsid w:val="00C66E98"/>
    <w:rsid w:val="00C66EDB"/>
    <w:rsid w:val="00C674AD"/>
    <w:rsid w:val="00C6780F"/>
    <w:rsid w:val="00C678D2"/>
    <w:rsid w:val="00C67A35"/>
    <w:rsid w:val="00C67BBE"/>
    <w:rsid w:val="00C67D9F"/>
    <w:rsid w:val="00C701BE"/>
    <w:rsid w:val="00C7099C"/>
    <w:rsid w:val="00C70B0A"/>
    <w:rsid w:val="00C70D3A"/>
    <w:rsid w:val="00C71055"/>
    <w:rsid w:val="00C711D3"/>
    <w:rsid w:val="00C71414"/>
    <w:rsid w:val="00C7179B"/>
    <w:rsid w:val="00C71B6D"/>
    <w:rsid w:val="00C720AA"/>
    <w:rsid w:val="00C7259B"/>
    <w:rsid w:val="00C727E7"/>
    <w:rsid w:val="00C72F66"/>
    <w:rsid w:val="00C73A28"/>
    <w:rsid w:val="00C73C93"/>
    <w:rsid w:val="00C73E42"/>
    <w:rsid w:val="00C7417A"/>
    <w:rsid w:val="00C74265"/>
    <w:rsid w:val="00C742AE"/>
    <w:rsid w:val="00C742F5"/>
    <w:rsid w:val="00C74E23"/>
    <w:rsid w:val="00C7506E"/>
    <w:rsid w:val="00C75F0A"/>
    <w:rsid w:val="00C75F7E"/>
    <w:rsid w:val="00C761BC"/>
    <w:rsid w:val="00C765B1"/>
    <w:rsid w:val="00C766D2"/>
    <w:rsid w:val="00C7691F"/>
    <w:rsid w:val="00C76D1A"/>
    <w:rsid w:val="00C76D65"/>
    <w:rsid w:val="00C77692"/>
    <w:rsid w:val="00C77AF2"/>
    <w:rsid w:val="00C77AFA"/>
    <w:rsid w:val="00C8020C"/>
    <w:rsid w:val="00C8027A"/>
    <w:rsid w:val="00C8033B"/>
    <w:rsid w:val="00C8051C"/>
    <w:rsid w:val="00C80A98"/>
    <w:rsid w:val="00C80B68"/>
    <w:rsid w:val="00C80C81"/>
    <w:rsid w:val="00C80EBD"/>
    <w:rsid w:val="00C8140C"/>
    <w:rsid w:val="00C8164E"/>
    <w:rsid w:val="00C81815"/>
    <w:rsid w:val="00C81936"/>
    <w:rsid w:val="00C81ED5"/>
    <w:rsid w:val="00C825CA"/>
    <w:rsid w:val="00C826FA"/>
    <w:rsid w:val="00C82C9C"/>
    <w:rsid w:val="00C830BF"/>
    <w:rsid w:val="00C830D5"/>
    <w:rsid w:val="00C83181"/>
    <w:rsid w:val="00C834A3"/>
    <w:rsid w:val="00C83587"/>
    <w:rsid w:val="00C83B49"/>
    <w:rsid w:val="00C83BB1"/>
    <w:rsid w:val="00C8418E"/>
    <w:rsid w:val="00C84251"/>
    <w:rsid w:val="00C84507"/>
    <w:rsid w:val="00C84D59"/>
    <w:rsid w:val="00C84EA1"/>
    <w:rsid w:val="00C8510D"/>
    <w:rsid w:val="00C852D6"/>
    <w:rsid w:val="00C853A4"/>
    <w:rsid w:val="00C853D1"/>
    <w:rsid w:val="00C85515"/>
    <w:rsid w:val="00C8559B"/>
    <w:rsid w:val="00C857AA"/>
    <w:rsid w:val="00C859E1"/>
    <w:rsid w:val="00C85CD3"/>
    <w:rsid w:val="00C86314"/>
    <w:rsid w:val="00C866F4"/>
    <w:rsid w:val="00C872A5"/>
    <w:rsid w:val="00C877F9"/>
    <w:rsid w:val="00C87F32"/>
    <w:rsid w:val="00C90018"/>
    <w:rsid w:val="00C900EB"/>
    <w:rsid w:val="00C905C7"/>
    <w:rsid w:val="00C90700"/>
    <w:rsid w:val="00C9087F"/>
    <w:rsid w:val="00C90991"/>
    <w:rsid w:val="00C90B1D"/>
    <w:rsid w:val="00C90D02"/>
    <w:rsid w:val="00C91556"/>
    <w:rsid w:val="00C91563"/>
    <w:rsid w:val="00C91CC8"/>
    <w:rsid w:val="00C9253F"/>
    <w:rsid w:val="00C9264E"/>
    <w:rsid w:val="00C92ABF"/>
    <w:rsid w:val="00C92B97"/>
    <w:rsid w:val="00C92E2C"/>
    <w:rsid w:val="00C93308"/>
    <w:rsid w:val="00C93404"/>
    <w:rsid w:val="00C93F19"/>
    <w:rsid w:val="00C9404C"/>
    <w:rsid w:val="00C94B8C"/>
    <w:rsid w:val="00C95355"/>
    <w:rsid w:val="00C95A8C"/>
    <w:rsid w:val="00C963A8"/>
    <w:rsid w:val="00C9651B"/>
    <w:rsid w:val="00C96F3A"/>
    <w:rsid w:val="00C975B3"/>
    <w:rsid w:val="00C975E9"/>
    <w:rsid w:val="00C9763A"/>
    <w:rsid w:val="00C97974"/>
    <w:rsid w:val="00C97D09"/>
    <w:rsid w:val="00C97D79"/>
    <w:rsid w:val="00C97DC4"/>
    <w:rsid w:val="00CA07F9"/>
    <w:rsid w:val="00CA088D"/>
    <w:rsid w:val="00CA0E08"/>
    <w:rsid w:val="00CA1380"/>
    <w:rsid w:val="00CA13C6"/>
    <w:rsid w:val="00CA1761"/>
    <w:rsid w:val="00CA1B6B"/>
    <w:rsid w:val="00CA1E39"/>
    <w:rsid w:val="00CA26F3"/>
    <w:rsid w:val="00CA26FC"/>
    <w:rsid w:val="00CA2749"/>
    <w:rsid w:val="00CA3331"/>
    <w:rsid w:val="00CA33B4"/>
    <w:rsid w:val="00CA362C"/>
    <w:rsid w:val="00CA3709"/>
    <w:rsid w:val="00CA38B3"/>
    <w:rsid w:val="00CA3B79"/>
    <w:rsid w:val="00CA41F4"/>
    <w:rsid w:val="00CA42EE"/>
    <w:rsid w:val="00CA47D7"/>
    <w:rsid w:val="00CA4A08"/>
    <w:rsid w:val="00CA4E38"/>
    <w:rsid w:val="00CA5031"/>
    <w:rsid w:val="00CA5528"/>
    <w:rsid w:val="00CA5979"/>
    <w:rsid w:val="00CA6E5B"/>
    <w:rsid w:val="00CA7D03"/>
    <w:rsid w:val="00CB0951"/>
    <w:rsid w:val="00CB0995"/>
    <w:rsid w:val="00CB0A61"/>
    <w:rsid w:val="00CB1145"/>
    <w:rsid w:val="00CB14DC"/>
    <w:rsid w:val="00CB15ED"/>
    <w:rsid w:val="00CB1A45"/>
    <w:rsid w:val="00CB2190"/>
    <w:rsid w:val="00CB241F"/>
    <w:rsid w:val="00CB2A5C"/>
    <w:rsid w:val="00CB2AFD"/>
    <w:rsid w:val="00CB37DD"/>
    <w:rsid w:val="00CB388C"/>
    <w:rsid w:val="00CB397C"/>
    <w:rsid w:val="00CB39F0"/>
    <w:rsid w:val="00CB4316"/>
    <w:rsid w:val="00CB4E19"/>
    <w:rsid w:val="00CB54D7"/>
    <w:rsid w:val="00CB55F3"/>
    <w:rsid w:val="00CB5A26"/>
    <w:rsid w:val="00CB5B77"/>
    <w:rsid w:val="00CB6270"/>
    <w:rsid w:val="00CB6305"/>
    <w:rsid w:val="00CB65FE"/>
    <w:rsid w:val="00CB696F"/>
    <w:rsid w:val="00CB69BD"/>
    <w:rsid w:val="00CB75D9"/>
    <w:rsid w:val="00CB7A43"/>
    <w:rsid w:val="00CB7CC9"/>
    <w:rsid w:val="00CB7EA6"/>
    <w:rsid w:val="00CC0058"/>
    <w:rsid w:val="00CC02D5"/>
    <w:rsid w:val="00CC0404"/>
    <w:rsid w:val="00CC0938"/>
    <w:rsid w:val="00CC0CEF"/>
    <w:rsid w:val="00CC0DB9"/>
    <w:rsid w:val="00CC131A"/>
    <w:rsid w:val="00CC14B7"/>
    <w:rsid w:val="00CC1929"/>
    <w:rsid w:val="00CC1E71"/>
    <w:rsid w:val="00CC1FC6"/>
    <w:rsid w:val="00CC2318"/>
    <w:rsid w:val="00CC24FC"/>
    <w:rsid w:val="00CC265E"/>
    <w:rsid w:val="00CC2F23"/>
    <w:rsid w:val="00CC3078"/>
    <w:rsid w:val="00CC30BB"/>
    <w:rsid w:val="00CC336C"/>
    <w:rsid w:val="00CC4FE5"/>
    <w:rsid w:val="00CC5B58"/>
    <w:rsid w:val="00CC5BC7"/>
    <w:rsid w:val="00CC6232"/>
    <w:rsid w:val="00CC68E4"/>
    <w:rsid w:val="00CC7C1E"/>
    <w:rsid w:val="00CD0CC5"/>
    <w:rsid w:val="00CD0CD3"/>
    <w:rsid w:val="00CD0EBD"/>
    <w:rsid w:val="00CD0F10"/>
    <w:rsid w:val="00CD1147"/>
    <w:rsid w:val="00CD148E"/>
    <w:rsid w:val="00CD1EB2"/>
    <w:rsid w:val="00CD1F8C"/>
    <w:rsid w:val="00CD243B"/>
    <w:rsid w:val="00CD2656"/>
    <w:rsid w:val="00CD32DD"/>
    <w:rsid w:val="00CD331E"/>
    <w:rsid w:val="00CD33D7"/>
    <w:rsid w:val="00CD352C"/>
    <w:rsid w:val="00CD3990"/>
    <w:rsid w:val="00CD399C"/>
    <w:rsid w:val="00CD3F6E"/>
    <w:rsid w:val="00CD44C1"/>
    <w:rsid w:val="00CD4892"/>
    <w:rsid w:val="00CD4932"/>
    <w:rsid w:val="00CD5165"/>
    <w:rsid w:val="00CD5380"/>
    <w:rsid w:val="00CD576B"/>
    <w:rsid w:val="00CD588B"/>
    <w:rsid w:val="00CD5B45"/>
    <w:rsid w:val="00CD6694"/>
    <w:rsid w:val="00CD6999"/>
    <w:rsid w:val="00CD6B5F"/>
    <w:rsid w:val="00CD6CAA"/>
    <w:rsid w:val="00CD6ED0"/>
    <w:rsid w:val="00CD6FC4"/>
    <w:rsid w:val="00CD7748"/>
    <w:rsid w:val="00CD7A69"/>
    <w:rsid w:val="00CD7BCA"/>
    <w:rsid w:val="00CE0389"/>
    <w:rsid w:val="00CE0ABE"/>
    <w:rsid w:val="00CE0C56"/>
    <w:rsid w:val="00CE0E11"/>
    <w:rsid w:val="00CE0E28"/>
    <w:rsid w:val="00CE1479"/>
    <w:rsid w:val="00CE1A90"/>
    <w:rsid w:val="00CE1D19"/>
    <w:rsid w:val="00CE1E3E"/>
    <w:rsid w:val="00CE2180"/>
    <w:rsid w:val="00CE2205"/>
    <w:rsid w:val="00CE2233"/>
    <w:rsid w:val="00CE2472"/>
    <w:rsid w:val="00CE2FE7"/>
    <w:rsid w:val="00CE35CC"/>
    <w:rsid w:val="00CE3B9F"/>
    <w:rsid w:val="00CE3C2B"/>
    <w:rsid w:val="00CE4163"/>
    <w:rsid w:val="00CE47A3"/>
    <w:rsid w:val="00CE50CB"/>
    <w:rsid w:val="00CE5319"/>
    <w:rsid w:val="00CE5833"/>
    <w:rsid w:val="00CE6275"/>
    <w:rsid w:val="00CE6285"/>
    <w:rsid w:val="00CE6407"/>
    <w:rsid w:val="00CE6482"/>
    <w:rsid w:val="00CE672E"/>
    <w:rsid w:val="00CE694F"/>
    <w:rsid w:val="00CE6BC6"/>
    <w:rsid w:val="00CE6EA3"/>
    <w:rsid w:val="00CE7361"/>
    <w:rsid w:val="00CE7BF8"/>
    <w:rsid w:val="00CF03E0"/>
    <w:rsid w:val="00CF0799"/>
    <w:rsid w:val="00CF07D9"/>
    <w:rsid w:val="00CF0D38"/>
    <w:rsid w:val="00CF0DD0"/>
    <w:rsid w:val="00CF1A8C"/>
    <w:rsid w:val="00CF21A5"/>
    <w:rsid w:val="00CF2238"/>
    <w:rsid w:val="00CF2973"/>
    <w:rsid w:val="00CF2BE0"/>
    <w:rsid w:val="00CF3DA8"/>
    <w:rsid w:val="00CF45F5"/>
    <w:rsid w:val="00CF4EFE"/>
    <w:rsid w:val="00CF4FB8"/>
    <w:rsid w:val="00CF50C1"/>
    <w:rsid w:val="00CF573A"/>
    <w:rsid w:val="00CF5889"/>
    <w:rsid w:val="00CF716A"/>
    <w:rsid w:val="00CF73B1"/>
    <w:rsid w:val="00CF75DB"/>
    <w:rsid w:val="00CF7634"/>
    <w:rsid w:val="00CF77F1"/>
    <w:rsid w:val="00CF7B83"/>
    <w:rsid w:val="00CF7F9B"/>
    <w:rsid w:val="00D00065"/>
    <w:rsid w:val="00D000E1"/>
    <w:rsid w:val="00D00EC9"/>
    <w:rsid w:val="00D01653"/>
    <w:rsid w:val="00D020BA"/>
    <w:rsid w:val="00D02533"/>
    <w:rsid w:val="00D02809"/>
    <w:rsid w:val="00D032F0"/>
    <w:rsid w:val="00D03AB8"/>
    <w:rsid w:val="00D03BB6"/>
    <w:rsid w:val="00D03CB2"/>
    <w:rsid w:val="00D03CB8"/>
    <w:rsid w:val="00D03DA8"/>
    <w:rsid w:val="00D03E48"/>
    <w:rsid w:val="00D03E6C"/>
    <w:rsid w:val="00D03E6D"/>
    <w:rsid w:val="00D04451"/>
    <w:rsid w:val="00D045FA"/>
    <w:rsid w:val="00D04607"/>
    <w:rsid w:val="00D049F1"/>
    <w:rsid w:val="00D04F31"/>
    <w:rsid w:val="00D050EC"/>
    <w:rsid w:val="00D055D9"/>
    <w:rsid w:val="00D05C97"/>
    <w:rsid w:val="00D05F6A"/>
    <w:rsid w:val="00D0744B"/>
    <w:rsid w:val="00D07566"/>
    <w:rsid w:val="00D0782C"/>
    <w:rsid w:val="00D07C1E"/>
    <w:rsid w:val="00D104D4"/>
    <w:rsid w:val="00D10612"/>
    <w:rsid w:val="00D10A46"/>
    <w:rsid w:val="00D10A63"/>
    <w:rsid w:val="00D10B1E"/>
    <w:rsid w:val="00D10E44"/>
    <w:rsid w:val="00D11329"/>
    <w:rsid w:val="00D119B4"/>
    <w:rsid w:val="00D12198"/>
    <w:rsid w:val="00D1294C"/>
    <w:rsid w:val="00D131D7"/>
    <w:rsid w:val="00D133F4"/>
    <w:rsid w:val="00D138E5"/>
    <w:rsid w:val="00D13B68"/>
    <w:rsid w:val="00D13F74"/>
    <w:rsid w:val="00D1424A"/>
    <w:rsid w:val="00D14365"/>
    <w:rsid w:val="00D14BAF"/>
    <w:rsid w:val="00D14CEC"/>
    <w:rsid w:val="00D14F8C"/>
    <w:rsid w:val="00D155D4"/>
    <w:rsid w:val="00D15834"/>
    <w:rsid w:val="00D16184"/>
    <w:rsid w:val="00D16CE6"/>
    <w:rsid w:val="00D1765E"/>
    <w:rsid w:val="00D176F5"/>
    <w:rsid w:val="00D178DE"/>
    <w:rsid w:val="00D17D09"/>
    <w:rsid w:val="00D201A5"/>
    <w:rsid w:val="00D203A1"/>
    <w:rsid w:val="00D20519"/>
    <w:rsid w:val="00D2091F"/>
    <w:rsid w:val="00D2096A"/>
    <w:rsid w:val="00D20EBD"/>
    <w:rsid w:val="00D21054"/>
    <w:rsid w:val="00D213A9"/>
    <w:rsid w:val="00D21456"/>
    <w:rsid w:val="00D2157D"/>
    <w:rsid w:val="00D217E2"/>
    <w:rsid w:val="00D21902"/>
    <w:rsid w:val="00D21D6A"/>
    <w:rsid w:val="00D21F62"/>
    <w:rsid w:val="00D22005"/>
    <w:rsid w:val="00D22155"/>
    <w:rsid w:val="00D222EB"/>
    <w:rsid w:val="00D2252E"/>
    <w:rsid w:val="00D2296D"/>
    <w:rsid w:val="00D22A1F"/>
    <w:rsid w:val="00D22D01"/>
    <w:rsid w:val="00D234A6"/>
    <w:rsid w:val="00D23873"/>
    <w:rsid w:val="00D23DF5"/>
    <w:rsid w:val="00D23EF8"/>
    <w:rsid w:val="00D24740"/>
    <w:rsid w:val="00D24832"/>
    <w:rsid w:val="00D24C8E"/>
    <w:rsid w:val="00D2504B"/>
    <w:rsid w:val="00D258D9"/>
    <w:rsid w:val="00D25A3C"/>
    <w:rsid w:val="00D25C9B"/>
    <w:rsid w:val="00D25D39"/>
    <w:rsid w:val="00D26229"/>
    <w:rsid w:val="00D26938"/>
    <w:rsid w:val="00D269FA"/>
    <w:rsid w:val="00D26C1B"/>
    <w:rsid w:val="00D30539"/>
    <w:rsid w:val="00D318B5"/>
    <w:rsid w:val="00D31DD8"/>
    <w:rsid w:val="00D32046"/>
    <w:rsid w:val="00D322EC"/>
    <w:rsid w:val="00D323B3"/>
    <w:rsid w:val="00D32572"/>
    <w:rsid w:val="00D326C0"/>
    <w:rsid w:val="00D3279A"/>
    <w:rsid w:val="00D32B8D"/>
    <w:rsid w:val="00D330FF"/>
    <w:rsid w:val="00D332C6"/>
    <w:rsid w:val="00D337B7"/>
    <w:rsid w:val="00D33874"/>
    <w:rsid w:val="00D34105"/>
    <w:rsid w:val="00D3426C"/>
    <w:rsid w:val="00D34282"/>
    <w:rsid w:val="00D34343"/>
    <w:rsid w:val="00D3440A"/>
    <w:rsid w:val="00D3580F"/>
    <w:rsid w:val="00D35AAF"/>
    <w:rsid w:val="00D3604E"/>
    <w:rsid w:val="00D36136"/>
    <w:rsid w:val="00D36226"/>
    <w:rsid w:val="00D3689E"/>
    <w:rsid w:val="00D3691A"/>
    <w:rsid w:val="00D36E58"/>
    <w:rsid w:val="00D37906"/>
    <w:rsid w:val="00D379F3"/>
    <w:rsid w:val="00D37CF1"/>
    <w:rsid w:val="00D400B0"/>
    <w:rsid w:val="00D401F3"/>
    <w:rsid w:val="00D402B5"/>
    <w:rsid w:val="00D40DB5"/>
    <w:rsid w:val="00D4134E"/>
    <w:rsid w:val="00D421B7"/>
    <w:rsid w:val="00D424DE"/>
    <w:rsid w:val="00D427B0"/>
    <w:rsid w:val="00D42E94"/>
    <w:rsid w:val="00D42ECB"/>
    <w:rsid w:val="00D42FCC"/>
    <w:rsid w:val="00D43696"/>
    <w:rsid w:val="00D436F1"/>
    <w:rsid w:val="00D43875"/>
    <w:rsid w:val="00D438B3"/>
    <w:rsid w:val="00D43942"/>
    <w:rsid w:val="00D43FC9"/>
    <w:rsid w:val="00D44109"/>
    <w:rsid w:val="00D443F9"/>
    <w:rsid w:val="00D447F4"/>
    <w:rsid w:val="00D44812"/>
    <w:rsid w:val="00D448FA"/>
    <w:rsid w:val="00D44AC0"/>
    <w:rsid w:val="00D452B8"/>
    <w:rsid w:val="00D4576B"/>
    <w:rsid w:val="00D4611B"/>
    <w:rsid w:val="00D46129"/>
    <w:rsid w:val="00D46D3B"/>
    <w:rsid w:val="00D47371"/>
    <w:rsid w:val="00D50011"/>
    <w:rsid w:val="00D50D58"/>
    <w:rsid w:val="00D519CA"/>
    <w:rsid w:val="00D51C0F"/>
    <w:rsid w:val="00D521FB"/>
    <w:rsid w:val="00D5226A"/>
    <w:rsid w:val="00D525AE"/>
    <w:rsid w:val="00D525BA"/>
    <w:rsid w:val="00D52812"/>
    <w:rsid w:val="00D52A5D"/>
    <w:rsid w:val="00D52DA9"/>
    <w:rsid w:val="00D52DD9"/>
    <w:rsid w:val="00D5305A"/>
    <w:rsid w:val="00D53216"/>
    <w:rsid w:val="00D53ADE"/>
    <w:rsid w:val="00D5421F"/>
    <w:rsid w:val="00D544CC"/>
    <w:rsid w:val="00D54DC9"/>
    <w:rsid w:val="00D550B5"/>
    <w:rsid w:val="00D551F0"/>
    <w:rsid w:val="00D55512"/>
    <w:rsid w:val="00D55672"/>
    <w:rsid w:val="00D55955"/>
    <w:rsid w:val="00D55ADB"/>
    <w:rsid w:val="00D55C23"/>
    <w:rsid w:val="00D55C85"/>
    <w:rsid w:val="00D56366"/>
    <w:rsid w:val="00D566D1"/>
    <w:rsid w:val="00D56748"/>
    <w:rsid w:val="00D5790E"/>
    <w:rsid w:val="00D57C12"/>
    <w:rsid w:val="00D57C9F"/>
    <w:rsid w:val="00D57D71"/>
    <w:rsid w:val="00D60502"/>
    <w:rsid w:val="00D6094F"/>
    <w:rsid w:val="00D6095D"/>
    <w:rsid w:val="00D60C35"/>
    <w:rsid w:val="00D60E1A"/>
    <w:rsid w:val="00D60EF3"/>
    <w:rsid w:val="00D61037"/>
    <w:rsid w:val="00D6134E"/>
    <w:rsid w:val="00D61A77"/>
    <w:rsid w:val="00D61B6B"/>
    <w:rsid w:val="00D621BE"/>
    <w:rsid w:val="00D62B72"/>
    <w:rsid w:val="00D62B9B"/>
    <w:rsid w:val="00D62BD2"/>
    <w:rsid w:val="00D62EE6"/>
    <w:rsid w:val="00D63565"/>
    <w:rsid w:val="00D63731"/>
    <w:rsid w:val="00D63CA6"/>
    <w:rsid w:val="00D641C4"/>
    <w:rsid w:val="00D647D4"/>
    <w:rsid w:val="00D64B31"/>
    <w:rsid w:val="00D64D17"/>
    <w:rsid w:val="00D651A5"/>
    <w:rsid w:val="00D6520E"/>
    <w:rsid w:val="00D65684"/>
    <w:rsid w:val="00D65AF5"/>
    <w:rsid w:val="00D65FD4"/>
    <w:rsid w:val="00D661BA"/>
    <w:rsid w:val="00D6636B"/>
    <w:rsid w:val="00D66B9F"/>
    <w:rsid w:val="00D66C03"/>
    <w:rsid w:val="00D66FFB"/>
    <w:rsid w:val="00D675D6"/>
    <w:rsid w:val="00D677F6"/>
    <w:rsid w:val="00D679F8"/>
    <w:rsid w:val="00D67A35"/>
    <w:rsid w:val="00D67E64"/>
    <w:rsid w:val="00D7014D"/>
    <w:rsid w:val="00D70619"/>
    <w:rsid w:val="00D70936"/>
    <w:rsid w:val="00D70B76"/>
    <w:rsid w:val="00D710CB"/>
    <w:rsid w:val="00D71475"/>
    <w:rsid w:val="00D721C6"/>
    <w:rsid w:val="00D721F3"/>
    <w:rsid w:val="00D723EC"/>
    <w:rsid w:val="00D726D7"/>
    <w:rsid w:val="00D72A44"/>
    <w:rsid w:val="00D72CF3"/>
    <w:rsid w:val="00D72D00"/>
    <w:rsid w:val="00D738C4"/>
    <w:rsid w:val="00D7391C"/>
    <w:rsid w:val="00D73A03"/>
    <w:rsid w:val="00D744BF"/>
    <w:rsid w:val="00D744D1"/>
    <w:rsid w:val="00D747C9"/>
    <w:rsid w:val="00D748F6"/>
    <w:rsid w:val="00D74A57"/>
    <w:rsid w:val="00D74E64"/>
    <w:rsid w:val="00D74F61"/>
    <w:rsid w:val="00D75483"/>
    <w:rsid w:val="00D759D3"/>
    <w:rsid w:val="00D75B9A"/>
    <w:rsid w:val="00D75EDB"/>
    <w:rsid w:val="00D76054"/>
    <w:rsid w:val="00D767C2"/>
    <w:rsid w:val="00D76B38"/>
    <w:rsid w:val="00D76D6E"/>
    <w:rsid w:val="00D77149"/>
    <w:rsid w:val="00D7740D"/>
    <w:rsid w:val="00D77452"/>
    <w:rsid w:val="00D7772B"/>
    <w:rsid w:val="00D7780E"/>
    <w:rsid w:val="00D77821"/>
    <w:rsid w:val="00D778DF"/>
    <w:rsid w:val="00D77C78"/>
    <w:rsid w:val="00D77EC8"/>
    <w:rsid w:val="00D80155"/>
    <w:rsid w:val="00D80317"/>
    <w:rsid w:val="00D804DB"/>
    <w:rsid w:val="00D80532"/>
    <w:rsid w:val="00D8075E"/>
    <w:rsid w:val="00D808C5"/>
    <w:rsid w:val="00D80D78"/>
    <w:rsid w:val="00D811CC"/>
    <w:rsid w:val="00D815E4"/>
    <w:rsid w:val="00D8176F"/>
    <w:rsid w:val="00D81815"/>
    <w:rsid w:val="00D818F6"/>
    <w:rsid w:val="00D81955"/>
    <w:rsid w:val="00D81C4E"/>
    <w:rsid w:val="00D8262E"/>
    <w:rsid w:val="00D827D0"/>
    <w:rsid w:val="00D82923"/>
    <w:rsid w:val="00D82F6D"/>
    <w:rsid w:val="00D830CB"/>
    <w:rsid w:val="00D830F3"/>
    <w:rsid w:val="00D83AD1"/>
    <w:rsid w:val="00D83F28"/>
    <w:rsid w:val="00D84351"/>
    <w:rsid w:val="00D84662"/>
    <w:rsid w:val="00D847C8"/>
    <w:rsid w:val="00D84809"/>
    <w:rsid w:val="00D84B9B"/>
    <w:rsid w:val="00D84DCE"/>
    <w:rsid w:val="00D85025"/>
    <w:rsid w:val="00D85179"/>
    <w:rsid w:val="00D8584E"/>
    <w:rsid w:val="00D85CF6"/>
    <w:rsid w:val="00D85D15"/>
    <w:rsid w:val="00D85EBB"/>
    <w:rsid w:val="00D86188"/>
    <w:rsid w:val="00D866D1"/>
    <w:rsid w:val="00D872F1"/>
    <w:rsid w:val="00D878EE"/>
    <w:rsid w:val="00D87A6B"/>
    <w:rsid w:val="00D87D25"/>
    <w:rsid w:val="00D87D42"/>
    <w:rsid w:val="00D9063D"/>
    <w:rsid w:val="00D90708"/>
    <w:rsid w:val="00D90771"/>
    <w:rsid w:val="00D910D5"/>
    <w:rsid w:val="00D91AD2"/>
    <w:rsid w:val="00D91EF3"/>
    <w:rsid w:val="00D93610"/>
    <w:rsid w:val="00D93657"/>
    <w:rsid w:val="00D93FD5"/>
    <w:rsid w:val="00D94624"/>
    <w:rsid w:val="00D951B3"/>
    <w:rsid w:val="00D952D2"/>
    <w:rsid w:val="00D956A4"/>
    <w:rsid w:val="00D958E6"/>
    <w:rsid w:val="00D9598C"/>
    <w:rsid w:val="00D95D81"/>
    <w:rsid w:val="00D96368"/>
    <w:rsid w:val="00D965BE"/>
    <w:rsid w:val="00D96EDD"/>
    <w:rsid w:val="00D96FE5"/>
    <w:rsid w:val="00D97084"/>
    <w:rsid w:val="00D9721F"/>
    <w:rsid w:val="00D97546"/>
    <w:rsid w:val="00D976E5"/>
    <w:rsid w:val="00D977AA"/>
    <w:rsid w:val="00D97B34"/>
    <w:rsid w:val="00D97C88"/>
    <w:rsid w:val="00D97EF0"/>
    <w:rsid w:val="00DA012B"/>
    <w:rsid w:val="00DA0360"/>
    <w:rsid w:val="00DA093C"/>
    <w:rsid w:val="00DA1013"/>
    <w:rsid w:val="00DA13DF"/>
    <w:rsid w:val="00DA17A1"/>
    <w:rsid w:val="00DA1ECE"/>
    <w:rsid w:val="00DA232F"/>
    <w:rsid w:val="00DA27EB"/>
    <w:rsid w:val="00DA291F"/>
    <w:rsid w:val="00DA2A6B"/>
    <w:rsid w:val="00DA2B39"/>
    <w:rsid w:val="00DA2F2A"/>
    <w:rsid w:val="00DA2FF2"/>
    <w:rsid w:val="00DA30A6"/>
    <w:rsid w:val="00DA31C6"/>
    <w:rsid w:val="00DA355B"/>
    <w:rsid w:val="00DA395A"/>
    <w:rsid w:val="00DA445A"/>
    <w:rsid w:val="00DA4617"/>
    <w:rsid w:val="00DA4C8E"/>
    <w:rsid w:val="00DA5B00"/>
    <w:rsid w:val="00DA61F5"/>
    <w:rsid w:val="00DA65E5"/>
    <w:rsid w:val="00DA67A8"/>
    <w:rsid w:val="00DA6825"/>
    <w:rsid w:val="00DA6E7F"/>
    <w:rsid w:val="00DA6E84"/>
    <w:rsid w:val="00DA7169"/>
    <w:rsid w:val="00DA759F"/>
    <w:rsid w:val="00DA75BC"/>
    <w:rsid w:val="00DA793A"/>
    <w:rsid w:val="00DB07FF"/>
    <w:rsid w:val="00DB11D8"/>
    <w:rsid w:val="00DB173B"/>
    <w:rsid w:val="00DB1B4C"/>
    <w:rsid w:val="00DB1B62"/>
    <w:rsid w:val="00DB1F65"/>
    <w:rsid w:val="00DB1FF5"/>
    <w:rsid w:val="00DB21FD"/>
    <w:rsid w:val="00DB2565"/>
    <w:rsid w:val="00DB27A3"/>
    <w:rsid w:val="00DB2F1C"/>
    <w:rsid w:val="00DB316A"/>
    <w:rsid w:val="00DB3A90"/>
    <w:rsid w:val="00DB3B60"/>
    <w:rsid w:val="00DB3D84"/>
    <w:rsid w:val="00DB3E71"/>
    <w:rsid w:val="00DB471F"/>
    <w:rsid w:val="00DB48A6"/>
    <w:rsid w:val="00DB4D29"/>
    <w:rsid w:val="00DB4D3B"/>
    <w:rsid w:val="00DB4EE0"/>
    <w:rsid w:val="00DB567B"/>
    <w:rsid w:val="00DB583D"/>
    <w:rsid w:val="00DB5B62"/>
    <w:rsid w:val="00DB5BDB"/>
    <w:rsid w:val="00DB627C"/>
    <w:rsid w:val="00DB633D"/>
    <w:rsid w:val="00DB6926"/>
    <w:rsid w:val="00DB6EC7"/>
    <w:rsid w:val="00DB7011"/>
    <w:rsid w:val="00DB7417"/>
    <w:rsid w:val="00DB7455"/>
    <w:rsid w:val="00DB767C"/>
    <w:rsid w:val="00DB76F0"/>
    <w:rsid w:val="00DB7B8E"/>
    <w:rsid w:val="00DB7F1F"/>
    <w:rsid w:val="00DC0472"/>
    <w:rsid w:val="00DC0532"/>
    <w:rsid w:val="00DC0876"/>
    <w:rsid w:val="00DC0E48"/>
    <w:rsid w:val="00DC0E9A"/>
    <w:rsid w:val="00DC1290"/>
    <w:rsid w:val="00DC18B3"/>
    <w:rsid w:val="00DC18D4"/>
    <w:rsid w:val="00DC1979"/>
    <w:rsid w:val="00DC1B16"/>
    <w:rsid w:val="00DC1BD2"/>
    <w:rsid w:val="00DC1FB9"/>
    <w:rsid w:val="00DC21DD"/>
    <w:rsid w:val="00DC225B"/>
    <w:rsid w:val="00DC2799"/>
    <w:rsid w:val="00DC27ED"/>
    <w:rsid w:val="00DC2CF0"/>
    <w:rsid w:val="00DC30C9"/>
    <w:rsid w:val="00DC3550"/>
    <w:rsid w:val="00DC36D5"/>
    <w:rsid w:val="00DC3789"/>
    <w:rsid w:val="00DC3B44"/>
    <w:rsid w:val="00DC4300"/>
    <w:rsid w:val="00DC4579"/>
    <w:rsid w:val="00DC4829"/>
    <w:rsid w:val="00DC49FF"/>
    <w:rsid w:val="00DC5037"/>
    <w:rsid w:val="00DC5F87"/>
    <w:rsid w:val="00DC620A"/>
    <w:rsid w:val="00DC6279"/>
    <w:rsid w:val="00DC67E9"/>
    <w:rsid w:val="00DC6E90"/>
    <w:rsid w:val="00DC75CA"/>
    <w:rsid w:val="00DC7641"/>
    <w:rsid w:val="00DC786E"/>
    <w:rsid w:val="00DC7F9D"/>
    <w:rsid w:val="00DD0046"/>
    <w:rsid w:val="00DD005C"/>
    <w:rsid w:val="00DD0117"/>
    <w:rsid w:val="00DD0408"/>
    <w:rsid w:val="00DD069E"/>
    <w:rsid w:val="00DD0E4D"/>
    <w:rsid w:val="00DD18D2"/>
    <w:rsid w:val="00DD1B53"/>
    <w:rsid w:val="00DD1BFD"/>
    <w:rsid w:val="00DD2198"/>
    <w:rsid w:val="00DD2ABB"/>
    <w:rsid w:val="00DD2BE4"/>
    <w:rsid w:val="00DD2D30"/>
    <w:rsid w:val="00DD2E57"/>
    <w:rsid w:val="00DD3140"/>
    <w:rsid w:val="00DD3640"/>
    <w:rsid w:val="00DD485C"/>
    <w:rsid w:val="00DD5019"/>
    <w:rsid w:val="00DD526C"/>
    <w:rsid w:val="00DD5E2E"/>
    <w:rsid w:val="00DD60F7"/>
    <w:rsid w:val="00DD6700"/>
    <w:rsid w:val="00DD6903"/>
    <w:rsid w:val="00DD6913"/>
    <w:rsid w:val="00DD69C3"/>
    <w:rsid w:val="00DD6D10"/>
    <w:rsid w:val="00DD70DC"/>
    <w:rsid w:val="00DD719F"/>
    <w:rsid w:val="00DD7D63"/>
    <w:rsid w:val="00DE01A7"/>
    <w:rsid w:val="00DE0376"/>
    <w:rsid w:val="00DE0504"/>
    <w:rsid w:val="00DE0977"/>
    <w:rsid w:val="00DE09B3"/>
    <w:rsid w:val="00DE0EEB"/>
    <w:rsid w:val="00DE130B"/>
    <w:rsid w:val="00DE14C7"/>
    <w:rsid w:val="00DE18CB"/>
    <w:rsid w:val="00DE1CAA"/>
    <w:rsid w:val="00DE20A3"/>
    <w:rsid w:val="00DE21EC"/>
    <w:rsid w:val="00DE24D6"/>
    <w:rsid w:val="00DE2943"/>
    <w:rsid w:val="00DE2ACC"/>
    <w:rsid w:val="00DE2EC9"/>
    <w:rsid w:val="00DE2F41"/>
    <w:rsid w:val="00DE31BD"/>
    <w:rsid w:val="00DE3F63"/>
    <w:rsid w:val="00DE40DF"/>
    <w:rsid w:val="00DE475D"/>
    <w:rsid w:val="00DE4B76"/>
    <w:rsid w:val="00DE4BDE"/>
    <w:rsid w:val="00DE4EAC"/>
    <w:rsid w:val="00DE5017"/>
    <w:rsid w:val="00DE50C4"/>
    <w:rsid w:val="00DE57EA"/>
    <w:rsid w:val="00DE5B35"/>
    <w:rsid w:val="00DE6626"/>
    <w:rsid w:val="00DE6815"/>
    <w:rsid w:val="00DE6EBB"/>
    <w:rsid w:val="00DE7296"/>
    <w:rsid w:val="00DE78CC"/>
    <w:rsid w:val="00DE7AD7"/>
    <w:rsid w:val="00DE7C5B"/>
    <w:rsid w:val="00DF0117"/>
    <w:rsid w:val="00DF0325"/>
    <w:rsid w:val="00DF0B3F"/>
    <w:rsid w:val="00DF0E8A"/>
    <w:rsid w:val="00DF0E9D"/>
    <w:rsid w:val="00DF0FDA"/>
    <w:rsid w:val="00DF10EB"/>
    <w:rsid w:val="00DF1698"/>
    <w:rsid w:val="00DF18B0"/>
    <w:rsid w:val="00DF26D4"/>
    <w:rsid w:val="00DF2759"/>
    <w:rsid w:val="00DF2924"/>
    <w:rsid w:val="00DF29B7"/>
    <w:rsid w:val="00DF2A49"/>
    <w:rsid w:val="00DF2BBC"/>
    <w:rsid w:val="00DF2FEB"/>
    <w:rsid w:val="00DF31BE"/>
    <w:rsid w:val="00DF31C8"/>
    <w:rsid w:val="00DF333B"/>
    <w:rsid w:val="00DF358D"/>
    <w:rsid w:val="00DF3778"/>
    <w:rsid w:val="00DF3972"/>
    <w:rsid w:val="00DF4866"/>
    <w:rsid w:val="00DF48A5"/>
    <w:rsid w:val="00DF49DF"/>
    <w:rsid w:val="00DF521C"/>
    <w:rsid w:val="00DF5423"/>
    <w:rsid w:val="00DF559A"/>
    <w:rsid w:val="00DF57B8"/>
    <w:rsid w:val="00DF599D"/>
    <w:rsid w:val="00DF61C0"/>
    <w:rsid w:val="00DF62D9"/>
    <w:rsid w:val="00DF6399"/>
    <w:rsid w:val="00DF639F"/>
    <w:rsid w:val="00DF64A6"/>
    <w:rsid w:val="00DF672E"/>
    <w:rsid w:val="00DF6815"/>
    <w:rsid w:val="00DF683E"/>
    <w:rsid w:val="00DF6843"/>
    <w:rsid w:val="00DF6867"/>
    <w:rsid w:val="00DF6C03"/>
    <w:rsid w:val="00DF7696"/>
    <w:rsid w:val="00DF7995"/>
    <w:rsid w:val="00E007AF"/>
    <w:rsid w:val="00E00960"/>
    <w:rsid w:val="00E00C42"/>
    <w:rsid w:val="00E00F86"/>
    <w:rsid w:val="00E012F3"/>
    <w:rsid w:val="00E01408"/>
    <w:rsid w:val="00E01475"/>
    <w:rsid w:val="00E015AA"/>
    <w:rsid w:val="00E015E2"/>
    <w:rsid w:val="00E016EB"/>
    <w:rsid w:val="00E02040"/>
    <w:rsid w:val="00E0207B"/>
    <w:rsid w:val="00E022C4"/>
    <w:rsid w:val="00E02B4E"/>
    <w:rsid w:val="00E038D2"/>
    <w:rsid w:val="00E03A25"/>
    <w:rsid w:val="00E03C32"/>
    <w:rsid w:val="00E03DC6"/>
    <w:rsid w:val="00E04054"/>
    <w:rsid w:val="00E041D2"/>
    <w:rsid w:val="00E0440C"/>
    <w:rsid w:val="00E0475B"/>
    <w:rsid w:val="00E04A0B"/>
    <w:rsid w:val="00E04B2D"/>
    <w:rsid w:val="00E04BDF"/>
    <w:rsid w:val="00E051EF"/>
    <w:rsid w:val="00E05271"/>
    <w:rsid w:val="00E05334"/>
    <w:rsid w:val="00E05465"/>
    <w:rsid w:val="00E05563"/>
    <w:rsid w:val="00E055BD"/>
    <w:rsid w:val="00E056C6"/>
    <w:rsid w:val="00E06555"/>
    <w:rsid w:val="00E065A5"/>
    <w:rsid w:val="00E06887"/>
    <w:rsid w:val="00E069DE"/>
    <w:rsid w:val="00E06B00"/>
    <w:rsid w:val="00E06CF4"/>
    <w:rsid w:val="00E06E58"/>
    <w:rsid w:val="00E07218"/>
    <w:rsid w:val="00E07D36"/>
    <w:rsid w:val="00E07EEE"/>
    <w:rsid w:val="00E07F2A"/>
    <w:rsid w:val="00E109EA"/>
    <w:rsid w:val="00E111D0"/>
    <w:rsid w:val="00E11966"/>
    <w:rsid w:val="00E11CA3"/>
    <w:rsid w:val="00E11DF5"/>
    <w:rsid w:val="00E11F1C"/>
    <w:rsid w:val="00E11F72"/>
    <w:rsid w:val="00E1242C"/>
    <w:rsid w:val="00E12536"/>
    <w:rsid w:val="00E12584"/>
    <w:rsid w:val="00E12840"/>
    <w:rsid w:val="00E12855"/>
    <w:rsid w:val="00E128E2"/>
    <w:rsid w:val="00E12C53"/>
    <w:rsid w:val="00E12D57"/>
    <w:rsid w:val="00E1332C"/>
    <w:rsid w:val="00E1368C"/>
    <w:rsid w:val="00E13C97"/>
    <w:rsid w:val="00E13DAE"/>
    <w:rsid w:val="00E143DB"/>
    <w:rsid w:val="00E14457"/>
    <w:rsid w:val="00E146D8"/>
    <w:rsid w:val="00E15970"/>
    <w:rsid w:val="00E15AF1"/>
    <w:rsid w:val="00E15CC8"/>
    <w:rsid w:val="00E16330"/>
    <w:rsid w:val="00E16436"/>
    <w:rsid w:val="00E16554"/>
    <w:rsid w:val="00E16B63"/>
    <w:rsid w:val="00E17049"/>
    <w:rsid w:val="00E1742C"/>
    <w:rsid w:val="00E1746A"/>
    <w:rsid w:val="00E1749C"/>
    <w:rsid w:val="00E17825"/>
    <w:rsid w:val="00E17A59"/>
    <w:rsid w:val="00E17D0D"/>
    <w:rsid w:val="00E17F33"/>
    <w:rsid w:val="00E2004E"/>
    <w:rsid w:val="00E20552"/>
    <w:rsid w:val="00E20DC8"/>
    <w:rsid w:val="00E21146"/>
    <w:rsid w:val="00E2127F"/>
    <w:rsid w:val="00E21339"/>
    <w:rsid w:val="00E213C6"/>
    <w:rsid w:val="00E21422"/>
    <w:rsid w:val="00E21673"/>
    <w:rsid w:val="00E21725"/>
    <w:rsid w:val="00E21AC4"/>
    <w:rsid w:val="00E21C11"/>
    <w:rsid w:val="00E21C23"/>
    <w:rsid w:val="00E21C2A"/>
    <w:rsid w:val="00E21F3C"/>
    <w:rsid w:val="00E21FCC"/>
    <w:rsid w:val="00E222C7"/>
    <w:rsid w:val="00E226CF"/>
    <w:rsid w:val="00E22CA7"/>
    <w:rsid w:val="00E2308A"/>
    <w:rsid w:val="00E23722"/>
    <w:rsid w:val="00E238AF"/>
    <w:rsid w:val="00E23E90"/>
    <w:rsid w:val="00E23F63"/>
    <w:rsid w:val="00E241A0"/>
    <w:rsid w:val="00E245AC"/>
    <w:rsid w:val="00E24725"/>
    <w:rsid w:val="00E248EA"/>
    <w:rsid w:val="00E24C24"/>
    <w:rsid w:val="00E24D47"/>
    <w:rsid w:val="00E24D89"/>
    <w:rsid w:val="00E2515E"/>
    <w:rsid w:val="00E254E6"/>
    <w:rsid w:val="00E25592"/>
    <w:rsid w:val="00E25634"/>
    <w:rsid w:val="00E2590C"/>
    <w:rsid w:val="00E2595F"/>
    <w:rsid w:val="00E26100"/>
    <w:rsid w:val="00E2650C"/>
    <w:rsid w:val="00E26656"/>
    <w:rsid w:val="00E26B46"/>
    <w:rsid w:val="00E26C31"/>
    <w:rsid w:val="00E26DE5"/>
    <w:rsid w:val="00E2717D"/>
    <w:rsid w:val="00E27180"/>
    <w:rsid w:val="00E27224"/>
    <w:rsid w:val="00E27811"/>
    <w:rsid w:val="00E27956"/>
    <w:rsid w:val="00E27B22"/>
    <w:rsid w:val="00E27D49"/>
    <w:rsid w:val="00E308F2"/>
    <w:rsid w:val="00E30935"/>
    <w:rsid w:val="00E30A3A"/>
    <w:rsid w:val="00E30B7E"/>
    <w:rsid w:val="00E30DC9"/>
    <w:rsid w:val="00E31154"/>
    <w:rsid w:val="00E31ED1"/>
    <w:rsid w:val="00E3207D"/>
    <w:rsid w:val="00E324AA"/>
    <w:rsid w:val="00E324EB"/>
    <w:rsid w:val="00E32745"/>
    <w:rsid w:val="00E3290E"/>
    <w:rsid w:val="00E32D60"/>
    <w:rsid w:val="00E332DF"/>
    <w:rsid w:val="00E33563"/>
    <w:rsid w:val="00E33943"/>
    <w:rsid w:val="00E33E95"/>
    <w:rsid w:val="00E33E9E"/>
    <w:rsid w:val="00E342A7"/>
    <w:rsid w:val="00E34507"/>
    <w:rsid w:val="00E345D7"/>
    <w:rsid w:val="00E34904"/>
    <w:rsid w:val="00E34C81"/>
    <w:rsid w:val="00E35547"/>
    <w:rsid w:val="00E357CA"/>
    <w:rsid w:val="00E359E3"/>
    <w:rsid w:val="00E35C15"/>
    <w:rsid w:val="00E3652E"/>
    <w:rsid w:val="00E36A8E"/>
    <w:rsid w:val="00E36D7A"/>
    <w:rsid w:val="00E36ED8"/>
    <w:rsid w:val="00E373AC"/>
    <w:rsid w:val="00E37418"/>
    <w:rsid w:val="00E37CEA"/>
    <w:rsid w:val="00E37FA1"/>
    <w:rsid w:val="00E4010C"/>
    <w:rsid w:val="00E405A8"/>
    <w:rsid w:val="00E40A7D"/>
    <w:rsid w:val="00E41153"/>
    <w:rsid w:val="00E41AFF"/>
    <w:rsid w:val="00E41D3B"/>
    <w:rsid w:val="00E41FAD"/>
    <w:rsid w:val="00E42803"/>
    <w:rsid w:val="00E42B0B"/>
    <w:rsid w:val="00E4340B"/>
    <w:rsid w:val="00E43C65"/>
    <w:rsid w:val="00E43ED9"/>
    <w:rsid w:val="00E440B4"/>
    <w:rsid w:val="00E446C5"/>
    <w:rsid w:val="00E44BBB"/>
    <w:rsid w:val="00E44FDA"/>
    <w:rsid w:val="00E45141"/>
    <w:rsid w:val="00E4662D"/>
    <w:rsid w:val="00E4684E"/>
    <w:rsid w:val="00E469BF"/>
    <w:rsid w:val="00E47096"/>
    <w:rsid w:val="00E47389"/>
    <w:rsid w:val="00E47487"/>
    <w:rsid w:val="00E47B38"/>
    <w:rsid w:val="00E47B3D"/>
    <w:rsid w:val="00E50011"/>
    <w:rsid w:val="00E500AF"/>
    <w:rsid w:val="00E50A73"/>
    <w:rsid w:val="00E50C39"/>
    <w:rsid w:val="00E50EA1"/>
    <w:rsid w:val="00E50EAA"/>
    <w:rsid w:val="00E51016"/>
    <w:rsid w:val="00E5166B"/>
    <w:rsid w:val="00E518C6"/>
    <w:rsid w:val="00E520CD"/>
    <w:rsid w:val="00E52434"/>
    <w:rsid w:val="00E52929"/>
    <w:rsid w:val="00E52C21"/>
    <w:rsid w:val="00E53301"/>
    <w:rsid w:val="00E5331D"/>
    <w:rsid w:val="00E54502"/>
    <w:rsid w:val="00E54C56"/>
    <w:rsid w:val="00E54E78"/>
    <w:rsid w:val="00E54FA4"/>
    <w:rsid w:val="00E5561E"/>
    <w:rsid w:val="00E556CF"/>
    <w:rsid w:val="00E55DA2"/>
    <w:rsid w:val="00E56232"/>
    <w:rsid w:val="00E563D9"/>
    <w:rsid w:val="00E56524"/>
    <w:rsid w:val="00E56609"/>
    <w:rsid w:val="00E56B41"/>
    <w:rsid w:val="00E56CCC"/>
    <w:rsid w:val="00E56DB1"/>
    <w:rsid w:val="00E57060"/>
    <w:rsid w:val="00E57242"/>
    <w:rsid w:val="00E5737C"/>
    <w:rsid w:val="00E575A2"/>
    <w:rsid w:val="00E57A2D"/>
    <w:rsid w:val="00E57EBF"/>
    <w:rsid w:val="00E57EE6"/>
    <w:rsid w:val="00E57F33"/>
    <w:rsid w:val="00E60325"/>
    <w:rsid w:val="00E60476"/>
    <w:rsid w:val="00E6065A"/>
    <w:rsid w:val="00E60883"/>
    <w:rsid w:val="00E60F2E"/>
    <w:rsid w:val="00E60F38"/>
    <w:rsid w:val="00E614E0"/>
    <w:rsid w:val="00E616D0"/>
    <w:rsid w:val="00E619DC"/>
    <w:rsid w:val="00E61A34"/>
    <w:rsid w:val="00E61D88"/>
    <w:rsid w:val="00E6230D"/>
    <w:rsid w:val="00E627AB"/>
    <w:rsid w:val="00E633E9"/>
    <w:rsid w:val="00E6351D"/>
    <w:rsid w:val="00E63C17"/>
    <w:rsid w:val="00E63CCB"/>
    <w:rsid w:val="00E63F7F"/>
    <w:rsid w:val="00E64241"/>
    <w:rsid w:val="00E64486"/>
    <w:rsid w:val="00E644E6"/>
    <w:rsid w:val="00E64717"/>
    <w:rsid w:val="00E6492C"/>
    <w:rsid w:val="00E64BD2"/>
    <w:rsid w:val="00E662CE"/>
    <w:rsid w:val="00E670B5"/>
    <w:rsid w:val="00E67883"/>
    <w:rsid w:val="00E67A42"/>
    <w:rsid w:val="00E67B3E"/>
    <w:rsid w:val="00E7120D"/>
    <w:rsid w:val="00E715DF"/>
    <w:rsid w:val="00E716F4"/>
    <w:rsid w:val="00E71839"/>
    <w:rsid w:val="00E718C4"/>
    <w:rsid w:val="00E71EEB"/>
    <w:rsid w:val="00E72040"/>
    <w:rsid w:val="00E721AC"/>
    <w:rsid w:val="00E721CE"/>
    <w:rsid w:val="00E7226F"/>
    <w:rsid w:val="00E7264D"/>
    <w:rsid w:val="00E728D8"/>
    <w:rsid w:val="00E736F3"/>
    <w:rsid w:val="00E73C55"/>
    <w:rsid w:val="00E7407A"/>
    <w:rsid w:val="00E747B6"/>
    <w:rsid w:val="00E74A3D"/>
    <w:rsid w:val="00E752AD"/>
    <w:rsid w:val="00E7548F"/>
    <w:rsid w:val="00E758F4"/>
    <w:rsid w:val="00E7612B"/>
    <w:rsid w:val="00E761C6"/>
    <w:rsid w:val="00E76296"/>
    <w:rsid w:val="00E769F3"/>
    <w:rsid w:val="00E77019"/>
    <w:rsid w:val="00E777CD"/>
    <w:rsid w:val="00E77A72"/>
    <w:rsid w:val="00E77B55"/>
    <w:rsid w:val="00E802B9"/>
    <w:rsid w:val="00E80BD0"/>
    <w:rsid w:val="00E80C19"/>
    <w:rsid w:val="00E80EAF"/>
    <w:rsid w:val="00E81210"/>
    <w:rsid w:val="00E81BA3"/>
    <w:rsid w:val="00E81BD6"/>
    <w:rsid w:val="00E81C3C"/>
    <w:rsid w:val="00E822B7"/>
    <w:rsid w:val="00E82442"/>
    <w:rsid w:val="00E8269E"/>
    <w:rsid w:val="00E82832"/>
    <w:rsid w:val="00E82BB9"/>
    <w:rsid w:val="00E82EDF"/>
    <w:rsid w:val="00E82FAC"/>
    <w:rsid w:val="00E8365D"/>
    <w:rsid w:val="00E83C9A"/>
    <w:rsid w:val="00E84AC8"/>
    <w:rsid w:val="00E84B3A"/>
    <w:rsid w:val="00E84B9A"/>
    <w:rsid w:val="00E84DEE"/>
    <w:rsid w:val="00E85C44"/>
    <w:rsid w:val="00E86072"/>
    <w:rsid w:val="00E86595"/>
    <w:rsid w:val="00E86875"/>
    <w:rsid w:val="00E86ACF"/>
    <w:rsid w:val="00E86B3B"/>
    <w:rsid w:val="00E86CC5"/>
    <w:rsid w:val="00E8702B"/>
    <w:rsid w:val="00E872E7"/>
    <w:rsid w:val="00E87340"/>
    <w:rsid w:val="00E87AA0"/>
    <w:rsid w:val="00E87E39"/>
    <w:rsid w:val="00E90087"/>
    <w:rsid w:val="00E907D3"/>
    <w:rsid w:val="00E90A9C"/>
    <w:rsid w:val="00E90EC5"/>
    <w:rsid w:val="00E92030"/>
    <w:rsid w:val="00E9270A"/>
    <w:rsid w:val="00E92DEF"/>
    <w:rsid w:val="00E93896"/>
    <w:rsid w:val="00E93F7D"/>
    <w:rsid w:val="00E94B29"/>
    <w:rsid w:val="00E95096"/>
    <w:rsid w:val="00E95A48"/>
    <w:rsid w:val="00E96053"/>
    <w:rsid w:val="00E967CA"/>
    <w:rsid w:val="00E9681B"/>
    <w:rsid w:val="00E96A68"/>
    <w:rsid w:val="00E96C73"/>
    <w:rsid w:val="00E96E92"/>
    <w:rsid w:val="00E97311"/>
    <w:rsid w:val="00E9777B"/>
    <w:rsid w:val="00E97E61"/>
    <w:rsid w:val="00EA025E"/>
    <w:rsid w:val="00EA0408"/>
    <w:rsid w:val="00EA0644"/>
    <w:rsid w:val="00EA078E"/>
    <w:rsid w:val="00EA0A74"/>
    <w:rsid w:val="00EA0B6B"/>
    <w:rsid w:val="00EA1721"/>
    <w:rsid w:val="00EA1C26"/>
    <w:rsid w:val="00EA1CE3"/>
    <w:rsid w:val="00EA1FE6"/>
    <w:rsid w:val="00EA2A23"/>
    <w:rsid w:val="00EA3220"/>
    <w:rsid w:val="00EA333E"/>
    <w:rsid w:val="00EA3F1B"/>
    <w:rsid w:val="00EA4364"/>
    <w:rsid w:val="00EA43AE"/>
    <w:rsid w:val="00EA467A"/>
    <w:rsid w:val="00EA49FB"/>
    <w:rsid w:val="00EA4BFE"/>
    <w:rsid w:val="00EA4D66"/>
    <w:rsid w:val="00EA52F1"/>
    <w:rsid w:val="00EA65BF"/>
    <w:rsid w:val="00EA6979"/>
    <w:rsid w:val="00EA6E33"/>
    <w:rsid w:val="00EA6EAA"/>
    <w:rsid w:val="00EA734E"/>
    <w:rsid w:val="00EA7E04"/>
    <w:rsid w:val="00EA7E70"/>
    <w:rsid w:val="00EA7F5E"/>
    <w:rsid w:val="00EB0BF5"/>
    <w:rsid w:val="00EB0D7D"/>
    <w:rsid w:val="00EB0FDB"/>
    <w:rsid w:val="00EB124A"/>
    <w:rsid w:val="00EB1DAB"/>
    <w:rsid w:val="00EB2247"/>
    <w:rsid w:val="00EB22E4"/>
    <w:rsid w:val="00EB265C"/>
    <w:rsid w:val="00EB2CB9"/>
    <w:rsid w:val="00EB2E9A"/>
    <w:rsid w:val="00EB3536"/>
    <w:rsid w:val="00EB4787"/>
    <w:rsid w:val="00EB4BBF"/>
    <w:rsid w:val="00EB4EA8"/>
    <w:rsid w:val="00EB51EB"/>
    <w:rsid w:val="00EB5242"/>
    <w:rsid w:val="00EB5738"/>
    <w:rsid w:val="00EB58B5"/>
    <w:rsid w:val="00EB5F5D"/>
    <w:rsid w:val="00EB6044"/>
    <w:rsid w:val="00EB64C2"/>
    <w:rsid w:val="00EB64D0"/>
    <w:rsid w:val="00EB658A"/>
    <w:rsid w:val="00EB67A0"/>
    <w:rsid w:val="00EB69D2"/>
    <w:rsid w:val="00EB6FCF"/>
    <w:rsid w:val="00EB71DC"/>
    <w:rsid w:val="00EB7474"/>
    <w:rsid w:val="00EB798B"/>
    <w:rsid w:val="00EB7A6A"/>
    <w:rsid w:val="00EB7C0A"/>
    <w:rsid w:val="00EB7D5A"/>
    <w:rsid w:val="00EB7E9D"/>
    <w:rsid w:val="00EC03CB"/>
    <w:rsid w:val="00EC05CB"/>
    <w:rsid w:val="00EC0A28"/>
    <w:rsid w:val="00EC0C47"/>
    <w:rsid w:val="00EC0F24"/>
    <w:rsid w:val="00EC1086"/>
    <w:rsid w:val="00EC1479"/>
    <w:rsid w:val="00EC16B3"/>
    <w:rsid w:val="00EC1F9A"/>
    <w:rsid w:val="00EC28F7"/>
    <w:rsid w:val="00EC2CEA"/>
    <w:rsid w:val="00EC2D8D"/>
    <w:rsid w:val="00EC303C"/>
    <w:rsid w:val="00EC33A0"/>
    <w:rsid w:val="00EC33DF"/>
    <w:rsid w:val="00EC3692"/>
    <w:rsid w:val="00EC3B6D"/>
    <w:rsid w:val="00EC3BBE"/>
    <w:rsid w:val="00EC4679"/>
    <w:rsid w:val="00EC4B0C"/>
    <w:rsid w:val="00EC5831"/>
    <w:rsid w:val="00EC5F7C"/>
    <w:rsid w:val="00EC632F"/>
    <w:rsid w:val="00EC63C3"/>
    <w:rsid w:val="00EC6850"/>
    <w:rsid w:val="00EC6937"/>
    <w:rsid w:val="00EC6CE9"/>
    <w:rsid w:val="00EC6D44"/>
    <w:rsid w:val="00EC6F60"/>
    <w:rsid w:val="00EC7238"/>
    <w:rsid w:val="00EC738E"/>
    <w:rsid w:val="00EC769D"/>
    <w:rsid w:val="00EC79AE"/>
    <w:rsid w:val="00ED07E7"/>
    <w:rsid w:val="00ED0AB7"/>
    <w:rsid w:val="00ED0C6D"/>
    <w:rsid w:val="00ED0D15"/>
    <w:rsid w:val="00ED109A"/>
    <w:rsid w:val="00ED1731"/>
    <w:rsid w:val="00ED17B9"/>
    <w:rsid w:val="00ED1A22"/>
    <w:rsid w:val="00ED1EB7"/>
    <w:rsid w:val="00ED2670"/>
    <w:rsid w:val="00ED27CE"/>
    <w:rsid w:val="00ED3716"/>
    <w:rsid w:val="00ED3728"/>
    <w:rsid w:val="00ED37F5"/>
    <w:rsid w:val="00ED3B85"/>
    <w:rsid w:val="00ED3FE6"/>
    <w:rsid w:val="00ED45A3"/>
    <w:rsid w:val="00ED4F66"/>
    <w:rsid w:val="00ED510C"/>
    <w:rsid w:val="00ED5446"/>
    <w:rsid w:val="00ED56CE"/>
    <w:rsid w:val="00ED5B30"/>
    <w:rsid w:val="00ED625C"/>
    <w:rsid w:val="00ED66D1"/>
    <w:rsid w:val="00ED6B1B"/>
    <w:rsid w:val="00ED6D83"/>
    <w:rsid w:val="00ED74DD"/>
    <w:rsid w:val="00ED75F2"/>
    <w:rsid w:val="00ED7761"/>
    <w:rsid w:val="00ED7AE7"/>
    <w:rsid w:val="00ED7B32"/>
    <w:rsid w:val="00ED7FC5"/>
    <w:rsid w:val="00ED7FFD"/>
    <w:rsid w:val="00EE012E"/>
    <w:rsid w:val="00EE02E7"/>
    <w:rsid w:val="00EE0931"/>
    <w:rsid w:val="00EE1152"/>
    <w:rsid w:val="00EE1445"/>
    <w:rsid w:val="00EE1A53"/>
    <w:rsid w:val="00EE1A87"/>
    <w:rsid w:val="00EE2054"/>
    <w:rsid w:val="00EE21D8"/>
    <w:rsid w:val="00EE228D"/>
    <w:rsid w:val="00EE251A"/>
    <w:rsid w:val="00EE2B0F"/>
    <w:rsid w:val="00EE31D9"/>
    <w:rsid w:val="00EE3775"/>
    <w:rsid w:val="00EE3C6A"/>
    <w:rsid w:val="00EE3D06"/>
    <w:rsid w:val="00EE3F60"/>
    <w:rsid w:val="00EE4998"/>
    <w:rsid w:val="00EE4A3E"/>
    <w:rsid w:val="00EE4AC7"/>
    <w:rsid w:val="00EE4CB9"/>
    <w:rsid w:val="00EE4CF2"/>
    <w:rsid w:val="00EE5169"/>
    <w:rsid w:val="00EE5406"/>
    <w:rsid w:val="00EE553F"/>
    <w:rsid w:val="00EE57CB"/>
    <w:rsid w:val="00EE5A02"/>
    <w:rsid w:val="00EE5BF6"/>
    <w:rsid w:val="00EE5CD6"/>
    <w:rsid w:val="00EE5E26"/>
    <w:rsid w:val="00EE67D2"/>
    <w:rsid w:val="00EE6CAE"/>
    <w:rsid w:val="00EE74A8"/>
    <w:rsid w:val="00EE7983"/>
    <w:rsid w:val="00EE7A37"/>
    <w:rsid w:val="00EE7BD8"/>
    <w:rsid w:val="00EF0229"/>
    <w:rsid w:val="00EF0A42"/>
    <w:rsid w:val="00EF0AB6"/>
    <w:rsid w:val="00EF0B10"/>
    <w:rsid w:val="00EF1134"/>
    <w:rsid w:val="00EF14DB"/>
    <w:rsid w:val="00EF154C"/>
    <w:rsid w:val="00EF1D1E"/>
    <w:rsid w:val="00EF1E01"/>
    <w:rsid w:val="00EF233A"/>
    <w:rsid w:val="00EF2419"/>
    <w:rsid w:val="00EF241C"/>
    <w:rsid w:val="00EF297B"/>
    <w:rsid w:val="00EF2AAB"/>
    <w:rsid w:val="00EF2E5B"/>
    <w:rsid w:val="00EF3045"/>
    <w:rsid w:val="00EF3055"/>
    <w:rsid w:val="00EF30D4"/>
    <w:rsid w:val="00EF3687"/>
    <w:rsid w:val="00EF3EA0"/>
    <w:rsid w:val="00EF42A6"/>
    <w:rsid w:val="00EF4693"/>
    <w:rsid w:val="00EF4A1C"/>
    <w:rsid w:val="00EF4C87"/>
    <w:rsid w:val="00EF4C9C"/>
    <w:rsid w:val="00EF50A0"/>
    <w:rsid w:val="00EF55F8"/>
    <w:rsid w:val="00EF62AB"/>
    <w:rsid w:val="00EF6828"/>
    <w:rsid w:val="00EF6C5D"/>
    <w:rsid w:val="00EF70A1"/>
    <w:rsid w:val="00EF72EE"/>
    <w:rsid w:val="00EF73FD"/>
    <w:rsid w:val="00EF75EE"/>
    <w:rsid w:val="00EF785E"/>
    <w:rsid w:val="00EF79A1"/>
    <w:rsid w:val="00EF7B01"/>
    <w:rsid w:val="00EF7B48"/>
    <w:rsid w:val="00EF7DF4"/>
    <w:rsid w:val="00F0051D"/>
    <w:rsid w:val="00F00691"/>
    <w:rsid w:val="00F006EE"/>
    <w:rsid w:val="00F0074D"/>
    <w:rsid w:val="00F00BA9"/>
    <w:rsid w:val="00F00E6D"/>
    <w:rsid w:val="00F01238"/>
    <w:rsid w:val="00F01454"/>
    <w:rsid w:val="00F016C4"/>
    <w:rsid w:val="00F01865"/>
    <w:rsid w:val="00F0198C"/>
    <w:rsid w:val="00F01F55"/>
    <w:rsid w:val="00F0247E"/>
    <w:rsid w:val="00F024EA"/>
    <w:rsid w:val="00F02578"/>
    <w:rsid w:val="00F02890"/>
    <w:rsid w:val="00F02988"/>
    <w:rsid w:val="00F029B1"/>
    <w:rsid w:val="00F02EEE"/>
    <w:rsid w:val="00F03732"/>
    <w:rsid w:val="00F04824"/>
    <w:rsid w:val="00F04842"/>
    <w:rsid w:val="00F04E1C"/>
    <w:rsid w:val="00F05372"/>
    <w:rsid w:val="00F05CFD"/>
    <w:rsid w:val="00F06035"/>
    <w:rsid w:val="00F072D7"/>
    <w:rsid w:val="00F0781D"/>
    <w:rsid w:val="00F0785F"/>
    <w:rsid w:val="00F07C7F"/>
    <w:rsid w:val="00F07E85"/>
    <w:rsid w:val="00F1059F"/>
    <w:rsid w:val="00F10D9B"/>
    <w:rsid w:val="00F11882"/>
    <w:rsid w:val="00F11C98"/>
    <w:rsid w:val="00F12061"/>
    <w:rsid w:val="00F1213B"/>
    <w:rsid w:val="00F1247C"/>
    <w:rsid w:val="00F12660"/>
    <w:rsid w:val="00F13202"/>
    <w:rsid w:val="00F133DA"/>
    <w:rsid w:val="00F135C8"/>
    <w:rsid w:val="00F135EF"/>
    <w:rsid w:val="00F139BD"/>
    <w:rsid w:val="00F13F32"/>
    <w:rsid w:val="00F1459C"/>
    <w:rsid w:val="00F145A7"/>
    <w:rsid w:val="00F14804"/>
    <w:rsid w:val="00F14E1D"/>
    <w:rsid w:val="00F15465"/>
    <w:rsid w:val="00F15609"/>
    <w:rsid w:val="00F15740"/>
    <w:rsid w:val="00F15AD1"/>
    <w:rsid w:val="00F15F62"/>
    <w:rsid w:val="00F165C2"/>
    <w:rsid w:val="00F16B88"/>
    <w:rsid w:val="00F16E74"/>
    <w:rsid w:val="00F16EB6"/>
    <w:rsid w:val="00F170DC"/>
    <w:rsid w:val="00F171BC"/>
    <w:rsid w:val="00F1727E"/>
    <w:rsid w:val="00F1768A"/>
    <w:rsid w:val="00F17736"/>
    <w:rsid w:val="00F17BEA"/>
    <w:rsid w:val="00F17F92"/>
    <w:rsid w:val="00F2013C"/>
    <w:rsid w:val="00F212E0"/>
    <w:rsid w:val="00F21310"/>
    <w:rsid w:val="00F21B5B"/>
    <w:rsid w:val="00F21F77"/>
    <w:rsid w:val="00F21FDB"/>
    <w:rsid w:val="00F220B6"/>
    <w:rsid w:val="00F221A7"/>
    <w:rsid w:val="00F22954"/>
    <w:rsid w:val="00F22AF6"/>
    <w:rsid w:val="00F22D72"/>
    <w:rsid w:val="00F23122"/>
    <w:rsid w:val="00F2337B"/>
    <w:rsid w:val="00F23BD3"/>
    <w:rsid w:val="00F24001"/>
    <w:rsid w:val="00F24342"/>
    <w:rsid w:val="00F245B4"/>
    <w:rsid w:val="00F25967"/>
    <w:rsid w:val="00F25A61"/>
    <w:rsid w:val="00F2657D"/>
    <w:rsid w:val="00F26CEC"/>
    <w:rsid w:val="00F26E1E"/>
    <w:rsid w:val="00F273DF"/>
    <w:rsid w:val="00F273FF"/>
    <w:rsid w:val="00F27DBB"/>
    <w:rsid w:val="00F30333"/>
    <w:rsid w:val="00F30815"/>
    <w:rsid w:val="00F31708"/>
    <w:rsid w:val="00F31C4D"/>
    <w:rsid w:val="00F31D15"/>
    <w:rsid w:val="00F3242C"/>
    <w:rsid w:val="00F32F90"/>
    <w:rsid w:val="00F334F9"/>
    <w:rsid w:val="00F33820"/>
    <w:rsid w:val="00F34044"/>
    <w:rsid w:val="00F34572"/>
    <w:rsid w:val="00F3490D"/>
    <w:rsid w:val="00F349DA"/>
    <w:rsid w:val="00F34DA0"/>
    <w:rsid w:val="00F353A8"/>
    <w:rsid w:val="00F35F63"/>
    <w:rsid w:val="00F35F96"/>
    <w:rsid w:val="00F365C8"/>
    <w:rsid w:val="00F36DA3"/>
    <w:rsid w:val="00F37056"/>
    <w:rsid w:val="00F3721B"/>
    <w:rsid w:val="00F373EC"/>
    <w:rsid w:val="00F37643"/>
    <w:rsid w:val="00F37A52"/>
    <w:rsid w:val="00F37FED"/>
    <w:rsid w:val="00F404C9"/>
    <w:rsid w:val="00F4055A"/>
    <w:rsid w:val="00F40BF5"/>
    <w:rsid w:val="00F41262"/>
    <w:rsid w:val="00F412C9"/>
    <w:rsid w:val="00F412EB"/>
    <w:rsid w:val="00F4232E"/>
    <w:rsid w:val="00F42495"/>
    <w:rsid w:val="00F42FA9"/>
    <w:rsid w:val="00F43493"/>
    <w:rsid w:val="00F434D7"/>
    <w:rsid w:val="00F43510"/>
    <w:rsid w:val="00F439B1"/>
    <w:rsid w:val="00F439FB"/>
    <w:rsid w:val="00F43BB4"/>
    <w:rsid w:val="00F43E3E"/>
    <w:rsid w:val="00F44166"/>
    <w:rsid w:val="00F44371"/>
    <w:rsid w:val="00F44563"/>
    <w:rsid w:val="00F447A2"/>
    <w:rsid w:val="00F44A24"/>
    <w:rsid w:val="00F45925"/>
    <w:rsid w:val="00F464D9"/>
    <w:rsid w:val="00F4650D"/>
    <w:rsid w:val="00F4668A"/>
    <w:rsid w:val="00F467A6"/>
    <w:rsid w:val="00F46935"/>
    <w:rsid w:val="00F47996"/>
    <w:rsid w:val="00F47E96"/>
    <w:rsid w:val="00F500B2"/>
    <w:rsid w:val="00F504B5"/>
    <w:rsid w:val="00F504BA"/>
    <w:rsid w:val="00F505FA"/>
    <w:rsid w:val="00F5072B"/>
    <w:rsid w:val="00F5082F"/>
    <w:rsid w:val="00F50980"/>
    <w:rsid w:val="00F50E68"/>
    <w:rsid w:val="00F51031"/>
    <w:rsid w:val="00F5103A"/>
    <w:rsid w:val="00F51349"/>
    <w:rsid w:val="00F519EB"/>
    <w:rsid w:val="00F51A5C"/>
    <w:rsid w:val="00F51AC4"/>
    <w:rsid w:val="00F51B5E"/>
    <w:rsid w:val="00F51CFF"/>
    <w:rsid w:val="00F51E8C"/>
    <w:rsid w:val="00F521D1"/>
    <w:rsid w:val="00F5275C"/>
    <w:rsid w:val="00F52784"/>
    <w:rsid w:val="00F527DA"/>
    <w:rsid w:val="00F52A5C"/>
    <w:rsid w:val="00F52F75"/>
    <w:rsid w:val="00F53319"/>
    <w:rsid w:val="00F5348D"/>
    <w:rsid w:val="00F5396A"/>
    <w:rsid w:val="00F53CB1"/>
    <w:rsid w:val="00F53D81"/>
    <w:rsid w:val="00F5485A"/>
    <w:rsid w:val="00F5490B"/>
    <w:rsid w:val="00F54960"/>
    <w:rsid w:val="00F54CC6"/>
    <w:rsid w:val="00F5541E"/>
    <w:rsid w:val="00F5543E"/>
    <w:rsid w:val="00F55564"/>
    <w:rsid w:val="00F55674"/>
    <w:rsid w:val="00F556A5"/>
    <w:rsid w:val="00F557C3"/>
    <w:rsid w:val="00F5581D"/>
    <w:rsid w:val="00F5619D"/>
    <w:rsid w:val="00F56586"/>
    <w:rsid w:val="00F568C6"/>
    <w:rsid w:val="00F568EB"/>
    <w:rsid w:val="00F569B9"/>
    <w:rsid w:val="00F56F9F"/>
    <w:rsid w:val="00F57222"/>
    <w:rsid w:val="00F57615"/>
    <w:rsid w:val="00F576B5"/>
    <w:rsid w:val="00F57C74"/>
    <w:rsid w:val="00F57F83"/>
    <w:rsid w:val="00F57FCF"/>
    <w:rsid w:val="00F60270"/>
    <w:rsid w:val="00F609FE"/>
    <w:rsid w:val="00F60AA6"/>
    <w:rsid w:val="00F60B01"/>
    <w:rsid w:val="00F61022"/>
    <w:rsid w:val="00F61583"/>
    <w:rsid w:val="00F615EB"/>
    <w:rsid w:val="00F618CE"/>
    <w:rsid w:val="00F624F4"/>
    <w:rsid w:val="00F6297F"/>
    <w:rsid w:val="00F62AC7"/>
    <w:rsid w:val="00F62F24"/>
    <w:rsid w:val="00F6322B"/>
    <w:rsid w:val="00F6351F"/>
    <w:rsid w:val="00F6365A"/>
    <w:rsid w:val="00F63854"/>
    <w:rsid w:val="00F63B4B"/>
    <w:rsid w:val="00F63B58"/>
    <w:rsid w:val="00F63C38"/>
    <w:rsid w:val="00F64230"/>
    <w:rsid w:val="00F648A3"/>
    <w:rsid w:val="00F65914"/>
    <w:rsid w:val="00F6677A"/>
    <w:rsid w:val="00F668EF"/>
    <w:rsid w:val="00F66D60"/>
    <w:rsid w:val="00F67200"/>
    <w:rsid w:val="00F67396"/>
    <w:rsid w:val="00F67399"/>
    <w:rsid w:val="00F674EF"/>
    <w:rsid w:val="00F6780F"/>
    <w:rsid w:val="00F67AE0"/>
    <w:rsid w:val="00F67B70"/>
    <w:rsid w:val="00F67EDA"/>
    <w:rsid w:val="00F70254"/>
    <w:rsid w:val="00F70D77"/>
    <w:rsid w:val="00F71531"/>
    <w:rsid w:val="00F71B8A"/>
    <w:rsid w:val="00F725C8"/>
    <w:rsid w:val="00F728BD"/>
    <w:rsid w:val="00F72A0D"/>
    <w:rsid w:val="00F733F9"/>
    <w:rsid w:val="00F73AA8"/>
    <w:rsid w:val="00F742A2"/>
    <w:rsid w:val="00F74690"/>
    <w:rsid w:val="00F74A27"/>
    <w:rsid w:val="00F74B5F"/>
    <w:rsid w:val="00F74C35"/>
    <w:rsid w:val="00F74E42"/>
    <w:rsid w:val="00F74EEB"/>
    <w:rsid w:val="00F74F3E"/>
    <w:rsid w:val="00F74F75"/>
    <w:rsid w:val="00F75449"/>
    <w:rsid w:val="00F759C9"/>
    <w:rsid w:val="00F76FD7"/>
    <w:rsid w:val="00F76FFA"/>
    <w:rsid w:val="00F77023"/>
    <w:rsid w:val="00F77126"/>
    <w:rsid w:val="00F774E7"/>
    <w:rsid w:val="00F77555"/>
    <w:rsid w:val="00F77A47"/>
    <w:rsid w:val="00F8039C"/>
    <w:rsid w:val="00F803E2"/>
    <w:rsid w:val="00F80705"/>
    <w:rsid w:val="00F80A9F"/>
    <w:rsid w:val="00F80B23"/>
    <w:rsid w:val="00F80C28"/>
    <w:rsid w:val="00F80E11"/>
    <w:rsid w:val="00F811CF"/>
    <w:rsid w:val="00F8155F"/>
    <w:rsid w:val="00F81A85"/>
    <w:rsid w:val="00F81CBA"/>
    <w:rsid w:val="00F81DDD"/>
    <w:rsid w:val="00F82168"/>
    <w:rsid w:val="00F822F3"/>
    <w:rsid w:val="00F8298D"/>
    <w:rsid w:val="00F82A6F"/>
    <w:rsid w:val="00F82FC0"/>
    <w:rsid w:val="00F830FB"/>
    <w:rsid w:val="00F83559"/>
    <w:rsid w:val="00F839E2"/>
    <w:rsid w:val="00F83B25"/>
    <w:rsid w:val="00F83E00"/>
    <w:rsid w:val="00F84284"/>
    <w:rsid w:val="00F8454E"/>
    <w:rsid w:val="00F8462C"/>
    <w:rsid w:val="00F84679"/>
    <w:rsid w:val="00F84753"/>
    <w:rsid w:val="00F84982"/>
    <w:rsid w:val="00F849AF"/>
    <w:rsid w:val="00F84BFB"/>
    <w:rsid w:val="00F84C71"/>
    <w:rsid w:val="00F84E30"/>
    <w:rsid w:val="00F854B6"/>
    <w:rsid w:val="00F85547"/>
    <w:rsid w:val="00F85C2D"/>
    <w:rsid w:val="00F863EF"/>
    <w:rsid w:val="00F86463"/>
    <w:rsid w:val="00F86574"/>
    <w:rsid w:val="00F86DA3"/>
    <w:rsid w:val="00F86E37"/>
    <w:rsid w:val="00F86EBB"/>
    <w:rsid w:val="00F87095"/>
    <w:rsid w:val="00F872A0"/>
    <w:rsid w:val="00F87823"/>
    <w:rsid w:val="00F90680"/>
    <w:rsid w:val="00F9086B"/>
    <w:rsid w:val="00F914DF"/>
    <w:rsid w:val="00F917AC"/>
    <w:rsid w:val="00F9188C"/>
    <w:rsid w:val="00F9233B"/>
    <w:rsid w:val="00F92E5B"/>
    <w:rsid w:val="00F92EB6"/>
    <w:rsid w:val="00F92F3F"/>
    <w:rsid w:val="00F93031"/>
    <w:rsid w:val="00F930D1"/>
    <w:rsid w:val="00F9341D"/>
    <w:rsid w:val="00F934F3"/>
    <w:rsid w:val="00F9355C"/>
    <w:rsid w:val="00F93A52"/>
    <w:rsid w:val="00F93C83"/>
    <w:rsid w:val="00F94378"/>
    <w:rsid w:val="00F944FA"/>
    <w:rsid w:val="00F946C1"/>
    <w:rsid w:val="00F94DCE"/>
    <w:rsid w:val="00F950FA"/>
    <w:rsid w:val="00F95F5C"/>
    <w:rsid w:val="00F960EE"/>
    <w:rsid w:val="00F96574"/>
    <w:rsid w:val="00F965DF"/>
    <w:rsid w:val="00F96B1E"/>
    <w:rsid w:val="00F96B4D"/>
    <w:rsid w:val="00F96D03"/>
    <w:rsid w:val="00F96E7F"/>
    <w:rsid w:val="00F97263"/>
    <w:rsid w:val="00F9756E"/>
    <w:rsid w:val="00F97EFD"/>
    <w:rsid w:val="00FA0920"/>
    <w:rsid w:val="00FA0E85"/>
    <w:rsid w:val="00FA0F90"/>
    <w:rsid w:val="00FA12D1"/>
    <w:rsid w:val="00FA16D0"/>
    <w:rsid w:val="00FA264F"/>
    <w:rsid w:val="00FA2677"/>
    <w:rsid w:val="00FA308C"/>
    <w:rsid w:val="00FA34DB"/>
    <w:rsid w:val="00FA35E7"/>
    <w:rsid w:val="00FA3F2E"/>
    <w:rsid w:val="00FA419E"/>
    <w:rsid w:val="00FA43C7"/>
    <w:rsid w:val="00FA4448"/>
    <w:rsid w:val="00FA4454"/>
    <w:rsid w:val="00FA454C"/>
    <w:rsid w:val="00FA4AD1"/>
    <w:rsid w:val="00FA4F48"/>
    <w:rsid w:val="00FA5654"/>
    <w:rsid w:val="00FA5BBB"/>
    <w:rsid w:val="00FA6717"/>
    <w:rsid w:val="00FA6721"/>
    <w:rsid w:val="00FA68D3"/>
    <w:rsid w:val="00FA6949"/>
    <w:rsid w:val="00FA6F7B"/>
    <w:rsid w:val="00FA70A6"/>
    <w:rsid w:val="00FA710E"/>
    <w:rsid w:val="00FA7A7B"/>
    <w:rsid w:val="00FA7E63"/>
    <w:rsid w:val="00FB09EC"/>
    <w:rsid w:val="00FB124E"/>
    <w:rsid w:val="00FB12C9"/>
    <w:rsid w:val="00FB18F9"/>
    <w:rsid w:val="00FB1A55"/>
    <w:rsid w:val="00FB1B8B"/>
    <w:rsid w:val="00FB1D12"/>
    <w:rsid w:val="00FB245E"/>
    <w:rsid w:val="00FB304E"/>
    <w:rsid w:val="00FB31B2"/>
    <w:rsid w:val="00FB327A"/>
    <w:rsid w:val="00FB38E9"/>
    <w:rsid w:val="00FB4178"/>
    <w:rsid w:val="00FB4387"/>
    <w:rsid w:val="00FB45D7"/>
    <w:rsid w:val="00FB4961"/>
    <w:rsid w:val="00FB4A78"/>
    <w:rsid w:val="00FB4CC1"/>
    <w:rsid w:val="00FB4D8F"/>
    <w:rsid w:val="00FB4EBC"/>
    <w:rsid w:val="00FB4F0E"/>
    <w:rsid w:val="00FB52F0"/>
    <w:rsid w:val="00FB5644"/>
    <w:rsid w:val="00FB5907"/>
    <w:rsid w:val="00FB5FA9"/>
    <w:rsid w:val="00FB5FF5"/>
    <w:rsid w:val="00FB638B"/>
    <w:rsid w:val="00FB6513"/>
    <w:rsid w:val="00FB6653"/>
    <w:rsid w:val="00FB6867"/>
    <w:rsid w:val="00FB6D4F"/>
    <w:rsid w:val="00FB7206"/>
    <w:rsid w:val="00FB7801"/>
    <w:rsid w:val="00FB7873"/>
    <w:rsid w:val="00FB79CA"/>
    <w:rsid w:val="00FB7B38"/>
    <w:rsid w:val="00FB7C57"/>
    <w:rsid w:val="00FB7E59"/>
    <w:rsid w:val="00FC010F"/>
    <w:rsid w:val="00FC10E4"/>
    <w:rsid w:val="00FC1233"/>
    <w:rsid w:val="00FC1F61"/>
    <w:rsid w:val="00FC221D"/>
    <w:rsid w:val="00FC2937"/>
    <w:rsid w:val="00FC2DBA"/>
    <w:rsid w:val="00FC31F5"/>
    <w:rsid w:val="00FC3753"/>
    <w:rsid w:val="00FC49EE"/>
    <w:rsid w:val="00FC4B88"/>
    <w:rsid w:val="00FC4C3B"/>
    <w:rsid w:val="00FC4F53"/>
    <w:rsid w:val="00FC51D4"/>
    <w:rsid w:val="00FC5566"/>
    <w:rsid w:val="00FC55BF"/>
    <w:rsid w:val="00FC5A64"/>
    <w:rsid w:val="00FC6052"/>
    <w:rsid w:val="00FC6857"/>
    <w:rsid w:val="00FC6A04"/>
    <w:rsid w:val="00FC6DC0"/>
    <w:rsid w:val="00FC7201"/>
    <w:rsid w:val="00FC72CA"/>
    <w:rsid w:val="00FC72F8"/>
    <w:rsid w:val="00FD0049"/>
    <w:rsid w:val="00FD00D3"/>
    <w:rsid w:val="00FD0668"/>
    <w:rsid w:val="00FD08A1"/>
    <w:rsid w:val="00FD08A3"/>
    <w:rsid w:val="00FD094B"/>
    <w:rsid w:val="00FD0AC3"/>
    <w:rsid w:val="00FD18D6"/>
    <w:rsid w:val="00FD26ED"/>
    <w:rsid w:val="00FD2759"/>
    <w:rsid w:val="00FD2F46"/>
    <w:rsid w:val="00FD2FA2"/>
    <w:rsid w:val="00FD347B"/>
    <w:rsid w:val="00FD4712"/>
    <w:rsid w:val="00FD4824"/>
    <w:rsid w:val="00FD4894"/>
    <w:rsid w:val="00FD49C6"/>
    <w:rsid w:val="00FD4A7E"/>
    <w:rsid w:val="00FD4FF1"/>
    <w:rsid w:val="00FD5037"/>
    <w:rsid w:val="00FD50CC"/>
    <w:rsid w:val="00FD564D"/>
    <w:rsid w:val="00FD5DD8"/>
    <w:rsid w:val="00FD5E47"/>
    <w:rsid w:val="00FD6652"/>
    <w:rsid w:val="00FD6AC0"/>
    <w:rsid w:val="00FD7235"/>
    <w:rsid w:val="00FD7394"/>
    <w:rsid w:val="00FD73C5"/>
    <w:rsid w:val="00FD7C03"/>
    <w:rsid w:val="00FD7C12"/>
    <w:rsid w:val="00FD7FFB"/>
    <w:rsid w:val="00FE0743"/>
    <w:rsid w:val="00FE0B4E"/>
    <w:rsid w:val="00FE0C9F"/>
    <w:rsid w:val="00FE1222"/>
    <w:rsid w:val="00FE1292"/>
    <w:rsid w:val="00FE1303"/>
    <w:rsid w:val="00FE14CE"/>
    <w:rsid w:val="00FE1837"/>
    <w:rsid w:val="00FE19A8"/>
    <w:rsid w:val="00FE1A86"/>
    <w:rsid w:val="00FE2221"/>
    <w:rsid w:val="00FE25E0"/>
    <w:rsid w:val="00FE28D3"/>
    <w:rsid w:val="00FE29CB"/>
    <w:rsid w:val="00FE2AA7"/>
    <w:rsid w:val="00FE2B1F"/>
    <w:rsid w:val="00FE2E3F"/>
    <w:rsid w:val="00FE2F14"/>
    <w:rsid w:val="00FE3605"/>
    <w:rsid w:val="00FE3E71"/>
    <w:rsid w:val="00FE402F"/>
    <w:rsid w:val="00FE41FA"/>
    <w:rsid w:val="00FE428E"/>
    <w:rsid w:val="00FE4739"/>
    <w:rsid w:val="00FE4983"/>
    <w:rsid w:val="00FE4C84"/>
    <w:rsid w:val="00FE4D6D"/>
    <w:rsid w:val="00FE501A"/>
    <w:rsid w:val="00FE59FD"/>
    <w:rsid w:val="00FE5AF9"/>
    <w:rsid w:val="00FE5BB4"/>
    <w:rsid w:val="00FE5C77"/>
    <w:rsid w:val="00FE60D8"/>
    <w:rsid w:val="00FE65E1"/>
    <w:rsid w:val="00FE694D"/>
    <w:rsid w:val="00FE69B4"/>
    <w:rsid w:val="00FE6B0A"/>
    <w:rsid w:val="00FE728F"/>
    <w:rsid w:val="00FE73FE"/>
    <w:rsid w:val="00FE775C"/>
    <w:rsid w:val="00FF0CDD"/>
    <w:rsid w:val="00FF0E56"/>
    <w:rsid w:val="00FF1446"/>
    <w:rsid w:val="00FF168D"/>
    <w:rsid w:val="00FF1B94"/>
    <w:rsid w:val="00FF1BDD"/>
    <w:rsid w:val="00FF1EC0"/>
    <w:rsid w:val="00FF2463"/>
    <w:rsid w:val="00FF277B"/>
    <w:rsid w:val="00FF27AA"/>
    <w:rsid w:val="00FF28F6"/>
    <w:rsid w:val="00FF2AB5"/>
    <w:rsid w:val="00FF2AE4"/>
    <w:rsid w:val="00FF359D"/>
    <w:rsid w:val="00FF3A80"/>
    <w:rsid w:val="00FF3B31"/>
    <w:rsid w:val="00FF3F0E"/>
    <w:rsid w:val="00FF3FAB"/>
    <w:rsid w:val="00FF4C64"/>
    <w:rsid w:val="00FF5C96"/>
    <w:rsid w:val="00FF5F9F"/>
    <w:rsid w:val="00FF65C3"/>
    <w:rsid w:val="00FF6B49"/>
    <w:rsid w:val="00FF6CC4"/>
    <w:rsid w:val="00FF6E67"/>
    <w:rsid w:val="00FF703C"/>
    <w:rsid w:val="00FF758E"/>
    <w:rsid w:val="00FF7E48"/>
    <w:rsid w:val="014355E5"/>
    <w:rsid w:val="015FD97E"/>
    <w:rsid w:val="019B72CF"/>
    <w:rsid w:val="01EA59C2"/>
    <w:rsid w:val="02060289"/>
    <w:rsid w:val="02A94A8C"/>
    <w:rsid w:val="02C6A709"/>
    <w:rsid w:val="02FF301A"/>
    <w:rsid w:val="0393394F"/>
    <w:rsid w:val="03D0FBCB"/>
    <w:rsid w:val="03D39A21"/>
    <w:rsid w:val="04138C96"/>
    <w:rsid w:val="043014D0"/>
    <w:rsid w:val="0439031E"/>
    <w:rsid w:val="04BBCA0F"/>
    <w:rsid w:val="04FD252C"/>
    <w:rsid w:val="0516B80E"/>
    <w:rsid w:val="05642FF4"/>
    <w:rsid w:val="064C03A4"/>
    <w:rsid w:val="06C9FEFA"/>
    <w:rsid w:val="06F3C61A"/>
    <w:rsid w:val="07010C5D"/>
    <w:rsid w:val="08244F7A"/>
    <w:rsid w:val="089C7197"/>
    <w:rsid w:val="08E63EAD"/>
    <w:rsid w:val="09120CA1"/>
    <w:rsid w:val="09880684"/>
    <w:rsid w:val="09988B92"/>
    <w:rsid w:val="09A2491A"/>
    <w:rsid w:val="09BCCF35"/>
    <w:rsid w:val="09F494E6"/>
    <w:rsid w:val="09FE1EAD"/>
    <w:rsid w:val="0A23CCDE"/>
    <w:rsid w:val="0A603B74"/>
    <w:rsid w:val="0A721407"/>
    <w:rsid w:val="0A76D328"/>
    <w:rsid w:val="0B8A3A35"/>
    <w:rsid w:val="0BE7D855"/>
    <w:rsid w:val="0C3072D9"/>
    <w:rsid w:val="0C516C63"/>
    <w:rsid w:val="0CAD2181"/>
    <w:rsid w:val="0CD4EFA1"/>
    <w:rsid w:val="0CE7B3DA"/>
    <w:rsid w:val="0CF4D3C0"/>
    <w:rsid w:val="0DB43DA8"/>
    <w:rsid w:val="0DC25601"/>
    <w:rsid w:val="0E03F26D"/>
    <w:rsid w:val="0E75C51A"/>
    <w:rsid w:val="0ECA0771"/>
    <w:rsid w:val="0F2154BB"/>
    <w:rsid w:val="0F3D24D1"/>
    <w:rsid w:val="0F61FC21"/>
    <w:rsid w:val="0FA73962"/>
    <w:rsid w:val="0FA7D95B"/>
    <w:rsid w:val="10252AC6"/>
    <w:rsid w:val="1073891D"/>
    <w:rsid w:val="10D4EA06"/>
    <w:rsid w:val="10F3DF78"/>
    <w:rsid w:val="10FAD5BD"/>
    <w:rsid w:val="112E1A98"/>
    <w:rsid w:val="1165843B"/>
    <w:rsid w:val="119F014D"/>
    <w:rsid w:val="11EE92DB"/>
    <w:rsid w:val="120A9D6A"/>
    <w:rsid w:val="126356FF"/>
    <w:rsid w:val="12EF5952"/>
    <w:rsid w:val="13895155"/>
    <w:rsid w:val="139150F8"/>
    <w:rsid w:val="13C8C445"/>
    <w:rsid w:val="13C968AD"/>
    <w:rsid w:val="13E4EECC"/>
    <w:rsid w:val="142368E4"/>
    <w:rsid w:val="145EFE53"/>
    <w:rsid w:val="14CE90DC"/>
    <w:rsid w:val="154D96CB"/>
    <w:rsid w:val="15E22DB4"/>
    <w:rsid w:val="161FE4AF"/>
    <w:rsid w:val="163ABB6F"/>
    <w:rsid w:val="163B3349"/>
    <w:rsid w:val="168DE859"/>
    <w:rsid w:val="16BB01BE"/>
    <w:rsid w:val="16C34449"/>
    <w:rsid w:val="173BBCD0"/>
    <w:rsid w:val="174235F7"/>
    <w:rsid w:val="17836DE0"/>
    <w:rsid w:val="17B354AC"/>
    <w:rsid w:val="18795112"/>
    <w:rsid w:val="19678458"/>
    <w:rsid w:val="19E79285"/>
    <w:rsid w:val="19F65072"/>
    <w:rsid w:val="1A65188F"/>
    <w:rsid w:val="1A973149"/>
    <w:rsid w:val="1AC125F4"/>
    <w:rsid w:val="1B0581B5"/>
    <w:rsid w:val="1B5B678A"/>
    <w:rsid w:val="1C98A6DA"/>
    <w:rsid w:val="1D382A98"/>
    <w:rsid w:val="1D5304FF"/>
    <w:rsid w:val="1D68C44B"/>
    <w:rsid w:val="1E26616F"/>
    <w:rsid w:val="1E2F872D"/>
    <w:rsid w:val="1F2DFD39"/>
    <w:rsid w:val="204D6269"/>
    <w:rsid w:val="20929481"/>
    <w:rsid w:val="213C802A"/>
    <w:rsid w:val="213D20A3"/>
    <w:rsid w:val="217E0F4A"/>
    <w:rsid w:val="223602A6"/>
    <w:rsid w:val="224BE77E"/>
    <w:rsid w:val="22B0355C"/>
    <w:rsid w:val="233338EE"/>
    <w:rsid w:val="2344FCB5"/>
    <w:rsid w:val="23825BEE"/>
    <w:rsid w:val="23B6E9B6"/>
    <w:rsid w:val="23F4E449"/>
    <w:rsid w:val="24236BDB"/>
    <w:rsid w:val="247D0A35"/>
    <w:rsid w:val="24CB0509"/>
    <w:rsid w:val="24DE3B8D"/>
    <w:rsid w:val="2599A676"/>
    <w:rsid w:val="2623A65D"/>
    <w:rsid w:val="2663CD85"/>
    <w:rsid w:val="266A3D66"/>
    <w:rsid w:val="267083F7"/>
    <w:rsid w:val="26816107"/>
    <w:rsid w:val="269119D5"/>
    <w:rsid w:val="279F9757"/>
    <w:rsid w:val="28193C0C"/>
    <w:rsid w:val="2839CB1E"/>
    <w:rsid w:val="283DD863"/>
    <w:rsid w:val="287D5999"/>
    <w:rsid w:val="2893B96D"/>
    <w:rsid w:val="28BA7B8B"/>
    <w:rsid w:val="28E5BF29"/>
    <w:rsid w:val="293BCC6C"/>
    <w:rsid w:val="29456324"/>
    <w:rsid w:val="296EDC93"/>
    <w:rsid w:val="297AF341"/>
    <w:rsid w:val="29BB7567"/>
    <w:rsid w:val="2A27E7C1"/>
    <w:rsid w:val="2A93C548"/>
    <w:rsid w:val="2AE487E6"/>
    <w:rsid w:val="2B34440B"/>
    <w:rsid w:val="2B5FBBCB"/>
    <w:rsid w:val="2BB0D981"/>
    <w:rsid w:val="2BF8A3F5"/>
    <w:rsid w:val="2D4BA4B7"/>
    <w:rsid w:val="2D57E40F"/>
    <w:rsid w:val="2D9D2579"/>
    <w:rsid w:val="2E3EAECB"/>
    <w:rsid w:val="2EAF3532"/>
    <w:rsid w:val="2F05415E"/>
    <w:rsid w:val="2F7109EF"/>
    <w:rsid w:val="2F7A45E3"/>
    <w:rsid w:val="2FAED9AF"/>
    <w:rsid w:val="2FC6D785"/>
    <w:rsid w:val="300D711F"/>
    <w:rsid w:val="30772499"/>
    <w:rsid w:val="31938158"/>
    <w:rsid w:val="31C8B345"/>
    <w:rsid w:val="322C5BB8"/>
    <w:rsid w:val="3232EEC1"/>
    <w:rsid w:val="3259B23A"/>
    <w:rsid w:val="333D7AE5"/>
    <w:rsid w:val="3367A3CB"/>
    <w:rsid w:val="33DE9AC5"/>
    <w:rsid w:val="3404DF26"/>
    <w:rsid w:val="34246748"/>
    <w:rsid w:val="34837CEF"/>
    <w:rsid w:val="352835B9"/>
    <w:rsid w:val="354BD5E7"/>
    <w:rsid w:val="354DF93A"/>
    <w:rsid w:val="356B985D"/>
    <w:rsid w:val="35DA7209"/>
    <w:rsid w:val="361CEF6B"/>
    <w:rsid w:val="368E0898"/>
    <w:rsid w:val="36AADECE"/>
    <w:rsid w:val="36CA052C"/>
    <w:rsid w:val="36DA5D58"/>
    <w:rsid w:val="374F016B"/>
    <w:rsid w:val="377703F0"/>
    <w:rsid w:val="379ED54C"/>
    <w:rsid w:val="38052C1A"/>
    <w:rsid w:val="382B242C"/>
    <w:rsid w:val="385C192D"/>
    <w:rsid w:val="38B5D2BB"/>
    <w:rsid w:val="38D3AF65"/>
    <w:rsid w:val="391D3EA9"/>
    <w:rsid w:val="39246ED9"/>
    <w:rsid w:val="39473436"/>
    <w:rsid w:val="3950D494"/>
    <w:rsid w:val="39CEE48B"/>
    <w:rsid w:val="39DB6832"/>
    <w:rsid w:val="39DFF01E"/>
    <w:rsid w:val="3A0580E3"/>
    <w:rsid w:val="3AC03249"/>
    <w:rsid w:val="3B391AF5"/>
    <w:rsid w:val="3B8FDAC9"/>
    <w:rsid w:val="3BD1ABF0"/>
    <w:rsid w:val="3BD9FF58"/>
    <w:rsid w:val="3BEFCABB"/>
    <w:rsid w:val="3C083D9B"/>
    <w:rsid w:val="3C7E524A"/>
    <w:rsid w:val="3D1EFC02"/>
    <w:rsid w:val="3D21A87F"/>
    <w:rsid w:val="3D6FB388"/>
    <w:rsid w:val="3D79229D"/>
    <w:rsid w:val="3E88B177"/>
    <w:rsid w:val="3F95263C"/>
    <w:rsid w:val="3F9564FE"/>
    <w:rsid w:val="3FA6D125"/>
    <w:rsid w:val="3FFD887F"/>
    <w:rsid w:val="4026A875"/>
    <w:rsid w:val="4037CFCB"/>
    <w:rsid w:val="4054A430"/>
    <w:rsid w:val="406D25B8"/>
    <w:rsid w:val="40AD40F2"/>
    <w:rsid w:val="40E5BD7E"/>
    <w:rsid w:val="423B981C"/>
    <w:rsid w:val="433A3947"/>
    <w:rsid w:val="433E6E01"/>
    <w:rsid w:val="436FE7DC"/>
    <w:rsid w:val="43907E92"/>
    <w:rsid w:val="447BB952"/>
    <w:rsid w:val="44E069FD"/>
    <w:rsid w:val="452F8F47"/>
    <w:rsid w:val="45559A34"/>
    <w:rsid w:val="4580FFDF"/>
    <w:rsid w:val="458EF4CA"/>
    <w:rsid w:val="45D6A174"/>
    <w:rsid w:val="45EA0C69"/>
    <w:rsid w:val="4616272E"/>
    <w:rsid w:val="46C836DC"/>
    <w:rsid w:val="4785E260"/>
    <w:rsid w:val="481A80D0"/>
    <w:rsid w:val="489BF1D2"/>
    <w:rsid w:val="48E96E32"/>
    <w:rsid w:val="49ACB627"/>
    <w:rsid w:val="49C462BA"/>
    <w:rsid w:val="4A25E138"/>
    <w:rsid w:val="4A72653B"/>
    <w:rsid w:val="4A980BA0"/>
    <w:rsid w:val="4A9CBEDD"/>
    <w:rsid w:val="4B347757"/>
    <w:rsid w:val="4B375C7A"/>
    <w:rsid w:val="4BC86ADC"/>
    <w:rsid w:val="4C4F2072"/>
    <w:rsid w:val="4C949CDB"/>
    <w:rsid w:val="4CE5B9F1"/>
    <w:rsid w:val="4D33827A"/>
    <w:rsid w:val="4D4122A5"/>
    <w:rsid w:val="4D886197"/>
    <w:rsid w:val="4D9167DB"/>
    <w:rsid w:val="4DA5FCE4"/>
    <w:rsid w:val="4DB79E99"/>
    <w:rsid w:val="4DFEFFFE"/>
    <w:rsid w:val="4DFF7B2A"/>
    <w:rsid w:val="4E3775EF"/>
    <w:rsid w:val="4E759D27"/>
    <w:rsid w:val="4F5DBDF7"/>
    <w:rsid w:val="4F76A194"/>
    <w:rsid w:val="5022A7E0"/>
    <w:rsid w:val="512573C0"/>
    <w:rsid w:val="516BD569"/>
    <w:rsid w:val="51DB119A"/>
    <w:rsid w:val="520E9005"/>
    <w:rsid w:val="52234F8C"/>
    <w:rsid w:val="52AE08A7"/>
    <w:rsid w:val="52C42D3D"/>
    <w:rsid w:val="52CF66AB"/>
    <w:rsid w:val="52F055B5"/>
    <w:rsid w:val="52FBBD3F"/>
    <w:rsid w:val="53B89BD8"/>
    <w:rsid w:val="53DAD14A"/>
    <w:rsid w:val="5465AB43"/>
    <w:rsid w:val="548DD431"/>
    <w:rsid w:val="54C7699C"/>
    <w:rsid w:val="558AC0F2"/>
    <w:rsid w:val="559F58B6"/>
    <w:rsid w:val="560F3D40"/>
    <w:rsid w:val="56740B85"/>
    <w:rsid w:val="567F02C5"/>
    <w:rsid w:val="56893F90"/>
    <w:rsid w:val="56C91A91"/>
    <w:rsid w:val="56F4ABB3"/>
    <w:rsid w:val="570085E2"/>
    <w:rsid w:val="57227D78"/>
    <w:rsid w:val="5739655A"/>
    <w:rsid w:val="57532FD8"/>
    <w:rsid w:val="575C3689"/>
    <w:rsid w:val="576F9446"/>
    <w:rsid w:val="57775699"/>
    <w:rsid w:val="58308A39"/>
    <w:rsid w:val="583C8B3B"/>
    <w:rsid w:val="58DDADD2"/>
    <w:rsid w:val="58F217A2"/>
    <w:rsid w:val="594246D8"/>
    <w:rsid w:val="5A4E2DC6"/>
    <w:rsid w:val="5A6A7D96"/>
    <w:rsid w:val="5AB07338"/>
    <w:rsid w:val="5AE4A9F0"/>
    <w:rsid w:val="5AF46B8C"/>
    <w:rsid w:val="5B8090AE"/>
    <w:rsid w:val="5BC2D12C"/>
    <w:rsid w:val="5C32EC47"/>
    <w:rsid w:val="5CDB0E51"/>
    <w:rsid w:val="5D00D519"/>
    <w:rsid w:val="5D1AA0A3"/>
    <w:rsid w:val="5D1BA159"/>
    <w:rsid w:val="5D39C5C9"/>
    <w:rsid w:val="5D858956"/>
    <w:rsid w:val="5D8F91AD"/>
    <w:rsid w:val="5DCD874B"/>
    <w:rsid w:val="5E28A827"/>
    <w:rsid w:val="5E2D1B98"/>
    <w:rsid w:val="5E80AD2C"/>
    <w:rsid w:val="5E835CD1"/>
    <w:rsid w:val="5ED7AD07"/>
    <w:rsid w:val="60104CDB"/>
    <w:rsid w:val="61D8E6E9"/>
    <w:rsid w:val="62156387"/>
    <w:rsid w:val="6276A025"/>
    <w:rsid w:val="62DEBFD7"/>
    <w:rsid w:val="643955D4"/>
    <w:rsid w:val="645A5385"/>
    <w:rsid w:val="64EB9A8F"/>
    <w:rsid w:val="6526724D"/>
    <w:rsid w:val="656DAB29"/>
    <w:rsid w:val="65D5D100"/>
    <w:rsid w:val="65ED3ABC"/>
    <w:rsid w:val="66886514"/>
    <w:rsid w:val="66B50148"/>
    <w:rsid w:val="66C3C4B7"/>
    <w:rsid w:val="671B0F0D"/>
    <w:rsid w:val="676086D8"/>
    <w:rsid w:val="6778E307"/>
    <w:rsid w:val="67858C1A"/>
    <w:rsid w:val="67B67291"/>
    <w:rsid w:val="67D063DB"/>
    <w:rsid w:val="680E2A0B"/>
    <w:rsid w:val="681B457F"/>
    <w:rsid w:val="685E2825"/>
    <w:rsid w:val="68DE896F"/>
    <w:rsid w:val="69A13449"/>
    <w:rsid w:val="6A52C957"/>
    <w:rsid w:val="6A6E2E4E"/>
    <w:rsid w:val="6ACA0D5F"/>
    <w:rsid w:val="6AF0EABF"/>
    <w:rsid w:val="6B17F8C6"/>
    <w:rsid w:val="6B70F69F"/>
    <w:rsid w:val="6BA9C3E4"/>
    <w:rsid w:val="6BF0A00E"/>
    <w:rsid w:val="6C09B93F"/>
    <w:rsid w:val="6C347488"/>
    <w:rsid w:val="6C54D146"/>
    <w:rsid w:val="6CA2295A"/>
    <w:rsid w:val="6CA5051E"/>
    <w:rsid w:val="6CB5887D"/>
    <w:rsid w:val="6CD9DFB9"/>
    <w:rsid w:val="6D638E5D"/>
    <w:rsid w:val="6DD5B5A0"/>
    <w:rsid w:val="6DE98F47"/>
    <w:rsid w:val="6E15C637"/>
    <w:rsid w:val="6E4529CE"/>
    <w:rsid w:val="6E614113"/>
    <w:rsid w:val="6EB925E3"/>
    <w:rsid w:val="6EEAF49E"/>
    <w:rsid w:val="6EFC4000"/>
    <w:rsid w:val="6FCEFD6D"/>
    <w:rsid w:val="70A1BBBB"/>
    <w:rsid w:val="70C6EE52"/>
    <w:rsid w:val="710C20E2"/>
    <w:rsid w:val="71215AA8"/>
    <w:rsid w:val="7137D781"/>
    <w:rsid w:val="7188C74E"/>
    <w:rsid w:val="71FE68F0"/>
    <w:rsid w:val="724EA195"/>
    <w:rsid w:val="724EC11E"/>
    <w:rsid w:val="7272FA05"/>
    <w:rsid w:val="72ACA81F"/>
    <w:rsid w:val="7326547B"/>
    <w:rsid w:val="73354134"/>
    <w:rsid w:val="735EFBD4"/>
    <w:rsid w:val="735F5967"/>
    <w:rsid w:val="73690341"/>
    <w:rsid w:val="7388CB6D"/>
    <w:rsid w:val="73D8CF42"/>
    <w:rsid w:val="754608BB"/>
    <w:rsid w:val="75E89F4E"/>
    <w:rsid w:val="7648CABA"/>
    <w:rsid w:val="76752158"/>
    <w:rsid w:val="76844ED4"/>
    <w:rsid w:val="76F53258"/>
    <w:rsid w:val="7705CBEC"/>
    <w:rsid w:val="770FA5DF"/>
    <w:rsid w:val="773887BA"/>
    <w:rsid w:val="777B258E"/>
    <w:rsid w:val="77FC5240"/>
    <w:rsid w:val="7846D23A"/>
    <w:rsid w:val="7851FB72"/>
    <w:rsid w:val="78987548"/>
    <w:rsid w:val="798C8B17"/>
    <w:rsid w:val="79C36EAD"/>
    <w:rsid w:val="7A019139"/>
    <w:rsid w:val="7A1AA993"/>
    <w:rsid w:val="7A8A90FA"/>
    <w:rsid w:val="7B9F8AD1"/>
    <w:rsid w:val="7BCE7F21"/>
    <w:rsid w:val="7C33B9D0"/>
    <w:rsid w:val="7D210C2D"/>
    <w:rsid w:val="7D4B9995"/>
    <w:rsid w:val="7D6E6F1C"/>
    <w:rsid w:val="7DF92163"/>
    <w:rsid w:val="7E367394"/>
    <w:rsid w:val="7EC2ED53"/>
    <w:rsid w:val="7F595381"/>
    <w:rsid w:val="7F7A4F70"/>
    <w:rsid w:val="7FA430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0C5716"/>
  <w15:chartTrackingRefBased/>
  <w15:docId w15:val="{A6FD366E-B5E2-4DA7-BEFC-2D24606F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iPriority="0"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iPriority="0"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5"/>
    <w:qFormat/>
    <w:rsid w:val="00A01084"/>
    <w:pPr>
      <w:spacing w:after="0" w:line="240" w:lineRule="auto"/>
    </w:pPr>
    <w:rPr>
      <w:sz w:val="18"/>
      <w:lang w:val="en-GB"/>
    </w:rPr>
  </w:style>
  <w:style w:type="paragraph" w:styleId="Heading1">
    <w:name w:val="heading 1"/>
    <w:basedOn w:val="Normal"/>
    <w:next w:val="Normal"/>
    <w:link w:val="Heading1Char"/>
    <w:uiPriority w:val="9"/>
    <w:semiHidden/>
    <w:qFormat/>
    <w:rsid w:val="00617433"/>
    <w:pPr>
      <w:keepNext/>
      <w:keepLines/>
      <w:spacing w:before="240"/>
      <w:outlineLvl w:val="0"/>
    </w:pPr>
    <w:rPr>
      <w:rFonts w:asciiTheme="majorHAnsi" w:eastAsiaTheme="majorEastAsia" w:hAnsiTheme="majorHAnsi" w:cstheme="majorBidi"/>
      <w:color w:val="9A0120" w:themeColor="accent1" w:themeShade="BF"/>
      <w:sz w:val="32"/>
      <w:szCs w:val="32"/>
    </w:rPr>
  </w:style>
  <w:style w:type="paragraph" w:styleId="Heading2">
    <w:name w:val="heading 2"/>
    <w:basedOn w:val="Normal"/>
    <w:next w:val="Normal"/>
    <w:link w:val="Heading2Char"/>
    <w:uiPriority w:val="9"/>
    <w:semiHidden/>
    <w:qFormat/>
    <w:rsid w:val="00617433"/>
    <w:pPr>
      <w:keepNext/>
      <w:keepLines/>
      <w:spacing w:before="40"/>
      <w:outlineLvl w:val="1"/>
    </w:pPr>
    <w:rPr>
      <w:rFonts w:asciiTheme="majorHAnsi" w:eastAsiaTheme="majorEastAsia" w:hAnsiTheme="majorHAnsi" w:cstheme="majorBidi"/>
      <w:color w:val="9A0120" w:themeColor="accent1" w:themeShade="BF"/>
      <w:sz w:val="26"/>
      <w:szCs w:val="26"/>
    </w:rPr>
  </w:style>
  <w:style w:type="paragraph" w:styleId="Heading3">
    <w:name w:val="heading 3"/>
    <w:basedOn w:val="Normal"/>
    <w:next w:val="Normal"/>
    <w:link w:val="Heading3Char"/>
    <w:uiPriority w:val="9"/>
    <w:semiHidden/>
    <w:qFormat/>
    <w:rsid w:val="00617433"/>
    <w:pPr>
      <w:keepNext/>
      <w:keepLines/>
      <w:spacing w:before="40"/>
      <w:outlineLvl w:val="2"/>
    </w:pPr>
    <w:rPr>
      <w:rFonts w:asciiTheme="majorHAnsi" w:eastAsiaTheme="majorEastAsia" w:hAnsiTheme="majorHAnsi" w:cstheme="majorBidi"/>
      <w:color w:val="660115" w:themeColor="accent1" w:themeShade="7F"/>
      <w:sz w:val="24"/>
      <w:szCs w:val="24"/>
    </w:rPr>
  </w:style>
  <w:style w:type="paragraph" w:styleId="Heading4">
    <w:name w:val="heading 4"/>
    <w:basedOn w:val="Normal"/>
    <w:next w:val="Normal"/>
    <w:link w:val="Heading4Char"/>
    <w:uiPriority w:val="9"/>
    <w:semiHidden/>
    <w:qFormat/>
    <w:rsid w:val="00617433"/>
    <w:pPr>
      <w:keepNext/>
      <w:keepLines/>
      <w:spacing w:before="40"/>
      <w:outlineLvl w:val="3"/>
    </w:pPr>
    <w:rPr>
      <w:rFonts w:asciiTheme="majorHAnsi" w:eastAsiaTheme="majorEastAsia" w:hAnsiTheme="majorHAnsi" w:cstheme="majorBidi"/>
      <w:i/>
      <w:iCs/>
      <w:color w:val="9A012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D866D1"/>
    <w:pPr>
      <w:tabs>
        <w:tab w:val="center" w:pos="4536"/>
        <w:tab w:val="right" w:pos="9072"/>
      </w:tabs>
      <w:suppressAutoHyphens/>
    </w:pPr>
    <w:rPr>
      <w:sz w:val="16"/>
    </w:rPr>
  </w:style>
  <w:style w:type="character" w:customStyle="1" w:styleId="HeaderChar">
    <w:name w:val="Header Char"/>
    <w:basedOn w:val="DefaultParagraphFont"/>
    <w:link w:val="Header"/>
    <w:uiPriority w:val="99"/>
    <w:semiHidden/>
    <w:rsid w:val="00CE7361"/>
    <w:rPr>
      <w:sz w:val="16"/>
    </w:rPr>
  </w:style>
  <w:style w:type="paragraph" w:styleId="Footer">
    <w:name w:val="footer"/>
    <w:basedOn w:val="Normal"/>
    <w:link w:val="FooterChar"/>
    <w:uiPriority w:val="5"/>
    <w:rsid w:val="007C284B"/>
    <w:pPr>
      <w:tabs>
        <w:tab w:val="center" w:pos="4536"/>
        <w:tab w:val="right" w:pos="9072"/>
      </w:tabs>
      <w:suppressAutoHyphens/>
    </w:pPr>
    <w:rPr>
      <w:color w:val="494949" w:themeColor="accent4"/>
      <w:sz w:val="12"/>
    </w:rPr>
  </w:style>
  <w:style w:type="character" w:customStyle="1" w:styleId="FooterChar">
    <w:name w:val="Footer Char"/>
    <w:basedOn w:val="DefaultParagraphFont"/>
    <w:link w:val="Footer"/>
    <w:uiPriority w:val="5"/>
    <w:rsid w:val="007C284B"/>
    <w:rPr>
      <w:color w:val="494949" w:themeColor="accent4"/>
      <w:sz w:val="12"/>
    </w:rPr>
  </w:style>
  <w:style w:type="table" w:styleId="TableGrid">
    <w:name w:val="Table Grid"/>
    <w:basedOn w:val="TableNormal"/>
    <w:uiPriority w:val="39"/>
    <w:rsid w:val="00B42198"/>
    <w:pPr>
      <w:spacing w:after="0" w:line="240" w:lineRule="auto"/>
    </w:pPr>
    <w:tblPr/>
  </w:style>
  <w:style w:type="paragraph" w:styleId="Title">
    <w:name w:val="Title"/>
    <w:basedOn w:val="Normal"/>
    <w:next w:val="Normal"/>
    <w:link w:val="TitleChar"/>
    <w:uiPriority w:val="99"/>
    <w:semiHidden/>
    <w:qFormat/>
    <w:rsid w:val="000023BD"/>
    <w:pPr>
      <w:spacing w:before="2040" w:after="240" w:line="216" w:lineRule="auto"/>
      <w:ind w:right="56"/>
    </w:pPr>
    <w:rPr>
      <w:rFonts w:eastAsia="Times New Roman" w:cstheme="minorHAnsi"/>
      <w:b/>
      <w:bCs/>
      <w:noProof/>
      <w:color w:val="000000" w:themeColor="text1"/>
      <w:sz w:val="64"/>
      <w:szCs w:val="64"/>
      <w:lang w:eastAsia="fr-FR"/>
    </w:rPr>
  </w:style>
  <w:style w:type="character" w:customStyle="1" w:styleId="TitleChar">
    <w:name w:val="Title Char"/>
    <w:basedOn w:val="DefaultParagraphFont"/>
    <w:link w:val="Title"/>
    <w:uiPriority w:val="99"/>
    <w:semiHidden/>
    <w:rsid w:val="00CE7361"/>
    <w:rPr>
      <w:rFonts w:eastAsia="Times New Roman" w:cstheme="minorHAnsi"/>
      <w:b/>
      <w:bCs/>
      <w:noProof/>
      <w:color w:val="000000" w:themeColor="text1"/>
      <w:sz w:val="64"/>
      <w:szCs w:val="64"/>
      <w:lang w:eastAsia="fr-FR"/>
    </w:rPr>
  </w:style>
  <w:style w:type="paragraph" w:customStyle="1" w:styleId="Documenttitle">
    <w:name w:val="_Document title"/>
    <w:basedOn w:val="Normal"/>
    <w:qFormat/>
    <w:rsid w:val="00901418"/>
    <w:pPr>
      <w:suppressAutoHyphens/>
      <w:spacing w:after="180" w:line="216" w:lineRule="auto"/>
    </w:pPr>
    <w:rPr>
      <w:b/>
      <w:bCs/>
      <w:sz w:val="64"/>
      <w:szCs w:val="64"/>
    </w:rPr>
  </w:style>
  <w:style w:type="paragraph" w:customStyle="1" w:styleId="Subtitle1">
    <w:name w:val="Subtitle1"/>
    <w:basedOn w:val="Normal"/>
    <w:uiPriority w:val="1"/>
    <w:qFormat/>
    <w:rsid w:val="00901418"/>
    <w:pPr>
      <w:suppressAutoHyphens/>
      <w:spacing w:before="240" w:after="360"/>
    </w:pPr>
    <w:rPr>
      <w:sz w:val="48"/>
      <w:szCs w:val="48"/>
    </w:rPr>
  </w:style>
  <w:style w:type="paragraph" w:customStyle="1" w:styleId="TitleIntro">
    <w:name w:val="_Title Intro"/>
    <w:basedOn w:val="Normal"/>
    <w:uiPriority w:val="2"/>
    <w:qFormat/>
    <w:rsid w:val="00A91F1A"/>
    <w:pPr>
      <w:keepNext/>
      <w:suppressAutoHyphens/>
      <w:spacing w:before="600" w:after="600"/>
    </w:pPr>
    <w:rPr>
      <w:b/>
      <w:bCs/>
      <w:sz w:val="40"/>
      <w:szCs w:val="40"/>
    </w:rPr>
  </w:style>
  <w:style w:type="paragraph" w:customStyle="1" w:styleId="FolderName">
    <w:name w:val="_Folder Name"/>
    <w:basedOn w:val="Normal"/>
    <w:qFormat/>
    <w:rsid w:val="003623ED"/>
    <w:pPr>
      <w:framePr w:hSpace="142" w:wrap="around" w:vAnchor="page" w:hAnchor="text" w:y="965"/>
      <w:suppressOverlap/>
    </w:pPr>
    <w:rPr>
      <w:b/>
      <w:bCs/>
      <w:sz w:val="24"/>
      <w:szCs w:val="24"/>
    </w:rPr>
  </w:style>
  <w:style w:type="paragraph" w:customStyle="1" w:styleId="Reference">
    <w:name w:val="Reference"/>
    <w:basedOn w:val="DocumentStatus"/>
    <w:uiPriority w:val="1"/>
    <w:qFormat/>
    <w:rsid w:val="00B37C84"/>
    <w:pPr>
      <w:keepNext/>
    </w:pPr>
  </w:style>
  <w:style w:type="paragraph" w:customStyle="1" w:styleId="DocumentStatus">
    <w:name w:val="Document Status"/>
    <w:uiPriority w:val="1"/>
    <w:qFormat/>
    <w:rsid w:val="007C284B"/>
    <w:pPr>
      <w:suppressAutoHyphens/>
      <w:spacing w:before="120" w:after="0" w:line="240" w:lineRule="auto"/>
    </w:pPr>
    <w:rPr>
      <w:rFonts w:eastAsia="Times New Roman" w:cstheme="minorHAnsi"/>
      <w:color w:val="494949" w:themeColor="accent4"/>
      <w:sz w:val="18"/>
      <w:szCs w:val="18"/>
      <w:lang w:eastAsia="fr-FR"/>
    </w:rPr>
  </w:style>
  <w:style w:type="paragraph" w:customStyle="1" w:styleId="Version">
    <w:name w:val="Version"/>
    <w:basedOn w:val="Normal"/>
    <w:uiPriority w:val="1"/>
    <w:qFormat/>
    <w:rsid w:val="007C284B"/>
    <w:pPr>
      <w:keepNext/>
      <w:keepLines/>
      <w:suppressAutoHyphens/>
      <w:spacing w:before="120"/>
      <w:ind w:right="-102"/>
    </w:pPr>
    <w:rPr>
      <w:rFonts w:eastAsia="Times New Roman" w:cstheme="minorHAnsi"/>
      <w:color w:val="494949" w:themeColor="accent4"/>
      <w:szCs w:val="18"/>
      <w:lang w:eastAsia="fr-FR"/>
    </w:rPr>
  </w:style>
  <w:style w:type="paragraph" w:styleId="Date">
    <w:name w:val="Date"/>
    <w:basedOn w:val="Normal"/>
    <w:next w:val="Normal"/>
    <w:link w:val="DateChar"/>
    <w:uiPriority w:val="1"/>
    <w:rsid w:val="007C284B"/>
    <w:pPr>
      <w:keepNext/>
      <w:keepLines/>
      <w:suppressAutoHyphens/>
      <w:spacing w:before="120"/>
      <w:ind w:right="-102"/>
    </w:pPr>
    <w:rPr>
      <w:rFonts w:eastAsia="Times New Roman" w:cstheme="minorHAnsi"/>
      <w:color w:val="494949" w:themeColor="accent4"/>
      <w:szCs w:val="18"/>
      <w:lang w:eastAsia="fr-FR"/>
    </w:rPr>
  </w:style>
  <w:style w:type="character" w:customStyle="1" w:styleId="DateChar">
    <w:name w:val="Date Char"/>
    <w:basedOn w:val="DefaultParagraphFont"/>
    <w:link w:val="Date"/>
    <w:uiPriority w:val="1"/>
    <w:rsid w:val="007C284B"/>
    <w:rPr>
      <w:rFonts w:eastAsia="Times New Roman" w:cstheme="minorHAnsi"/>
      <w:color w:val="494949" w:themeColor="accent4"/>
      <w:sz w:val="18"/>
      <w:szCs w:val="18"/>
      <w:lang w:eastAsia="fr-FR"/>
    </w:rPr>
  </w:style>
  <w:style w:type="table" w:customStyle="1" w:styleId="Tableau">
    <w:name w:val="_Tableau"/>
    <w:basedOn w:val="TableNormal"/>
    <w:uiPriority w:val="99"/>
    <w:rsid w:val="00520E68"/>
    <w:pPr>
      <w:spacing w:after="0" w:line="240" w:lineRule="auto"/>
    </w:pPr>
    <w:tblPr>
      <w:tblCellMar>
        <w:top w:w="57" w:type="dxa"/>
        <w:bottom w:w="57" w:type="dxa"/>
      </w:tblCellMar>
    </w:tblPr>
    <w:tcPr>
      <w:shd w:val="clear" w:color="auto" w:fill="F2F2F2" w:themeFill="background1" w:themeFillShade="F2"/>
    </w:tcPr>
    <w:tblStylePr w:type="firstRow">
      <w:tblPr/>
      <w:tcPr>
        <w:shd w:val="clear" w:color="auto" w:fill="4D1B82" w:themeFill="text2"/>
      </w:tcPr>
    </w:tblStylePr>
  </w:style>
  <w:style w:type="paragraph" w:customStyle="1" w:styleId="Currenttext">
    <w:name w:val="_Current text"/>
    <w:basedOn w:val="Normal"/>
    <w:link w:val="CurrenttextCar"/>
    <w:uiPriority w:val="4"/>
    <w:qFormat/>
    <w:rsid w:val="00A7604C"/>
    <w:pPr>
      <w:spacing w:before="60"/>
      <w:ind w:left="567"/>
      <w:jc w:val="both"/>
    </w:pPr>
  </w:style>
  <w:style w:type="paragraph" w:customStyle="1" w:styleId="Title1">
    <w:name w:val="_Title 1"/>
    <w:basedOn w:val="Normal"/>
    <w:next w:val="Currenttext"/>
    <w:uiPriority w:val="3"/>
    <w:qFormat/>
    <w:rsid w:val="00BE2B62"/>
    <w:pPr>
      <w:keepNext/>
      <w:keepLines/>
      <w:numPr>
        <w:numId w:val="2"/>
      </w:numPr>
      <w:suppressAutoHyphens/>
      <w:outlineLvl w:val="0"/>
    </w:pPr>
    <w:rPr>
      <w:sz w:val="32"/>
      <w:szCs w:val="32"/>
    </w:rPr>
  </w:style>
  <w:style w:type="paragraph" w:customStyle="1" w:styleId="Title2">
    <w:name w:val="_Title 2"/>
    <w:basedOn w:val="Normal"/>
    <w:next w:val="Currenttext"/>
    <w:uiPriority w:val="3"/>
    <w:qFormat/>
    <w:rsid w:val="00A7604C"/>
    <w:pPr>
      <w:keepNext/>
      <w:keepLines/>
      <w:numPr>
        <w:ilvl w:val="1"/>
        <w:numId w:val="2"/>
      </w:numPr>
      <w:suppressAutoHyphens/>
      <w:spacing w:before="480" w:after="120"/>
      <w:outlineLvl w:val="1"/>
    </w:pPr>
    <w:rPr>
      <w:b/>
      <w:bCs/>
      <w:sz w:val="24"/>
      <w:szCs w:val="24"/>
    </w:rPr>
  </w:style>
  <w:style w:type="paragraph" w:customStyle="1" w:styleId="Title3">
    <w:name w:val="_Title 3"/>
    <w:basedOn w:val="Normal"/>
    <w:uiPriority w:val="3"/>
    <w:qFormat/>
    <w:rsid w:val="00BE2B62"/>
    <w:pPr>
      <w:keepNext/>
      <w:keepLines/>
      <w:numPr>
        <w:ilvl w:val="2"/>
        <w:numId w:val="2"/>
      </w:numPr>
      <w:suppressAutoHyphens/>
      <w:spacing w:before="360" w:after="120"/>
      <w:outlineLvl w:val="2"/>
    </w:pPr>
    <w:rPr>
      <w:sz w:val="24"/>
      <w:szCs w:val="24"/>
    </w:rPr>
  </w:style>
  <w:style w:type="paragraph" w:customStyle="1" w:styleId="Title4">
    <w:name w:val="_Title 4"/>
    <w:basedOn w:val="Normal"/>
    <w:next w:val="Currenttext"/>
    <w:uiPriority w:val="3"/>
    <w:qFormat/>
    <w:rsid w:val="00E12840"/>
    <w:pPr>
      <w:keepNext/>
      <w:keepLines/>
      <w:numPr>
        <w:ilvl w:val="3"/>
        <w:numId w:val="2"/>
      </w:numPr>
      <w:suppressAutoHyphens/>
      <w:spacing w:before="240" w:after="120"/>
      <w:ind w:left="1248" w:hanging="57"/>
      <w:outlineLvl w:val="3"/>
    </w:pPr>
    <w:rPr>
      <w:sz w:val="24"/>
      <w:szCs w:val="24"/>
    </w:rPr>
  </w:style>
  <w:style w:type="paragraph" w:styleId="IntenseQuote">
    <w:name w:val="Intense Quote"/>
    <w:basedOn w:val="Normal"/>
    <w:next w:val="Normal"/>
    <w:link w:val="IntenseQuoteChar"/>
    <w:uiPriority w:val="5"/>
    <w:qFormat/>
    <w:rsid w:val="00917A61"/>
    <w:pPr>
      <w:pBdr>
        <w:top w:val="single" w:sz="4" w:space="10" w:color="CF022B" w:themeColor="accent1"/>
        <w:bottom w:val="single" w:sz="4" w:space="10" w:color="CF022B" w:themeColor="accent1"/>
      </w:pBdr>
      <w:suppressAutoHyphens/>
      <w:spacing w:before="360" w:after="360"/>
      <w:ind w:left="862" w:right="862"/>
      <w:jc w:val="center"/>
    </w:pPr>
    <w:rPr>
      <w:i/>
      <w:iCs/>
      <w:color w:val="000000" w:themeColor="text1"/>
    </w:rPr>
  </w:style>
  <w:style w:type="character" w:customStyle="1" w:styleId="IntenseQuoteChar">
    <w:name w:val="Intense Quote Char"/>
    <w:basedOn w:val="DefaultParagraphFont"/>
    <w:link w:val="IntenseQuote"/>
    <w:uiPriority w:val="5"/>
    <w:rsid w:val="0064348A"/>
    <w:rPr>
      <w:i/>
      <w:iCs/>
      <w:color w:val="000000" w:themeColor="text1"/>
      <w:sz w:val="18"/>
    </w:rPr>
  </w:style>
  <w:style w:type="paragraph" w:styleId="Quote">
    <w:name w:val="Quote"/>
    <w:basedOn w:val="Normal"/>
    <w:next w:val="Normal"/>
    <w:link w:val="QuoteChar"/>
    <w:uiPriority w:val="29"/>
    <w:semiHidden/>
    <w:qFormat/>
    <w:rsid w:val="00917A61"/>
    <w:pPr>
      <w:keepNext/>
      <w:spacing w:before="200" w:after="160"/>
      <w:ind w:left="862" w:right="862"/>
      <w:jc w:val="center"/>
    </w:pPr>
    <w:rPr>
      <w:i/>
      <w:iCs/>
      <w:color w:val="404040" w:themeColor="text1" w:themeTint="BF"/>
    </w:rPr>
  </w:style>
  <w:style w:type="character" w:customStyle="1" w:styleId="QuoteChar">
    <w:name w:val="Quote Char"/>
    <w:basedOn w:val="DefaultParagraphFont"/>
    <w:link w:val="Quote"/>
    <w:uiPriority w:val="29"/>
    <w:semiHidden/>
    <w:rsid w:val="00CE7361"/>
    <w:rPr>
      <w:i/>
      <w:iCs/>
      <w:color w:val="404040" w:themeColor="text1" w:themeTint="BF"/>
      <w:sz w:val="18"/>
    </w:rPr>
  </w:style>
  <w:style w:type="paragraph" w:customStyle="1" w:styleId="Caption">
    <w:name w:val="_Caption"/>
    <w:basedOn w:val="Currenttext"/>
    <w:uiPriority w:val="5"/>
    <w:qFormat/>
    <w:rsid w:val="00917A61"/>
    <w:pPr>
      <w:suppressAutoHyphens/>
      <w:jc w:val="left"/>
    </w:pPr>
    <w:rPr>
      <w:i/>
      <w:iCs/>
      <w:sz w:val="14"/>
      <w:szCs w:val="14"/>
    </w:rPr>
  </w:style>
  <w:style w:type="paragraph" w:styleId="ListParagraph">
    <w:name w:val="List Paragraph"/>
    <w:basedOn w:val="Normal"/>
    <w:uiPriority w:val="34"/>
    <w:qFormat/>
    <w:rsid w:val="002935F6"/>
    <w:pPr>
      <w:ind w:left="720"/>
      <w:contextualSpacing/>
    </w:pPr>
  </w:style>
  <w:style w:type="paragraph" w:customStyle="1" w:styleId="BulletpointsLevel1">
    <w:name w:val="_Bullet points Level 1"/>
    <w:basedOn w:val="ListParagraph"/>
    <w:uiPriority w:val="5"/>
    <w:qFormat/>
    <w:rsid w:val="008A53B2"/>
    <w:pPr>
      <w:numPr>
        <w:numId w:val="1"/>
      </w:numPr>
      <w:spacing w:before="60"/>
    </w:pPr>
  </w:style>
  <w:style w:type="paragraph" w:customStyle="1" w:styleId="BulletpointsLevel2">
    <w:name w:val="_Bullet points Level 2"/>
    <w:basedOn w:val="BulletpointsLevel1"/>
    <w:uiPriority w:val="5"/>
    <w:qFormat/>
    <w:rsid w:val="008A53B2"/>
    <w:pPr>
      <w:numPr>
        <w:ilvl w:val="1"/>
      </w:numPr>
    </w:pPr>
  </w:style>
  <w:style w:type="paragraph" w:customStyle="1" w:styleId="BulletpointsLevel3">
    <w:name w:val="_Bullet points Level 3"/>
    <w:basedOn w:val="BulletpointsLevel1"/>
    <w:uiPriority w:val="5"/>
    <w:qFormat/>
    <w:rsid w:val="008A53B2"/>
    <w:pPr>
      <w:numPr>
        <w:ilvl w:val="2"/>
      </w:numPr>
    </w:pPr>
  </w:style>
  <w:style w:type="paragraph" w:customStyle="1" w:styleId="BulletpointsLevel4">
    <w:name w:val="_Bullet points Level 4"/>
    <w:basedOn w:val="BulletpointsLevel1"/>
    <w:uiPriority w:val="5"/>
    <w:qFormat/>
    <w:rsid w:val="008A53B2"/>
    <w:pPr>
      <w:numPr>
        <w:ilvl w:val="3"/>
      </w:numPr>
    </w:pPr>
  </w:style>
  <w:style w:type="paragraph" w:customStyle="1" w:styleId="BulletpointsNiveau5">
    <w:name w:val="_Bullet points Niveau 5"/>
    <w:basedOn w:val="BulletpointsLevel1"/>
    <w:uiPriority w:val="5"/>
    <w:semiHidden/>
    <w:qFormat/>
    <w:rsid w:val="001D1E44"/>
    <w:pPr>
      <w:numPr>
        <w:ilvl w:val="4"/>
      </w:numPr>
      <w:ind w:left="1474" w:hanging="227"/>
    </w:pPr>
  </w:style>
  <w:style w:type="paragraph" w:customStyle="1" w:styleId="BulletpointsNiveau6">
    <w:name w:val="_Bullet points Niveau 6"/>
    <w:basedOn w:val="BulletpointsLevel1"/>
    <w:uiPriority w:val="5"/>
    <w:semiHidden/>
    <w:qFormat/>
    <w:rsid w:val="001D1E44"/>
    <w:pPr>
      <w:numPr>
        <w:ilvl w:val="5"/>
      </w:numPr>
      <w:ind w:left="1474" w:hanging="227"/>
    </w:pPr>
  </w:style>
  <w:style w:type="paragraph" w:customStyle="1" w:styleId="BulletpointsNiveau7">
    <w:name w:val="_Bullet points Niveau 7"/>
    <w:basedOn w:val="BulletpointsLevel1"/>
    <w:uiPriority w:val="5"/>
    <w:semiHidden/>
    <w:qFormat/>
    <w:rsid w:val="001D1E44"/>
    <w:pPr>
      <w:numPr>
        <w:ilvl w:val="6"/>
      </w:numPr>
      <w:ind w:left="1474" w:hanging="227"/>
    </w:pPr>
  </w:style>
  <w:style w:type="paragraph" w:customStyle="1" w:styleId="BulletpointsNiveau8">
    <w:name w:val="_Bullet points Niveau 8"/>
    <w:basedOn w:val="BulletpointsLevel1"/>
    <w:uiPriority w:val="5"/>
    <w:semiHidden/>
    <w:qFormat/>
    <w:rsid w:val="001D1E44"/>
    <w:pPr>
      <w:numPr>
        <w:ilvl w:val="7"/>
      </w:numPr>
      <w:ind w:left="1474" w:hanging="227"/>
    </w:pPr>
  </w:style>
  <w:style w:type="paragraph" w:customStyle="1" w:styleId="BulletpointsNiveau9">
    <w:name w:val="_Bullet points Niveau 9"/>
    <w:basedOn w:val="BulletpointsLevel1"/>
    <w:uiPriority w:val="5"/>
    <w:semiHidden/>
    <w:qFormat/>
    <w:rsid w:val="001D1E44"/>
    <w:pPr>
      <w:numPr>
        <w:ilvl w:val="8"/>
      </w:numPr>
      <w:ind w:left="1474" w:hanging="227"/>
    </w:pPr>
  </w:style>
  <w:style w:type="paragraph" w:styleId="FootnoteText">
    <w:name w:val="footnote text"/>
    <w:basedOn w:val="Normal"/>
    <w:link w:val="FootnoteTextChar"/>
    <w:uiPriority w:val="99"/>
    <w:semiHidden/>
    <w:rsid w:val="00617433"/>
    <w:pPr>
      <w:suppressAutoHyphens/>
    </w:pPr>
    <w:rPr>
      <w:sz w:val="14"/>
      <w:szCs w:val="20"/>
    </w:rPr>
  </w:style>
  <w:style w:type="character" w:customStyle="1" w:styleId="FootnoteTextChar">
    <w:name w:val="Footnote Text Char"/>
    <w:basedOn w:val="DefaultParagraphFont"/>
    <w:link w:val="FootnoteText"/>
    <w:uiPriority w:val="99"/>
    <w:semiHidden/>
    <w:rsid w:val="00CE7361"/>
    <w:rPr>
      <w:sz w:val="14"/>
      <w:szCs w:val="20"/>
    </w:rPr>
  </w:style>
  <w:style w:type="character" w:styleId="FootnoteReference">
    <w:name w:val="footnote reference"/>
    <w:basedOn w:val="DefaultParagraphFont"/>
    <w:uiPriority w:val="99"/>
    <w:semiHidden/>
    <w:rsid w:val="00617433"/>
    <w:rPr>
      <w:vertAlign w:val="superscript"/>
    </w:rPr>
  </w:style>
  <w:style w:type="character" w:customStyle="1" w:styleId="Heading1Char">
    <w:name w:val="Heading 1 Char"/>
    <w:basedOn w:val="DefaultParagraphFont"/>
    <w:link w:val="Heading1"/>
    <w:uiPriority w:val="9"/>
    <w:semiHidden/>
    <w:rsid w:val="00CE7361"/>
    <w:rPr>
      <w:rFonts w:asciiTheme="majorHAnsi" w:eastAsiaTheme="majorEastAsia" w:hAnsiTheme="majorHAnsi" w:cstheme="majorBidi"/>
      <w:color w:val="9A0120" w:themeColor="accent1" w:themeShade="BF"/>
      <w:sz w:val="32"/>
      <w:szCs w:val="32"/>
    </w:rPr>
  </w:style>
  <w:style w:type="character" w:customStyle="1" w:styleId="Heading2Char">
    <w:name w:val="Heading 2 Char"/>
    <w:basedOn w:val="DefaultParagraphFont"/>
    <w:link w:val="Heading2"/>
    <w:uiPriority w:val="9"/>
    <w:semiHidden/>
    <w:rsid w:val="00CE7361"/>
    <w:rPr>
      <w:rFonts w:asciiTheme="majorHAnsi" w:eastAsiaTheme="majorEastAsia" w:hAnsiTheme="majorHAnsi" w:cstheme="majorBidi"/>
      <w:color w:val="9A0120" w:themeColor="accent1" w:themeShade="BF"/>
      <w:sz w:val="26"/>
      <w:szCs w:val="26"/>
    </w:rPr>
  </w:style>
  <w:style w:type="character" w:customStyle="1" w:styleId="Heading3Char">
    <w:name w:val="Heading 3 Char"/>
    <w:basedOn w:val="DefaultParagraphFont"/>
    <w:link w:val="Heading3"/>
    <w:uiPriority w:val="9"/>
    <w:semiHidden/>
    <w:rsid w:val="00CE7361"/>
    <w:rPr>
      <w:rFonts w:asciiTheme="majorHAnsi" w:eastAsiaTheme="majorEastAsia" w:hAnsiTheme="majorHAnsi" w:cstheme="majorBidi"/>
      <w:color w:val="660115" w:themeColor="accent1" w:themeShade="7F"/>
      <w:sz w:val="24"/>
      <w:szCs w:val="24"/>
    </w:rPr>
  </w:style>
  <w:style w:type="character" w:customStyle="1" w:styleId="Heading4Char">
    <w:name w:val="Heading 4 Char"/>
    <w:basedOn w:val="DefaultParagraphFont"/>
    <w:link w:val="Heading4"/>
    <w:uiPriority w:val="9"/>
    <w:semiHidden/>
    <w:rsid w:val="00CE7361"/>
    <w:rPr>
      <w:rFonts w:asciiTheme="majorHAnsi" w:eastAsiaTheme="majorEastAsia" w:hAnsiTheme="majorHAnsi" w:cstheme="majorBidi"/>
      <w:i/>
      <w:iCs/>
      <w:color w:val="9A0120" w:themeColor="accent1" w:themeShade="BF"/>
      <w:sz w:val="18"/>
    </w:rPr>
  </w:style>
  <w:style w:type="paragraph" w:styleId="TOC1">
    <w:name w:val="toc 1"/>
    <w:basedOn w:val="Normal"/>
    <w:next w:val="Normal"/>
    <w:uiPriority w:val="39"/>
    <w:rsid w:val="00617433"/>
    <w:pPr>
      <w:suppressAutoHyphens/>
      <w:spacing w:before="200"/>
      <w:ind w:left="425" w:hanging="425"/>
    </w:pPr>
    <w:rPr>
      <w:sz w:val="28"/>
    </w:rPr>
  </w:style>
  <w:style w:type="paragraph" w:styleId="TOC2">
    <w:name w:val="toc 2"/>
    <w:basedOn w:val="Normal"/>
    <w:next w:val="Normal"/>
    <w:uiPriority w:val="39"/>
    <w:rsid w:val="00617433"/>
    <w:pPr>
      <w:tabs>
        <w:tab w:val="left" w:pos="960"/>
        <w:tab w:val="right" w:pos="9628"/>
      </w:tabs>
      <w:suppressAutoHyphens/>
      <w:spacing w:before="60" w:after="60"/>
      <w:ind w:left="601" w:hanging="601"/>
    </w:pPr>
    <w:rPr>
      <w:b/>
      <w:bCs/>
      <w:noProof/>
      <w:sz w:val="20"/>
    </w:rPr>
  </w:style>
  <w:style w:type="paragraph" w:styleId="TOC3">
    <w:name w:val="toc 3"/>
    <w:basedOn w:val="Normal"/>
    <w:next w:val="Normal"/>
    <w:uiPriority w:val="39"/>
    <w:rsid w:val="00617433"/>
    <w:pPr>
      <w:suppressAutoHyphens/>
      <w:spacing w:before="60"/>
      <w:ind w:left="1276" w:hanging="675"/>
    </w:pPr>
    <w:rPr>
      <w:sz w:val="20"/>
    </w:rPr>
  </w:style>
  <w:style w:type="character" w:styleId="Hyperlink">
    <w:name w:val="Hyperlink"/>
    <w:basedOn w:val="DefaultParagraphFont"/>
    <w:uiPriority w:val="99"/>
    <w:rsid w:val="00617433"/>
    <w:rPr>
      <w:color w:val="0563C1" w:themeColor="hyperlink"/>
      <w:u w:val="single"/>
    </w:rPr>
  </w:style>
  <w:style w:type="character" w:styleId="UnresolvedMention">
    <w:name w:val="Unresolved Mention"/>
    <w:basedOn w:val="DefaultParagraphFont"/>
    <w:uiPriority w:val="99"/>
    <w:semiHidden/>
    <w:rsid w:val="00371E3E"/>
    <w:rPr>
      <w:color w:val="605E5C"/>
      <w:shd w:val="clear" w:color="auto" w:fill="E1DFDD"/>
    </w:rPr>
  </w:style>
  <w:style w:type="paragraph" w:styleId="Caption0">
    <w:name w:val="caption"/>
    <w:basedOn w:val="Normal"/>
    <w:next w:val="Normal"/>
    <w:uiPriority w:val="35"/>
    <w:semiHidden/>
    <w:qFormat/>
    <w:rsid w:val="007B7E7D"/>
    <w:pPr>
      <w:spacing w:after="200"/>
    </w:pPr>
    <w:rPr>
      <w:i/>
      <w:iCs/>
      <w:color w:val="4D1B82" w:themeColor="text2"/>
      <w:szCs w:val="18"/>
    </w:rPr>
  </w:style>
  <w:style w:type="character" w:styleId="PlaceholderText">
    <w:name w:val="Placeholder Text"/>
    <w:basedOn w:val="DefaultParagraphFont"/>
    <w:uiPriority w:val="99"/>
    <w:semiHidden/>
    <w:rsid w:val="00877731"/>
    <w:rPr>
      <w:color w:val="666666"/>
    </w:rPr>
  </w:style>
  <w:style w:type="paragraph" w:styleId="NormalWeb">
    <w:name w:val="Normal (Web)"/>
    <w:basedOn w:val="Normal"/>
    <w:uiPriority w:val="99"/>
    <w:semiHidden/>
    <w:unhideWhenUsed/>
    <w:rsid w:val="00C62C1E"/>
    <w:pPr>
      <w:spacing w:before="100" w:beforeAutospacing="1" w:after="100" w:afterAutospacing="1"/>
    </w:pPr>
    <w:rPr>
      <w:rFonts w:ascii="Times New Roman" w:eastAsia="Times New Roman" w:hAnsi="Times New Roman" w:cs="Times New Roman"/>
      <w:sz w:val="24"/>
      <w:szCs w:val="24"/>
      <w:lang w:eastAsia="en-GB"/>
    </w:rPr>
  </w:style>
  <w:style w:type="table" w:styleId="GridTable4-Accent2">
    <w:name w:val="Grid Table 4 Accent 2"/>
    <w:basedOn w:val="TableNormal"/>
    <w:uiPriority w:val="49"/>
    <w:rsid w:val="00865763"/>
    <w:pPr>
      <w:spacing w:after="0" w:line="240" w:lineRule="auto"/>
    </w:pPr>
    <w:tblPr>
      <w:tblStyleRowBandSize w:val="1"/>
      <w:tblStyleColBandSize w:val="1"/>
    </w:tblPr>
    <w:tcPr>
      <w:tcBorders>
        <w:left w:val="single" w:sz="4" w:space="0" w:color="F07D00" w:themeColor="accent2"/>
        <w:right w:val="single" w:sz="4" w:space="0" w:color="F07D00" w:themeColor="accent2"/>
      </w:tcBorders>
      <w:shd w:val="clear" w:color="auto" w:fill="FFE4C9"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4211E"/>
    <w:pPr>
      <w:spacing w:line="259" w:lineRule="auto"/>
      <w:outlineLvl w:val="9"/>
    </w:pPr>
    <w:rPr>
      <w:lang w:val="en-US"/>
    </w:rPr>
  </w:style>
  <w:style w:type="paragraph" w:styleId="Revision">
    <w:name w:val="Revision"/>
    <w:hidden/>
    <w:uiPriority w:val="99"/>
    <w:semiHidden/>
    <w:rsid w:val="00D14BAF"/>
    <w:pPr>
      <w:spacing w:after="0" w:line="240" w:lineRule="auto"/>
    </w:pPr>
    <w:rPr>
      <w:sz w:val="18"/>
      <w:lang w:val="en-GB"/>
    </w:rPr>
  </w:style>
  <w:style w:type="paragraph" w:styleId="TOC4">
    <w:name w:val="toc 4"/>
    <w:basedOn w:val="Normal"/>
    <w:next w:val="Normal"/>
    <w:autoRedefine/>
    <w:uiPriority w:val="39"/>
    <w:unhideWhenUsed/>
    <w:rsid w:val="00CA5528"/>
    <w:pPr>
      <w:spacing w:after="100" w:line="278" w:lineRule="auto"/>
      <w:ind w:left="720"/>
    </w:pPr>
    <w:rPr>
      <w:rFonts w:eastAsiaTheme="minorEastAsia"/>
      <w:kern w:val="2"/>
      <w:sz w:val="24"/>
      <w:szCs w:val="24"/>
      <w:lang w:eastAsia="en-GB"/>
      <w14:ligatures w14:val="standardContextual"/>
    </w:rPr>
  </w:style>
  <w:style w:type="paragraph" w:styleId="TOC5">
    <w:name w:val="toc 5"/>
    <w:basedOn w:val="Normal"/>
    <w:next w:val="Normal"/>
    <w:autoRedefine/>
    <w:uiPriority w:val="39"/>
    <w:unhideWhenUsed/>
    <w:rsid w:val="00CA5528"/>
    <w:pPr>
      <w:spacing w:after="100" w:line="278" w:lineRule="auto"/>
      <w:ind w:left="960"/>
    </w:pPr>
    <w:rPr>
      <w:rFonts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CA5528"/>
    <w:pPr>
      <w:spacing w:after="100" w:line="278" w:lineRule="auto"/>
      <w:ind w:left="1200"/>
    </w:pPr>
    <w:rPr>
      <w:rFonts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CA5528"/>
    <w:pPr>
      <w:spacing w:after="100" w:line="278" w:lineRule="auto"/>
      <w:ind w:left="1440"/>
    </w:pPr>
    <w:rPr>
      <w:rFonts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CA5528"/>
    <w:pPr>
      <w:spacing w:after="100" w:line="278" w:lineRule="auto"/>
      <w:ind w:left="1680"/>
    </w:pPr>
    <w:rPr>
      <w:rFonts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CA5528"/>
    <w:pPr>
      <w:spacing w:after="100" w:line="278" w:lineRule="auto"/>
      <w:ind w:left="1920"/>
    </w:pPr>
    <w:rPr>
      <w:rFonts w:eastAsiaTheme="minorEastAsia"/>
      <w:kern w:val="2"/>
      <w:sz w:val="24"/>
      <w:szCs w:val="24"/>
      <w:lang w:eastAsia="en-GB"/>
      <w14:ligatures w14:val="standardContextual"/>
    </w:rPr>
  </w:style>
  <w:style w:type="character" w:customStyle="1" w:styleId="CurrenttextCar">
    <w:name w:val="_Current text Car"/>
    <w:basedOn w:val="DefaultParagraphFont"/>
    <w:link w:val="Currenttext"/>
    <w:uiPriority w:val="4"/>
    <w:rsid w:val="000032AF"/>
    <w:rPr>
      <w:sz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8507">
      <w:bodyDiv w:val="1"/>
      <w:marLeft w:val="0"/>
      <w:marRight w:val="0"/>
      <w:marTop w:val="0"/>
      <w:marBottom w:val="0"/>
      <w:divBdr>
        <w:top w:val="none" w:sz="0" w:space="0" w:color="auto"/>
        <w:left w:val="none" w:sz="0" w:space="0" w:color="auto"/>
        <w:bottom w:val="none" w:sz="0" w:space="0" w:color="auto"/>
        <w:right w:val="none" w:sz="0" w:space="0" w:color="auto"/>
      </w:divBdr>
    </w:div>
    <w:div w:id="56824457">
      <w:bodyDiv w:val="1"/>
      <w:marLeft w:val="0"/>
      <w:marRight w:val="0"/>
      <w:marTop w:val="0"/>
      <w:marBottom w:val="0"/>
      <w:divBdr>
        <w:top w:val="none" w:sz="0" w:space="0" w:color="auto"/>
        <w:left w:val="none" w:sz="0" w:space="0" w:color="auto"/>
        <w:bottom w:val="none" w:sz="0" w:space="0" w:color="auto"/>
        <w:right w:val="none" w:sz="0" w:space="0" w:color="auto"/>
      </w:divBdr>
    </w:div>
    <w:div w:id="143813797">
      <w:bodyDiv w:val="1"/>
      <w:marLeft w:val="0"/>
      <w:marRight w:val="0"/>
      <w:marTop w:val="0"/>
      <w:marBottom w:val="0"/>
      <w:divBdr>
        <w:top w:val="none" w:sz="0" w:space="0" w:color="auto"/>
        <w:left w:val="none" w:sz="0" w:space="0" w:color="auto"/>
        <w:bottom w:val="none" w:sz="0" w:space="0" w:color="auto"/>
        <w:right w:val="none" w:sz="0" w:space="0" w:color="auto"/>
      </w:divBdr>
    </w:div>
    <w:div w:id="161051665">
      <w:bodyDiv w:val="1"/>
      <w:marLeft w:val="0"/>
      <w:marRight w:val="0"/>
      <w:marTop w:val="0"/>
      <w:marBottom w:val="0"/>
      <w:divBdr>
        <w:top w:val="none" w:sz="0" w:space="0" w:color="auto"/>
        <w:left w:val="none" w:sz="0" w:space="0" w:color="auto"/>
        <w:bottom w:val="none" w:sz="0" w:space="0" w:color="auto"/>
        <w:right w:val="none" w:sz="0" w:space="0" w:color="auto"/>
      </w:divBdr>
    </w:div>
    <w:div w:id="166789726">
      <w:bodyDiv w:val="1"/>
      <w:marLeft w:val="0"/>
      <w:marRight w:val="0"/>
      <w:marTop w:val="0"/>
      <w:marBottom w:val="0"/>
      <w:divBdr>
        <w:top w:val="none" w:sz="0" w:space="0" w:color="auto"/>
        <w:left w:val="none" w:sz="0" w:space="0" w:color="auto"/>
        <w:bottom w:val="none" w:sz="0" w:space="0" w:color="auto"/>
        <w:right w:val="none" w:sz="0" w:space="0" w:color="auto"/>
      </w:divBdr>
    </w:div>
    <w:div w:id="182666879">
      <w:bodyDiv w:val="1"/>
      <w:marLeft w:val="0"/>
      <w:marRight w:val="0"/>
      <w:marTop w:val="0"/>
      <w:marBottom w:val="0"/>
      <w:divBdr>
        <w:top w:val="none" w:sz="0" w:space="0" w:color="auto"/>
        <w:left w:val="none" w:sz="0" w:space="0" w:color="auto"/>
        <w:bottom w:val="none" w:sz="0" w:space="0" w:color="auto"/>
        <w:right w:val="none" w:sz="0" w:space="0" w:color="auto"/>
      </w:divBdr>
      <w:divsChild>
        <w:div w:id="877859822">
          <w:marLeft w:val="446"/>
          <w:marRight w:val="0"/>
          <w:marTop w:val="120"/>
          <w:marBottom w:val="100"/>
          <w:divBdr>
            <w:top w:val="none" w:sz="0" w:space="0" w:color="auto"/>
            <w:left w:val="none" w:sz="0" w:space="0" w:color="auto"/>
            <w:bottom w:val="none" w:sz="0" w:space="0" w:color="auto"/>
            <w:right w:val="none" w:sz="0" w:space="0" w:color="auto"/>
          </w:divBdr>
        </w:div>
        <w:div w:id="1356154738">
          <w:marLeft w:val="446"/>
          <w:marRight w:val="0"/>
          <w:marTop w:val="120"/>
          <w:marBottom w:val="100"/>
          <w:divBdr>
            <w:top w:val="none" w:sz="0" w:space="0" w:color="auto"/>
            <w:left w:val="none" w:sz="0" w:space="0" w:color="auto"/>
            <w:bottom w:val="none" w:sz="0" w:space="0" w:color="auto"/>
            <w:right w:val="none" w:sz="0" w:space="0" w:color="auto"/>
          </w:divBdr>
        </w:div>
        <w:div w:id="1357736189">
          <w:marLeft w:val="446"/>
          <w:marRight w:val="0"/>
          <w:marTop w:val="120"/>
          <w:marBottom w:val="100"/>
          <w:divBdr>
            <w:top w:val="none" w:sz="0" w:space="0" w:color="auto"/>
            <w:left w:val="none" w:sz="0" w:space="0" w:color="auto"/>
            <w:bottom w:val="none" w:sz="0" w:space="0" w:color="auto"/>
            <w:right w:val="none" w:sz="0" w:space="0" w:color="auto"/>
          </w:divBdr>
        </w:div>
      </w:divsChild>
    </w:div>
    <w:div w:id="220557120">
      <w:bodyDiv w:val="1"/>
      <w:marLeft w:val="0"/>
      <w:marRight w:val="0"/>
      <w:marTop w:val="0"/>
      <w:marBottom w:val="0"/>
      <w:divBdr>
        <w:top w:val="none" w:sz="0" w:space="0" w:color="auto"/>
        <w:left w:val="none" w:sz="0" w:space="0" w:color="auto"/>
        <w:bottom w:val="none" w:sz="0" w:space="0" w:color="auto"/>
        <w:right w:val="none" w:sz="0" w:space="0" w:color="auto"/>
      </w:divBdr>
    </w:div>
    <w:div w:id="234166701">
      <w:bodyDiv w:val="1"/>
      <w:marLeft w:val="0"/>
      <w:marRight w:val="0"/>
      <w:marTop w:val="0"/>
      <w:marBottom w:val="0"/>
      <w:divBdr>
        <w:top w:val="none" w:sz="0" w:space="0" w:color="auto"/>
        <w:left w:val="none" w:sz="0" w:space="0" w:color="auto"/>
        <w:bottom w:val="none" w:sz="0" w:space="0" w:color="auto"/>
        <w:right w:val="none" w:sz="0" w:space="0" w:color="auto"/>
      </w:divBdr>
      <w:divsChild>
        <w:div w:id="99228130">
          <w:marLeft w:val="446"/>
          <w:marRight w:val="0"/>
          <w:marTop w:val="0"/>
          <w:marBottom w:val="100"/>
          <w:divBdr>
            <w:top w:val="none" w:sz="0" w:space="0" w:color="auto"/>
            <w:left w:val="none" w:sz="0" w:space="0" w:color="auto"/>
            <w:bottom w:val="none" w:sz="0" w:space="0" w:color="auto"/>
            <w:right w:val="none" w:sz="0" w:space="0" w:color="auto"/>
          </w:divBdr>
        </w:div>
        <w:div w:id="230166400">
          <w:marLeft w:val="446"/>
          <w:marRight w:val="0"/>
          <w:marTop w:val="0"/>
          <w:marBottom w:val="100"/>
          <w:divBdr>
            <w:top w:val="none" w:sz="0" w:space="0" w:color="auto"/>
            <w:left w:val="none" w:sz="0" w:space="0" w:color="auto"/>
            <w:bottom w:val="none" w:sz="0" w:space="0" w:color="auto"/>
            <w:right w:val="none" w:sz="0" w:space="0" w:color="auto"/>
          </w:divBdr>
        </w:div>
        <w:div w:id="239607213">
          <w:marLeft w:val="562"/>
          <w:marRight w:val="0"/>
          <w:marTop w:val="0"/>
          <w:marBottom w:val="100"/>
          <w:divBdr>
            <w:top w:val="none" w:sz="0" w:space="0" w:color="auto"/>
            <w:left w:val="none" w:sz="0" w:space="0" w:color="auto"/>
            <w:bottom w:val="none" w:sz="0" w:space="0" w:color="auto"/>
            <w:right w:val="none" w:sz="0" w:space="0" w:color="auto"/>
          </w:divBdr>
        </w:div>
        <w:div w:id="249627213">
          <w:marLeft w:val="446"/>
          <w:marRight w:val="0"/>
          <w:marTop w:val="0"/>
          <w:marBottom w:val="100"/>
          <w:divBdr>
            <w:top w:val="none" w:sz="0" w:space="0" w:color="auto"/>
            <w:left w:val="none" w:sz="0" w:space="0" w:color="auto"/>
            <w:bottom w:val="none" w:sz="0" w:space="0" w:color="auto"/>
            <w:right w:val="none" w:sz="0" w:space="0" w:color="auto"/>
          </w:divBdr>
        </w:div>
        <w:div w:id="327097253">
          <w:marLeft w:val="562"/>
          <w:marRight w:val="0"/>
          <w:marTop w:val="0"/>
          <w:marBottom w:val="100"/>
          <w:divBdr>
            <w:top w:val="none" w:sz="0" w:space="0" w:color="auto"/>
            <w:left w:val="none" w:sz="0" w:space="0" w:color="auto"/>
            <w:bottom w:val="none" w:sz="0" w:space="0" w:color="auto"/>
            <w:right w:val="none" w:sz="0" w:space="0" w:color="auto"/>
          </w:divBdr>
        </w:div>
        <w:div w:id="584388003">
          <w:marLeft w:val="446"/>
          <w:marRight w:val="0"/>
          <w:marTop w:val="0"/>
          <w:marBottom w:val="100"/>
          <w:divBdr>
            <w:top w:val="none" w:sz="0" w:space="0" w:color="auto"/>
            <w:left w:val="none" w:sz="0" w:space="0" w:color="auto"/>
            <w:bottom w:val="none" w:sz="0" w:space="0" w:color="auto"/>
            <w:right w:val="none" w:sz="0" w:space="0" w:color="auto"/>
          </w:divBdr>
        </w:div>
        <w:div w:id="724254486">
          <w:marLeft w:val="446"/>
          <w:marRight w:val="0"/>
          <w:marTop w:val="0"/>
          <w:marBottom w:val="100"/>
          <w:divBdr>
            <w:top w:val="none" w:sz="0" w:space="0" w:color="auto"/>
            <w:left w:val="none" w:sz="0" w:space="0" w:color="auto"/>
            <w:bottom w:val="none" w:sz="0" w:space="0" w:color="auto"/>
            <w:right w:val="none" w:sz="0" w:space="0" w:color="auto"/>
          </w:divBdr>
        </w:div>
        <w:div w:id="810289608">
          <w:marLeft w:val="562"/>
          <w:marRight w:val="0"/>
          <w:marTop w:val="0"/>
          <w:marBottom w:val="100"/>
          <w:divBdr>
            <w:top w:val="none" w:sz="0" w:space="0" w:color="auto"/>
            <w:left w:val="none" w:sz="0" w:space="0" w:color="auto"/>
            <w:bottom w:val="none" w:sz="0" w:space="0" w:color="auto"/>
            <w:right w:val="none" w:sz="0" w:space="0" w:color="auto"/>
          </w:divBdr>
        </w:div>
        <w:div w:id="1166898178">
          <w:marLeft w:val="562"/>
          <w:marRight w:val="0"/>
          <w:marTop w:val="0"/>
          <w:marBottom w:val="100"/>
          <w:divBdr>
            <w:top w:val="none" w:sz="0" w:space="0" w:color="auto"/>
            <w:left w:val="none" w:sz="0" w:space="0" w:color="auto"/>
            <w:bottom w:val="none" w:sz="0" w:space="0" w:color="auto"/>
            <w:right w:val="none" w:sz="0" w:space="0" w:color="auto"/>
          </w:divBdr>
        </w:div>
        <w:div w:id="1448499652">
          <w:marLeft w:val="562"/>
          <w:marRight w:val="0"/>
          <w:marTop w:val="0"/>
          <w:marBottom w:val="100"/>
          <w:divBdr>
            <w:top w:val="none" w:sz="0" w:space="0" w:color="auto"/>
            <w:left w:val="none" w:sz="0" w:space="0" w:color="auto"/>
            <w:bottom w:val="none" w:sz="0" w:space="0" w:color="auto"/>
            <w:right w:val="none" w:sz="0" w:space="0" w:color="auto"/>
          </w:divBdr>
        </w:div>
        <w:div w:id="2122145444">
          <w:marLeft w:val="446"/>
          <w:marRight w:val="0"/>
          <w:marTop w:val="0"/>
          <w:marBottom w:val="100"/>
          <w:divBdr>
            <w:top w:val="none" w:sz="0" w:space="0" w:color="auto"/>
            <w:left w:val="none" w:sz="0" w:space="0" w:color="auto"/>
            <w:bottom w:val="none" w:sz="0" w:space="0" w:color="auto"/>
            <w:right w:val="none" w:sz="0" w:space="0" w:color="auto"/>
          </w:divBdr>
        </w:div>
      </w:divsChild>
    </w:div>
    <w:div w:id="253130038">
      <w:bodyDiv w:val="1"/>
      <w:marLeft w:val="0"/>
      <w:marRight w:val="0"/>
      <w:marTop w:val="0"/>
      <w:marBottom w:val="0"/>
      <w:divBdr>
        <w:top w:val="none" w:sz="0" w:space="0" w:color="auto"/>
        <w:left w:val="none" w:sz="0" w:space="0" w:color="auto"/>
        <w:bottom w:val="none" w:sz="0" w:space="0" w:color="auto"/>
        <w:right w:val="none" w:sz="0" w:space="0" w:color="auto"/>
      </w:divBdr>
    </w:div>
    <w:div w:id="257444814">
      <w:bodyDiv w:val="1"/>
      <w:marLeft w:val="0"/>
      <w:marRight w:val="0"/>
      <w:marTop w:val="0"/>
      <w:marBottom w:val="0"/>
      <w:divBdr>
        <w:top w:val="none" w:sz="0" w:space="0" w:color="auto"/>
        <w:left w:val="none" w:sz="0" w:space="0" w:color="auto"/>
        <w:bottom w:val="none" w:sz="0" w:space="0" w:color="auto"/>
        <w:right w:val="none" w:sz="0" w:space="0" w:color="auto"/>
      </w:divBdr>
    </w:div>
    <w:div w:id="315375062">
      <w:bodyDiv w:val="1"/>
      <w:marLeft w:val="0"/>
      <w:marRight w:val="0"/>
      <w:marTop w:val="0"/>
      <w:marBottom w:val="0"/>
      <w:divBdr>
        <w:top w:val="none" w:sz="0" w:space="0" w:color="auto"/>
        <w:left w:val="none" w:sz="0" w:space="0" w:color="auto"/>
        <w:bottom w:val="none" w:sz="0" w:space="0" w:color="auto"/>
        <w:right w:val="none" w:sz="0" w:space="0" w:color="auto"/>
      </w:divBdr>
    </w:div>
    <w:div w:id="389965189">
      <w:bodyDiv w:val="1"/>
      <w:marLeft w:val="0"/>
      <w:marRight w:val="0"/>
      <w:marTop w:val="0"/>
      <w:marBottom w:val="0"/>
      <w:divBdr>
        <w:top w:val="none" w:sz="0" w:space="0" w:color="auto"/>
        <w:left w:val="none" w:sz="0" w:space="0" w:color="auto"/>
        <w:bottom w:val="none" w:sz="0" w:space="0" w:color="auto"/>
        <w:right w:val="none" w:sz="0" w:space="0" w:color="auto"/>
      </w:divBdr>
    </w:div>
    <w:div w:id="391662402">
      <w:bodyDiv w:val="1"/>
      <w:marLeft w:val="0"/>
      <w:marRight w:val="0"/>
      <w:marTop w:val="0"/>
      <w:marBottom w:val="0"/>
      <w:divBdr>
        <w:top w:val="none" w:sz="0" w:space="0" w:color="auto"/>
        <w:left w:val="none" w:sz="0" w:space="0" w:color="auto"/>
        <w:bottom w:val="none" w:sz="0" w:space="0" w:color="auto"/>
        <w:right w:val="none" w:sz="0" w:space="0" w:color="auto"/>
      </w:divBdr>
      <w:divsChild>
        <w:div w:id="235281467">
          <w:marLeft w:val="850"/>
          <w:marRight w:val="0"/>
          <w:marTop w:val="100"/>
          <w:marBottom w:val="100"/>
          <w:divBdr>
            <w:top w:val="none" w:sz="0" w:space="0" w:color="auto"/>
            <w:left w:val="none" w:sz="0" w:space="0" w:color="auto"/>
            <w:bottom w:val="none" w:sz="0" w:space="0" w:color="auto"/>
            <w:right w:val="none" w:sz="0" w:space="0" w:color="auto"/>
          </w:divBdr>
        </w:div>
        <w:div w:id="283004586">
          <w:marLeft w:val="850"/>
          <w:marRight w:val="0"/>
          <w:marTop w:val="100"/>
          <w:marBottom w:val="100"/>
          <w:divBdr>
            <w:top w:val="none" w:sz="0" w:space="0" w:color="auto"/>
            <w:left w:val="none" w:sz="0" w:space="0" w:color="auto"/>
            <w:bottom w:val="none" w:sz="0" w:space="0" w:color="auto"/>
            <w:right w:val="none" w:sz="0" w:space="0" w:color="auto"/>
          </w:divBdr>
        </w:div>
        <w:div w:id="1608468581">
          <w:marLeft w:val="850"/>
          <w:marRight w:val="0"/>
          <w:marTop w:val="100"/>
          <w:marBottom w:val="100"/>
          <w:divBdr>
            <w:top w:val="none" w:sz="0" w:space="0" w:color="auto"/>
            <w:left w:val="none" w:sz="0" w:space="0" w:color="auto"/>
            <w:bottom w:val="none" w:sz="0" w:space="0" w:color="auto"/>
            <w:right w:val="none" w:sz="0" w:space="0" w:color="auto"/>
          </w:divBdr>
        </w:div>
        <w:div w:id="1718966632">
          <w:marLeft w:val="850"/>
          <w:marRight w:val="0"/>
          <w:marTop w:val="100"/>
          <w:marBottom w:val="100"/>
          <w:divBdr>
            <w:top w:val="none" w:sz="0" w:space="0" w:color="auto"/>
            <w:left w:val="none" w:sz="0" w:space="0" w:color="auto"/>
            <w:bottom w:val="none" w:sz="0" w:space="0" w:color="auto"/>
            <w:right w:val="none" w:sz="0" w:space="0" w:color="auto"/>
          </w:divBdr>
        </w:div>
      </w:divsChild>
    </w:div>
    <w:div w:id="416486142">
      <w:bodyDiv w:val="1"/>
      <w:marLeft w:val="0"/>
      <w:marRight w:val="0"/>
      <w:marTop w:val="0"/>
      <w:marBottom w:val="0"/>
      <w:divBdr>
        <w:top w:val="none" w:sz="0" w:space="0" w:color="auto"/>
        <w:left w:val="none" w:sz="0" w:space="0" w:color="auto"/>
        <w:bottom w:val="none" w:sz="0" w:space="0" w:color="auto"/>
        <w:right w:val="none" w:sz="0" w:space="0" w:color="auto"/>
      </w:divBdr>
    </w:div>
    <w:div w:id="431316567">
      <w:bodyDiv w:val="1"/>
      <w:marLeft w:val="0"/>
      <w:marRight w:val="0"/>
      <w:marTop w:val="0"/>
      <w:marBottom w:val="0"/>
      <w:divBdr>
        <w:top w:val="none" w:sz="0" w:space="0" w:color="auto"/>
        <w:left w:val="none" w:sz="0" w:space="0" w:color="auto"/>
        <w:bottom w:val="none" w:sz="0" w:space="0" w:color="auto"/>
        <w:right w:val="none" w:sz="0" w:space="0" w:color="auto"/>
      </w:divBdr>
    </w:div>
    <w:div w:id="435367322">
      <w:bodyDiv w:val="1"/>
      <w:marLeft w:val="0"/>
      <w:marRight w:val="0"/>
      <w:marTop w:val="0"/>
      <w:marBottom w:val="0"/>
      <w:divBdr>
        <w:top w:val="none" w:sz="0" w:space="0" w:color="auto"/>
        <w:left w:val="none" w:sz="0" w:space="0" w:color="auto"/>
        <w:bottom w:val="none" w:sz="0" w:space="0" w:color="auto"/>
        <w:right w:val="none" w:sz="0" w:space="0" w:color="auto"/>
      </w:divBdr>
      <w:divsChild>
        <w:div w:id="1493371482">
          <w:marLeft w:val="446"/>
          <w:marRight w:val="0"/>
          <w:marTop w:val="120"/>
          <w:marBottom w:val="100"/>
          <w:divBdr>
            <w:top w:val="none" w:sz="0" w:space="0" w:color="auto"/>
            <w:left w:val="none" w:sz="0" w:space="0" w:color="auto"/>
            <w:bottom w:val="none" w:sz="0" w:space="0" w:color="auto"/>
            <w:right w:val="none" w:sz="0" w:space="0" w:color="auto"/>
          </w:divBdr>
        </w:div>
        <w:div w:id="1980307994">
          <w:marLeft w:val="446"/>
          <w:marRight w:val="0"/>
          <w:marTop w:val="120"/>
          <w:marBottom w:val="100"/>
          <w:divBdr>
            <w:top w:val="none" w:sz="0" w:space="0" w:color="auto"/>
            <w:left w:val="none" w:sz="0" w:space="0" w:color="auto"/>
            <w:bottom w:val="none" w:sz="0" w:space="0" w:color="auto"/>
            <w:right w:val="none" w:sz="0" w:space="0" w:color="auto"/>
          </w:divBdr>
        </w:div>
      </w:divsChild>
    </w:div>
    <w:div w:id="465438058">
      <w:bodyDiv w:val="1"/>
      <w:marLeft w:val="0"/>
      <w:marRight w:val="0"/>
      <w:marTop w:val="0"/>
      <w:marBottom w:val="0"/>
      <w:divBdr>
        <w:top w:val="none" w:sz="0" w:space="0" w:color="auto"/>
        <w:left w:val="none" w:sz="0" w:space="0" w:color="auto"/>
        <w:bottom w:val="none" w:sz="0" w:space="0" w:color="auto"/>
        <w:right w:val="none" w:sz="0" w:space="0" w:color="auto"/>
      </w:divBdr>
      <w:divsChild>
        <w:div w:id="311643373">
          <w:marLeft w:val="446"/>
          <w:marRight w:val="0"/>
          <w:marTop w:val="0"/>
          <w:marBottom w:val="100"/>
          <w:divBdr>
            <w:top w:val="none" w:sz="0" w:space="0" w:color="auto"/>
            <w:left w:val="none" w:sz="0" w:space="0" w:color="auto"/>
            <w:bottom w:val="none" w:sz="0" w:space="0" w:color="auto"/>
            <w:right w:val="none" w:sz="0" w:space="0" w:color="auto"/>
          </w:divBdr>
        </w:div>
        <w:div w:id="485516246">
          <w:marLeft w:val="446"/>
          <w:marRight w:val="0"/>
          <w:marTop w:val="0"/>
          <w:marBottom w:val="100"/>
          <w:divBdr>
            <w:top w:val="none" w:sz="0" w:space="0" w:color="auto"/>
            <w:left w:val="none" w:sz="0" w:space="0" w:color="auto"/>
            <w:bottom w:val="none" w:sz="0" w:space="0" w:color="auto"/>
            <w:right w:val="none" w:sz="0" w:space="0" w:color="auto"/>
          </w:divBdr>
        </w:div>
        <w:div w:id="1351688223">
          <w:marLeft w:val="446"/>
          <w:marRight w:val="0"/>
          <w:marTop w:val="0"/>
          <w:marBottom w:val="100"/>
          <w:divBdr>
            <w:top w:val="none" w:sz="0" w:space="0" w:color="auto"/>
            <w:left w:val="none" w:sz="0" w:space="0" w:color="auto"/>
            <w:bottom w:val="none" w:sz="0" w:space="0" w:color="auto"/>
            <w:right w:val="none" w:sz="0" w:space="0" w:color="auto"/>
          </w:divBdr>
        </w:div>
        <w:div w:id="1463426218">
          <w:marLeft w:val="446"/>
          <w:marRight w:val="0"/>
          <w:marTop w:val="0"/>
          <w:marBottom w:val="100"/>
          <w:divBdr>
            <w:top w:val="none" w:sz="0" w:space="0" w:color="auto"/>
            <w:left w:val="none" w:sz="0" w:space="0" w:color="auto"/>
            <w:bottom w:val="none" w:sz="0" w:space="0" w:color="auto"/>
            <w:right w:val="none" w:sz="0" w:space="0" w:color="auto"/>
          </w:divBdr>
        </w:div>
        <w:div w:id="1917350526">
          <w:marLeft w:val="446"/>
          <w:marRight w:val="0"/>
          <w:marTop w:val="0"/>
          <w:marBottom w:val="100"/>
          <w:divBdr>
            <w:top w:val="none" w:sz="0" w:space="0" w:color="auto"/>
            <w:left w:val="none" w:sz="0" w:space="0" w:color="auto"/>
            <w:bottom w:val="none" w:sz="0" w:space="0" w:color="auto"/>
            <w:right w:val="none" w:sz="0" w:space="0" w:color="auto"/>
          </w:divBdr>
        </w:div>
      </w:divsChild>
    </w:div>
    <w:div w:id="471481939">
      <w:bodyDiv w:val="1"/>
      <w:marLeft w:val="0"/>
      <w:marRight w:val="0"/>
      <w:marTop w:val="0"/>
      <w:marBottom w:val="0"/>
      <w:divBdr>
        <w:top w:val="none" w:sz="0" w:space="0" w:color="auto"/>
        <w:left w:val="none" w:sz="0" w:space="0" w:color="auto"/>
        <w:bottom w:val="none" w:sz="0" w:space="0" w:color="auto"/>
        <w:right w:val="none" w:sz="0" w:space="0" w:color="auto"/>
      </w:divBdr>
    </w:div>
    <w:div w:id="555509123">
      <w:bodyDiv w:val="1"/>
      <w:marLeft w:val="0"/>
      <w:marRight w:val="0"/>
      <w:marTop w:val="0"/>
      <w:marBottom w:val="0"/>
      <w:divBdr>
        <w:top w:val="none" w:sz="0" w:space="0" w:color="auto"/>
        <w:left w:val="none" w:sz="0" w:space="0" w:color="auto"/>
        <w:bottom w:val="none" w:sz="0" w:space="0" w:color="auto"/>
        <w:right w:val="none" w:sz="0" w:space="0" w:color="auto"/>
      </w:divBdr>
      <w:divsChild>
        <w:div w:id="438529746">
          <w:marLeft w:val="0"/>
          <w:marRight w:val="0"/>
          <w:marTop w:val="0"/>
          <w:marBottom w:val="0"/>
          <w:divBdr>
            <w:top w:val="none" w:sz="0" w:space="0" w:color="auto"/>
            <w:left w:val="none" w:sz="0" w:space="0" w:color="auto"/>
            <w:bottom w:val="none" w:sz="0" w:space="0" w:color="auto"/>
            <w:right w:val="none" w:sz="0" w:space="0" w:color="auto"/>
          </w:divBdr>
          <w:divsChild>
            <w:div w:id="10397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92193">
      <w:bodyDiv w:val="1"/>
      <w:marLeft w:val="0"/>
      <w:marRight w:val="0"/>
      <w:marTop w:val="0"/>
      <w:marBottom w:val="0"/>
      <w:divBdr>
        <w:top w:val="none" w:sz="0" w:space="0" w:color="auto"/>
        <w:left w:val="none" w:sz="0" w:space="0" w:color="auto"/>
        <w:bottom w:val="none" w:sz="0" w:space="0" w:color="auto"/>
        <w:right w:val="none" w:sz="0" w:space="0" w:color="auto"/>
      </w:divBdr>
      <w:divsChild>
        <w:div w:id="587153054">
          <w:marLeft w:val="446"/>
          <w:marRight w:val="0"/>
          <w:marTop w:val="120"/>
          <w:marBottom w:val="100"/>
          <w:divBdr>
            <w:top w:val="none" w:sz="0" w:space="0" w:color="auto"/>
            <w:left w:val="none" w:sz="0" w:space="0" w:color="auto"/>
            <w:bottom w:val="none" w:sz="0" w:space="0" w:color="auto"/>
            <w:right w:val="none" w:sz="0" w:space="0" w:color="auto"/>
          </w:divBdr>
        </w:div>
        <w:div w:id="1363745925">
          <w:marLeft w:val="446"/>
          <w:marRight w:val="0"/>
          <w:marTop w:val="120"/>
          <w:marBottom w:val="100"/>
          <w:divBdr>
            <w:top w:val="none" w:sz="0" w:space="0" w:color="auto"/>
            <w:left w:val="none" w:sz="0" w:space="0" w:color="auto"/>
            <w:bottom w:val="none" w:sz="0" w:space="0" w:color="auto"/>
            <w:right w:val="none" w:sz="0" w:space="0" w:color="auto"/>
          </w:divBdr>
        </w:div>
      </w:divsChild>
    </w:div>
    <w:div w:id="591931367">
      <w:bodyDiv w:val="1"/>
      <w:marLeft w:val="0"/>
      <w:marRight w:val="0"/>
      <w:marTop w:val="0"/>
      <w:marBottom w:val="0"/>
      <w:divBdr>
        <w:top w:val="none" w:sz="0" w:space="0" w:color="auto"/>
        <w:left w:val="none" w:sz="0" w:space="0" w:color="auto"/>
        <w:bottom w:val="none" w:sz="0" w:space="0" w:color="auto"/>
        <w:right w:val="none" w:sz="0" w:space="0" w:color="auto"/>
      </w:divBdr>
    </w:div>
    <w:div w:id="620495538">
      <w:bodyDiv w:val="1"/>
      <w:marLeft w:val="0"/>
      <w:marRight w:val="0"/>
      <w:marTop w:val="0"/>
      <w:marBottom w:val="0"/>
      <w:divBdr>
        <w:top w:val="none" w:sz="0" w:space="0" w:color="auto"/>
        <w:left w:val="none" w:sz="0" w:space="0" w:color="auto"/>
        <w:bottom w:val="none" w:sz="0" w:space="0" w:color="auto"/>
        <w:right w:val="none" w:sz="0" w:space="0" w:color="auto"/>
      </w:divBdr>
      <w:divsChild>
        <w:div w:id="304509549">
          <w:marLeft w:val="850"/>
          <w:marRight w:val="0"/>
          <w:marTop w:val="0"/>
          <w:marBottom w:val="100"/>
          <w:divBdr>
            <w:top w:val="none" w:sz="0" w:space="0" w:color="auto"/>
            <w:left w:val="none" w:sz="0" w:space="0" w:color="auto"/>
            <w:bottom w:val="none" w:sz="0" w:space="0" w:color="auto"/>
            <w:right w:val="none" w:sz="0" w:space="0" w:color="auto"/>
          </w:divBdr>
        </w:div>
        <w:div w:id="1343624749">
          <w:marLeft w:val="850"/>
          <w:marRight w:val="0"/>
          <w:marTop w:val="0"/>
          <w:marBottom w:val="100"/>
          <w:divBdr>
            <w:top w:val="none" w:sz="0" w:space="0" w:color="auto"/>
            <w:left w:val="none" w:sz="0" w:space="0" w:color="auto"/>
            <w:bottom w:val="none" w:sz="0" w:space="0" w:color="auto"/>
            <w:right w:val="none" w:sz="0" w:space="0" w:color="auto"/>
          </w:divBdr>
        </w:div>
        <w:div w:id="1403672517">
          <w:marLeft w:val="821"/>
          <w:marRight w:val="0"/>
          <w:marTop w:val="0"/>
          <w:marBottom w:val="100"/>
          <w:divBdr>
            <w:top w:val="none" w:sz="0" w:space="0" w:color="auto"/>
            <w:left w:val="none" w:sz="0" w:space="0" w:color="auto"/>
            <w:bottom w:val="none" w:sz="0" w:space="0" w:color="auto"/>
            <w:right w:val="none" w:sz="0" w:space="0" w:color="auto"/>
          </w:divBdr>
        </w:div>
        <w:div w:id="1450735546">
          <w:marLeft w:val="850"/>
          <w:marRight w:val="0"/>
          <w:marTop w:val="0"/>
          <w:marBottom w:val="100"/>
          <w:divBdr>
            <w:top w:val="none" w:sz="0" w:space="0" w:color="auto"/>
            <w:left w:val="none" w:sz="0" w:space="0" w:color="auto"/>
            <w:bottom w:val="none" w:sz="0" w:space="0" w:color="auto"/>
            <w:right w:val="none" w:sz="0" w:space="0" w:color="auto"/>
          </w:divBdr>
        </w:div>
        <w:div w:id="1593393855">
          <w:marLeft w:val="850"/>
          <w:marRight w:val="0"/>
          <w:marTop w:val="0"/>
          <w:marBottom w:val="100"/>
          <w:divBdr>
            <w:top w:val="none" w:sz="0" w:space="0" w:color="auto"/>
            <w:left w:val="none" w:sz="0" w:space="0" w:color="auto"/>
            <w:bottom w:val="none" w:sz="0" w:space="0" w:color="auto"/>
            <w:right w:val="none" w:sz="0" w:space="0" w:color="auto"/>
          </w:divBdr>
        </w:div>
        <w:div w:id="1786004407">
          <w:marLeft w:val="821"/>
          <w:marRight w:val="0"/>
          <w:marTop w:val="0"/>
          <w:marBottom w:val="100"/>
          <w:divBdr>
            <w:top w:val="none" w:sz="0" w:space="0" w:color="auto"/>
            <w:left w:val="none" w:sz="0" w:space="0" w:color="auto"/>
            <w:bottom w:val="none" w:sz="0" w:space="0" w:color="auto"/>
            <w:right w:val="none" w:sz="0" w:space="0" w:color="auto"/>
          </w:divBdr>
        </w:div>
        <w:div w:id="2141335126">
          <w:marLeft w:val="850"/>
          <w:marRight w:val="0"/>
          <w:marTop w:val="0"/>
          <w:marBottom w:val="100"/>
          <w:divBdr>
            <w:top w:val="none" w:sz="0" w:space="0" w:color="auto"/>
            <w:left w:val="none" w:sz="0" w:space="0" w:color="auto"/>
            <w:bottom w:val="none" w:sz="0" w:space="0" w:color="auto"/>
            <w:right w:val="none" w:sz="0" w:space="0" w:color="auto"/>
          </w:divBdr>
        </w:div>
      </w:divsChild>
    </w:div>
    <w:div w:id="657266604">
      <w:bodyDiv w:val="1"/>
      <w:marLeft w:val="0"/>
      <w:marRight w:val="0"/>
      <w:marTop w:val="0"/>
      <w:marBottom w:val="0"/>
      <w:divBdr>
        <w:top w:val="none" w:sz="0" w:space="0" w:color="auto"/>
        <w:left w:val="none" w:sz="0" w:space="0" w:color="auto"/>
        <w:bottom w:val="none" w:sz="0" w:space="0" w:color="auto"/>
        <w:right w:val="none" w:sz="0" w:space="0" w:color="auto"/>
      </w:divBdr>
      <w:divsChild>
        <w:div w:id="1408843398">
          <w:marLeft w:val="446"/>
          <w:marRight w:val="0"/>
          <w:marTop w:val="0"/>
          <w:marBottom w:val="100"/>
          <w:divBdr>
            <w:top w:val="none" w:sz="0" w:space="0" w:color="auto"/>
            <w:left w:val="none" w:sz="0" w:space="0" w:color="auto"/>
            <w:bottom w:val="none" w:sz="0" w:space="0" w:color="auto"/>
            <w:right w:val="none" w:sz="0" w:space="0" w:color="auto"/>
          </w:divBdr>
        </w:div>
        <w:div w:id="1876115284">
          <w:marLeft w:val="446"/>
          <w:marRight w:val="0"/>
          <w:marTop w:val="0"/>
          <w:marBottom w:val="100"/>
          <w:divBdr>
            <w:top w:val="none" w:sz="0" w:space="0" w:color="auto"/>
            <w:left w:val="none" w:sz="0" w:space="0" w:color="auto"/>
            <w:bottom w:val="none" w:sz="0" w:space="0" w:color="auto"/>
            <w:right w:val="none" w:sz="0" w:space="0" w:color="auto"/>
          </w:divBdr>
        </w:div>
      </w:divsChild>
    </w:div>
    <w:div w:id="662661447">
      <w:bodyDiv w:val="1"/>
      <w:marLeft w:val="0"/>
      <w:marRight w:val="0"/>
      <w:marTop w:val="0"/>
      <w:marBottom w:val="0"/>
      <w:divBdr>
        <w:top w:val="none" w:sz="0" w:space="0" w:color="auto"/>
        <w:left w:val="none" w:sz="0" w:space="0" w:color="auto"/>
        <w:bottom w:val="none" w:sz="0" w:space="0" w:color="auto"/>
        <w:right w:val="none" w:sz="0" w:space="0" w:color="auto"/>
      </w:divBdr>
      <w:divsChild>
        <w:div w:id="294919204">
          <w:marLeft w:val="446"/>
          <w:marRight w:val="0"/>
          <w:marTop w:val="0"/>
          <w:marBottom w:val="100"/>
          <w:divBdr>
            <w:top w:val="none" w:sz="0" w:space="0" w:color="auto"/>
            <w:left w:val="none" w:sz="0" w:space="0" w:color="auto"/>
            <w:bottom w:val="none" w:sz="0" w:space="0" w:color="auto"/>
            <w:right w:val="none" w:sz="0" w:space="0" w:color="auto"/>
          </w:divBdr>
        </w:div>
        <w:div w:id="503864928">
          <w:marLeft w:val="446"/>
          <w:marRight w:val="0"/>
          <w:marTop w:val="0"/>
          <w:marBottom w:val="100"/>
          <w:divBdr>
            <w:top w:val="none" w:sz="0" w:space="0" w:color="auto"/>
            <w:left w:val="none" w:sz="0" w:space="0" w:color="auto"/>
            <w:bottom w:val="none" w:sz="0" w:space="0" w:color="auto"/>
            <w:right w:val="none" w:sz="0" w:space="0" w:color="auto"/>
          </w:divBdr>
        </w:div>
        <w:div w:id="1588492395">
          <w:marLeft w:val="446"/>
          <w:marRight w:val="0"/>
          <w:marTop w:val="0"/>
          <w:marBottom w:val="100"/>
          <w:divBdr>
            <w:top w:val="none" w:sz="0" w:space="0" w:color="auto"/>
            <w:left w:val="none" w:sz="0" w:space="0" w:color="auto"/>
            <w:bottom w:val="none" w:sz="0" w:space="0" w:color="auto"/>
            <w:right w:val="none" w:sz="0" w:space="0" w:color="auto"/>
          </w:divBdr>
        </w:div>
        <w:div w:id="1755709811">
          <w:marLeft w:val="446"/>
          <w:marRight w:val="0"/>
          <w:marTop w:val="0"/>
          <w:marBottom w:val="100"/>
          <w:divBdr>
            <w:top w:val="none" w:sz="0" w:space="0" w:color="auto"/>
            <w:left w:val="none" w:sz="0" w:space="0" w:color="auto"/>
            <w:bottom w:val="none" w:sz="0" w:space="0" w:color="auto"/>
            <w:right w:val="none" w:sz="0" w:space="0" w:color="auto"/>
          </w:divBdr>
        </w:div>
      </w:divsChild>
    </w:div>
    <w:div w:id="662852868">
      <w:bodyDiv w:val="1"/>
      <w:marLeft w:val="0"/>
      <w:marRight w:val="0"/>
      <w:marTop w:val="0"/>
      <w:marBottom w:val="0"/>
      <w:divBdr>
        <w:top w:val="none" w:sz="0" w:space="0" w:color="auto"/>
        <w:left w:val="none" w:sz="0" w:space="0" w:color="auto"/>
        <w:bottom w:val="none" w:sz="0" w:space="0" w:color="auto"/>
        <w:right w:val="none" w:sz="0" w:space="0" w:color="auto"/>
      </w:divBdr>
    </w:div>
    <w:div w:id="675420344">
      <w:bodyDiv w:val="1"/>
      <w:marLeft w:val="0"/>
      <w:marRight w:val="0"/>
      <w:marTop w:val="0"/>
      <w:marBottom w:val="0"/>
      <w:divBdr>
        <w:top w:val="none" w:sz="0" w:space="0" w:color="auto"/>
        <w:left w:val="none" w:sz="0" w:space="0" w:color="auto"/>
        <w:bottom w:val="none" w:sz="0" w:space="0" w:color="auto"/>
        <w:right w:val="none" w:sz="0" w:space="0" w:color="auto"/>
      </w:divBdr>
      <w:divsChild>
        <w:div w:id="527138814">
          <w:marLeft w:val="562"/>
          <w:marRight w:val="0"/>
          <w:marTop w:val="100"/>
          <w:marBottom w:val="100"/>
          <w:divBdr>
            <w:top w:val="none" w:sz="0" w:space="0" w:color="auto"/>
            <w:left w:val="none" w:sz="0" w:space="0" w:color="auto"/>
            <w:bottom w:val="none" w:sz="0" w:space="0" w:color="auto"/>
            <w:right w:val="none" w:sz="0" w:space="0" w:color="auto"/>
          </w:divBdr>
        </w:div>
        <w:div w:id="2020572710">
          <w:marLeft w:val="562"/>
          <w:marRight w:val="0"/>
          <w:marTop w:val="100"/>
          <w:marBottom w:val="100"/>
          <w:divBdr>
            <w:top w:val="none" w:sz="0" w:space="0" w:color="auto"/>
            <w:left w:val="none" w:sz="0" w:space="0" w:color="auto"/>
            <w:bottom w:val="none" w:sz="0" w:space="0" w:color="auto"/>
            <w:right w:val="none" w:sz="0" w:space="0" w:color="auto"/>
          </w:divBdr>
        </w:div>
      </w:divsChild>
    </w:div>
    <w:div w:id="687878266">
      <w:bodyDiv w:val="1"/>
      <w:marLeft w:val="0"/>
      <w:marRight w:val="0"/>
      <w:marTop w:val="0"/>
      <w:marBottom w:val="0"/>
      <w:divBdr>
        <w:top w:val="none" w:sz="0" w:space="0" w:color="auto"/>
        <w:left w:val="none" w:sz="0" w:space="0" w:color="auto"/>
        <w:bottom w:val="none" w:sz="0" w:space="0" w:color="auto"/>
        <w:right w:val="none" w:sz="0" w:space="0" w:color="auto"/>
      </w:divBdr>
    </w:div>
    <w:div w:id="720641156">
      <w:bodyDiv w:val="1"/>
      <w:marLeft w:val="0"/>
      <w:marRight w:val="0"/>
      <w:marTop w:val="0"/>
      <w:marBottom w:val="0"/>
      <w:divBdr>
        <w:top w:val="none" w:sz="0" w:space="0" w:color="auto"/>
        <w:left w:val="none" w:sz="0" w:space="0" w:color="auto"/>
        <w:bottom w:val="none" w:sz="0" w:space="0" w:color="auto"/>
        <w:right w:val="none" w:sz="0" w:space="0" w:color="auto"/>
      </w:divBdr>
      <w:divsChild>
        <w:div w:id="94830656">
          <w:marLeft w:val="446"/>
          <w:marRight w:val="0"/>
          <w:marTop w:val="0"/>
          <w:marBottom w:val="100"/>
          <w:divBdr>
            <w:top w:val="none" w:sz="0" w:space="0" w:color="auto"/>
            <w:left w:val="none" w:sz="0" w:space="0" w:color="auto"/>
            <w:bottom w:val="none" w:sz="0" w:space="0" w:color="auto"/>
            <w:right w:val="none" w:sz="0" w:space="0" w:color="auto"/>
          </w:divBdr>
        </w:div>
        <w:div w:id="1645505263">
          <w:marLeft w:val="446"/>
          <w:marRight w:val="0"/>
          <w:marTop w:val="0"/>
          <w:marBottom w:val="100"/>
          <w:divBdr>
            <w:top w:val="none" w:sz="0" w:space="0" w:color="auto"/>
            <w:left w:val="none" w:sz="0" w:space="0" w:color="auto"/>
            <w:bottom w:val="none" w:sz="0" w:space="0" w:color="auto"/>
            <w:right w:val="none" w:sz="0" w:space="0" w:color="auto"/>
          </w:divBdr>
        </w:div>
      </w:divsChild>
    </w:div>
    <w:div w:id="730347045">
      <w:bodyDiv w:val="1"/>
      <w:marLeft w:val="0"/>
      <w:marRight w:val="0"/>
      <w:marTop w:val="0"/>
      <w:marBottom w:val="0"/>
      <w:divBdr>
        <w:top w:val="none" w:sz="0" w:space="0" w:color="auto"/>
        <w:left w:val="none" w:sz="0" w:space="0" w:color="auto"/>
        <w:bottom w:val="none" w:sz="0" w:space="0" w:color="auto"/>
        <w:right w:val="none" w:sz="0" w:space="0" w:color="auto"/>
      </w:divBdr>
    </w:div>
    <w:div w:id="743572240">
      <w:bodyDiv w:val="1"/>
      <w:marLeft w:val="0"/>
      <w:marRight w:val="0"/>
      <w:marTop w:val="0"/>
      <w:marBottom w:val="0"/>
      <w:divBdr>
        <w:top w:val="none" w:sz="0" w:space="0" w:color="auto"/>
        <w:left w:val="none" w:sz="0" w:space="0" w:color="auto"/>
        <w:bottom w:val="none" w:sz="0" w:space="0" w:color="auto"/>
        <w:right w:val="none" w:sz="0" w:space="0" w:color="auto"/>
      </w:divBdr>
    </w:div>
    <w:div w:id="747112778">
      <w:bodyDiv w:val="1"/>
      <w:marLeft w:val="0"/>
      <w:marRight w:val="0"/>
      <w:marTop w:val="0"/>
      <w:marBottom w:val="0"/>
      <w:divBdr>
        <w:top w:val="none" w:sz="0" w:space="0" w:color="auto"/>
        <w:left w:val="none" w:sz="0" w:space="0" w:color="auto"/>
        <w:bottom w:val="none" w:sz="0" w:space="0" w:color="auto"/>
        <w:right w:val="none" w:sz="0" w:space="0" w:color="auto"/>
      </w:divBdr>
    </w:div>
    <w:div w:id="789325935">
      <w:bodyDiv w:val="1"/>
      <w:marLeft w:val="0"/>
      <w:marRight w:val="0"/>
      <w:marTop w:val="0"/>
      <w:marBottom w:val="0"/>
      <w:divBdr>
        <w:top w:val="none" w:sz="0" w:space="0" w:color="auto"/>
        <w:left w:val="none" w:sz="0" w:space="0" w:color="auto"/>
        <w:bottom w:val="none" w:sz="0" w:space="0" w:color="auto"/>
        <w:right w:val="none" w:sz="0" w:space="0" w:color="auto"/>
      </w:divBdr>
      <w:divsChild>
        <w:div w:id="1262908752">
          <w:marLeft w:val="821"/>
          <w:marRight w:val="0"/>
          <w:marTop w:val="0"/>
          <w:marBottom w:val="0"/>
          <w:divBdr>
            <w:top w:val="none" w:sz="0" w:space="0" w:color="auto"/>
            <w:left w:val="none" w:sz="0" w:space="0" w:color="auto"/>
            <w:bottom w:val="none" w:sz="0" w:space="0" w:color="auto"/>
            <w:right w:val="none" w:sz="0" w:space="0" w:color="auto"/>
          </w:divBdr>
        </w:div>
        <w:div w:id="1781677535">
          <w:marLeft w:val="821"/>
          <w:marRight w:val="0"/>
          <w:marTop w:val="0"/>
          <w:marBottom w:val="0"/>
          <w:divBdr>
            <w:top w:val="none" w:sz="0" w:space="0" w:color="auto"/>
            <w:left w:val="none" w:sz="0" w:space="0" w:color="auto"/>
            <w:bottom w:val="none" w:sz="0" w:space="0" w:color="auto"/>
            <w:right w:val="none" w:sz="0" w:space="0" w:color="auto"/>
          </w:divBdr>
        </w:div>
      </w:divsChild>
    </w:div>
    <w:div w:id="815948954">
      <w:bodyDiv w:val="1"/>
      <w:marLeft w:val="0"/>
      <w:marRight w:val="0"/>
      <w:marTop w:val="0"/>
      <w:marBottom w:val="0"/>
      <w:divBdr>
        <w:top w:val="none" w:sz="0" w:space="0" w:color="auto"/>
        <w:left w:val="none" w:sz="0" w:space="0" w:color="auto"/>
        <w:bottom w:val="none" w:sz="0" w:space="0" w:color="auto"/>
        <w:right w:val="none" w:sz="0" w:space="0" w:color="auto"/>
      </w:divBdr>
    </w:div>
    <w:div w:id="842167952">
      <w:bodyDiv w:val="1"/>
      <w:marLeft w:val="0"/>
      <w:marRight w:val="0"/>
      <w:marTop w:val="0"/>
      <w:marBottom w:val="0"/>
      <w:divBdr>
        <w:top w:val="none" w:sz="0" w:space="0" w:color="auto"/>
        <w:left w:val="none" w:sz="0" w:space="0" w:color="auto"/>
        <w:bottom w:val="none" w:sz="0" w:space="0" w:color="auto"/>
        <w:right w:val="none" w:sz="0" w:space="0" w:color="auto"/>
      </w:divBdr>
    </w:div>
    <w:div w:id="844443446">
      <w:bodyDiv w:val="1"/>
      <w:marLeft w:val="0"/>
      <w:marRight w:val="0"/>
      <w:marTop w:val="0"/>
      <w:marBottom w:val="0"/>
      <w:divBdr>
        <w:top w:val="none" w:sz="0" w:space="0" w:color="auto"/>
        <w:left w:val="none" w:sz="0" w:space="0" w:color="auto"/>
        <w:bottom w:val="none" w:sz="0" w:space="0" w:color="auto"/>
        <w:right w:val="none" w:sz="0" w:space="0" w:color="auto"/>
      </w:divBdr>
    </w:div>
    <w:div w:id="862984647">
      <w:bodyDiv w:val="1"/>
      <w:marLeft w:val="0"/>
      <w:marRight w:val="0"/>
      <w:marTop w:val="0"/>
      <w:marBottom w:val="0"/>
      <w:divBdr>
        <w:top w:val="none" w:sz="0" w:space="0" w:color="auto"/>
        <w:left w:val="none" w:sz="0" w:space="0" w:color="auto"/>
        <w:bottom w:val="none" w:sz="0" w:space="0" w:color="auto"/>
        <w:right w:val="none" w:sz="0" w:space="0" w:color="auto"/>
      </w:divBdr>
      <w:divsChild>
        <w:div w:id="7099125">
          <w:marLeft w:val="562"/>
          <w:marRight w:val="0"/>
          <w:marTop w:val="100"/>
          <w:marBottom w:val="100"/>
          <w:divBdr>
            <w:top w:val="none" w:sz="0" w:space="0" w:color="auto"/>
            <w:left w:val="none" w:sz="0" w:space="0" w:color="auto"/>
            <w:bottom w:val="none" w:sz="0" w:space="0" w:color="auto"/>
            <w:right w:val="none" w:sz="0" w:space="0" w:color="auto"/>
          </w:divBdr>
        </w:div>
        <w:div w:id="1900943618">
          <w:marLeft w:val="562"/>
          <w:marRight w:val="0"/>
          <w:marTop w:val="100"/>
          <w:marBottom w:val="100"/>
          <w:divBdr>
            <w:top w:val="none" w:sz="0" w:space="0" w:color="auto"/>
            <w:left w:val="none" w:sz="0" w:space="0" w:color="auto"/>
            <w:bottom w:val="none" w:sz="0" w:space="0" w:color="auto"/>
            <w:right w:val="none" w:sz="0" w:space="0" w:color="auto"/>
          </w:divBdr>
        </w:div>
      </w:divsChild>
    </w:div>
    <w:div w:id="882139548">
      <w:bodyDiv w:val="1"/>
      <w:marLeft w:val="0"/>
      <w:marRight w:val="0"/>
      <w:marTop w:val="0"/>
      <w:marBottom w:val="0"/>
      <w:divBdr>
        <w:top w:val="none" w:sz="0" w:space="0" w:color="auto"/>
        <w:left w:val="none" w:sz="0" w:space="0" w:color="auto"/>
        <w:bottom w:val="none" w:sz="0" w:space="0" w:color="auto"/>
        <w:right w:val="none" w:sz="0" w:space="0" w:color="auto"/>
      </w:divBdr>
      <w:divsChild>
        <w:div w:id="8530878">
          <w:marLeft w:val="446"/>
          <w:marRight w:val="0"/>
          <w:marTop w:val="0"/>
          <w:marBottom w:val="100"/>
          <w:divBdr>
            <w:top w:val="none" w:sz="0" w:space="0" w:color="auto"/>
            <w:left w:val="none" w:sz="0" w:space="0" w:color="auto"/>
            <w:bottom w:val="none" w:sz="0" w:space="0" w:color="auto"/>
            <w:right w:val="none" w:sz="0" w:space="0" w:color="auto"/>
          </w:divBdr>
        </w:div>
        <w:div w:id="361907627">
          <w:marLeft w:val="446"/>
          <w:marRight w:val="0"/>
          <w:marTop w:val="0"/>
          <w:marBottom w:val="100"/>
          <w:divBdr>
            <w:top w:val="none" w:sz="0" w:space="0" w:color="auto"/>
            <w:left w:val="none" w:sz="0" w:space="0" w:color="auto"/>
            <w:bottom w:val="none" w:sz="0" w:space="0" w:color="auto"/>
            <w:right w:val="none" w:sz="0" w:space="0" w:color="auto"/>
          </w:divBdr>
        </w:div>
        <w:div w:id="436027334">
          <w:marLeft w:val="446"/>
          <w:marRight w:val="0"/>
          <w:marTop w:val="0"/>
          <w:marBottom w:val="100"/>
          <w:divBdr>
            <w:top w:val="none" w:sz="0" w:space="0" w:color="auto"/>
            <w:left w:val="none" w:sz="0" w:space="0" w:color="auto"/>
            <w:bottom w:val="none" w:sz="0" w:space="0" w:color="auto"/>
            <w:right w:val="none" w:sz="0" w:space="0" w:color="auto"/>
          </w:divBdr>
        </w:div>
        <w:div w:id="556622769">
          <w:marLeft w:val="446"/>
          <w:marRight w:val="0"/>
          <w:marTop w:val="0"/>
          <w:marBottom w:val="100"/>
          <w:divBdr>
            <w:top w:val="none" w:sz="0" w:space="0" w:color="auto"/>
            <w:left w:val="none" w:sz="0" w:space="0" w:color="auto"/>
            <w:bottom w:val="none" w:sz="0" w:space="0" w:color="auto"/>
            <w:right w:val="none" w:sz="0" w:space="0" w:color="auto"/>
          </w:divBdr>
        </w:div>
        <w:div w:id="803430034">
          <w:marLeft w:val="446"/>
          <w:marRight w:val="0"/>
          <w:marTop w:val="0"/>
          <w:marBottom w:val="100"/>
          <w:divBdr>
            <w:top w:val="none" w:sz="0" w:space="0" w:color="auto"/>
            <w:left w:val="none" w:sz="0" w:space="0" w:color="auto"/>
            <w:bottom w:val="none" w:sz="0" w:space="0" w:color="auto"/>
            <w:right w:val="none" w:sz="0" w:space="0" w:color="auto"/>
          </w:divBdr>
        </w:div>
        <w:div w:id="876967257">
          <w:marLeft w:val="446"/>
          <w:marRight w:val="0"/>
          <w:marTop w:val="0"/>
          <w:marBottom w:val="100"/>
          <w:divBdr>
            <w:top w:val="none" w:sz="0" w:space="0" w:color="auto"/>
            <w:left w:val="none" w:sz="0" w:space="0" w:color="auto"/>
            <w:bottom w:val="none" w:sz="0" w:space="0" w:color="auto"/>
            <w:right w:val="none" w:sz="0" w:space="0" w:color="auto"/>
          </w:divBdr>
        </w:div>
        <w:div w:id="885682768">
          <w:marLeft w:val="446"/>
          <w:marRight w:val="0"/>
          <w:marTop w:val="0"/>
          <w:marBottom w:val="100"/>
          <w:divBdr>
            <w:top w:val="none" w:sz="0" w:space="0" w:color="auto"/>
            <w:left w:val="none" w:sz="0" w:space="0" w:color="auto"/>
            <w:bottom w:val="none" w:sz="0" w:space="0" w:color="auto"/>
            <w:right w:val="none" w:sz="0" w:space="0" w:color="auto"/>
          </w:divBdr>
        </w:div>
        <w:div w:id="891891229">
          <w:marLeft w:val="446"/>
          <w:marRight w:val="0"/>
          <w:marTop w:val="0"/>
          <w:marBottom w:val="100"/>
          <w:divBdr>
            <w:top w:val="none" w:sz="0" w:space="0" w:color="auto"/>
            <w:left w:val="none" w:sz="0" w:space="0" w:color="auto"/>
            <w:bottom w:val="none" w:sz="0" w:space="0" w:color="auto"/>
            <w:right w:val="none" w:sz="0" w:space="0" w:color="auto"/>
          </w:divBdr>
        </w:div>
        <w:div w:id="1020199450">
          <w:marLeft w:val="446"/>
          <w:marRight w:val="0"/>
          <w:marTop w:val="0"/>
          <w:marBottom w:val="100"/>
          <w:divBdr>
            <w:top w:val="none" w:sz="0" w:space="0" w:color="auto"/>
            <w:left w:val="none" w:sz="0" w:space="0" w:color="auto"/>
            <w:bottom w:val="none" w:sz="0" w:space="0" w:color="auto"/>
            <w:right w:val="none" w:sz="0" w:space="0" w:color="auto"/>
          </w:divBdr>
        </w:div>
        <w:div w:id="1156847599">
          <w:marLeft w:val="446"/>
          <w:marRight w:val="0"/>
          <w:marTop w:val="0"/>
          <w:marBottom w:val="100"/>
          <w:divBdr>
            <w:top w:val="none" w:sz="0" w:space="0" w:color="auto"/>
            <w:left w:val="none" w:sz="0" w:space="0" w:color="auto"/>
            <w:bottom w:val="none" w:sz="0" w:space="0" w:color="auto"/>
            <w:right w:val="none" w:sz="0" w:space="0" w:color="auto"/>
          </w:divBdr>
        </w:div>
        <w:div w:id="1372345523">
          <w:marLeft w:val="446"/>
          <w:marRight w:val="0"/>
          <w:marTop w:val="0"/>
          <w:marBottom w:val="100"/>
          <w:divBdr>
            <w:top w:val="none" w:sz="0" w:space="0" w:color="auto"/>
            <w:left w:val="none" w:sz="0" w:space="0" w:color="auto"/>
            <w:bottom w:val="none" w:sz="0" w:space="0" w:color="auto"/>
            <w:right w:val="none" w:sz="0" w:space="0" w:color="auto"/>
          </w:divBdr>
        </w:div>
        <w:div w:id="1692798334">
          <w:marLeft w:val="446"/>
          <w:marRight w:val="0"/>
          <w:marTop w:val="0"/>
          <w:marBottom w:val="100"/>
          <w:divBdr>
            <w:top w:val="none" w:sz="0" w:space="0" w:color="auto"/>
            <w:left w:val="none" w:sz="0" w:space="0" w:color="auto"/>
            <w:bottom w:val="none" w:sz="0" w:space="0" w:color="auto"/>
            <w:right w:val="none" w:sz="0" w:space="0" w:color="auto"/>
          </w:divBdr>
        </w:div>
      </w:divsChild>
    </w:div>
    <w:div w:id="883642189">
      <w:bodyDiv w:val="1"/>
      <w:marLeft w:val="0"/>
      <w:marRight w:val="0"/>
      <w:marTop w:val="0"/>
      <w:marBottom w:val="0"/>
      <w:divBdr>
        <w:top w:val="none" w:sz="0" w:space="0" w:color="auto"/>
        <w:left w:val="none" w:sz="0" w:space="0" w:color="auto"/>
        <w:bottom w:val="none" w:sz="0" w:space="0" w:color="auto"/>
        <w:right w:val="none" w:sz="0" w:space="0" w:color="auto"/>
      </w:divBdr>
    </w:div>
    <w:div w:id="919371739">
      <w:bodyDiv w:val="1"/>
      <w:marLeft w:val="0"/>
      <w:marRight w:val="0"/>
      <w:marTop w:val="0"/>
      <w:marBottom w:val="0"/>
      <w:divBdr>
        <w:top w:val="none" w:sz="0" w:space="0" w:color="auto"/>
        <w:left w:val="none" w:sz="0" w:space="0" w:color="auto"/>
        <w:bottom w:val="none" w:sz="0" w:space="0" w:color="auto"/>
        <w:right w:val="none" w:sz="0" w:space="0" w:color="auto"/>
      </w:divBdr>
      <w:divsChild>
        <w:div w:id="207227733">
          <w:marLeft w:val="821"/>
          <w:marRight w:val="0"/>
          <w:marTop w:val="0"/>
          <w:marBottom w:val="0"/>
          <w:divBdr>
            <w:top w:val="none" w:sz="0" w:space="0" w:color="auto"/>
            <w:left w:val="none" w:sz="0" w:space="0" w:color="auto"/>
            <w:bottom w:val="none" w:sz="0" w:space="0" w:color="auto"/>
            <w:right w:val="none" w:sz="0" w:space="0" w:color="auto"/>
          </w:divBdr>
        </w:div>
        <w:div w:id="1983847005">
          <w:marLeft w:val="821"/>
          <w:marRight w:val="0"/>
          <w:marTop w:val="0"/>
          <w:marBottom w:val="0"/>
          <w:divBdr>
            <w:top w:val="none" w:sz="0" w:space="0" w:color="auto"/>
            <w:left w:val="none" w:sz="0" w:space="0" w:color="auto"/>
            <w:bottom w:val="none" w:sz="0" w:space="0" w:color="auto"/>
            <w:right w:val="none" w:sz="0" w:space="0" w:color="auto"/>
          </w:divBdr>
        </w:div>
      </w:divsChild>
    </w:div>
    <w:div w:id="923952711">
      <w:bodyDiv w:val="1"/>
      <w:marLeft w:val="0"/>
      <w:marRight w:val="0"/>
      <w:marTop w:val="0"/>
      <w:marBottom w:val="0"/>
      <w:divBdr>
        <w:top w:val="none" w:sz="0" w:space="0" w:color="auto"/>
        <w:left w:val="none" w:sz="0" w:space="0" w:color="auto"/>
        <w:bottom w:val="none" w:sz="0" w:space="0" w:color="auto"/>
        <w:right w:val="none" w:sz="0" w:space="0" w:color="auto"/>
      </w:divBdr>
      <w:divsChild>
        <w:div w:id="278537283">
          <w:marLeft w:val="446"/>
          <w:marRight w:val="0"/>
          <w:marTop w:val="120"/>
          <w:marBottom w:val="100"/>
          <w:divBdr>
            <w:top w:val="none" w:sz="0" w:space="0" w:color="auto"/>
            <w:left w:val="none" w:sz="0" w:space="0" w:color="auto"/>
            <w:bottom w:val="none" w:sz="0" w:space="0" w:color="auto"/>
            <w:right w:val="none" w:sz="0" w:space="0" w:color="auto"/>
          </w:divBdr>
        </w:div>
        <w:div w:id="978727148">
          <w:marLeft w:val="446"/>
          <w:marRight w:val="0"/>
          <w:marTop w:val="120"/>
          <w:marBottom w:val="100"/>
          <w:divBdr>
            <w:top w:val="none" w:sz="0" w:space="0" w:color="auto"/>
            <w:left w:val="none" w:sz="0" w:space="0" w:color="auto"/>
            <w:bottom w:val="none" w:sz="0" w:space="0" w:color="auto"/>
            <w:right w:val="none" w:sz="0" w:space="0" w:color="auto"/>
          </w:divBdr>
        </w:div>
        <w:div w:id="1053583056">
          <w:marLeft w:val="446"/>
          <w:marRight w:val="0"/>
          <w:marTop w:val="120"/>
          <w:marBottom w:val="100"/>
          <w:divBdr>
            <w:top w:val="none" w:sz="0" w:space="0" w:color="auto"/>
            <w:left w:val="none" w:sz="0" w:space="0" w:color="auto"/>
            <w:bottom w:val="none" w:sz="0" w:space="0" w:color="auto"/>
            <w:right w:val="none" w:sz="0" w:space="0" w:color="auto"/>
          </w:divBdr>
        </w:div>
        <w:div w:id="1134829785">
          <w:marLeft w:val="446"/>
          <w:marRight w:val="0"/>
          <w:marTop w:val="120"/>
          <w:marBottom w:val="100"/>
          <w:divBdr>
            <w:top w:val="none" w:sz="0" w:space="0" w:color="auto"/>
            <w:left w:val="none" w:sz="0" w:space="0" w:color="auto"/>
            <w:bottom w:val="none" w:sz="0" w:space="0" w:color="auto"/>
            <w:right w:val="none" w:sz="0" w:space="0" w:color="auto"/>
          </w:divBdr>
        </w:div>
      </w:divsChild>
    </w:div>
    <w:div w:id="925652093">
      <w:bodyDiv w:val="1"/>
      <w:marLeft w:val="0"/>
      <w:marRight w:val="0"/>
      <w:marTop w:val="0"/>
      <w:marBottom w:val="0"/>
      <w:divBdr>
        <w:top w:val="none" w:sz="0" w:space="0" w:color="auto"/>
        <w:left w:val="none" w:sz="0" w:space="0" w:color="auto"/>
        <w:bottom w:val="none" w:sz="0" w:space="0" w:color="auto"/>
        <w:right w:val="none" w:sz="0" w:space="0" w:color="auto"/>
      </w:divBdr>
    </w:div>
    <w:div w:id="982346253">
      <w:bodyDiv w:val="1"/>
      <w:marLeft w:val="0"/>
      <w:marRight w:val="0"/>
      <w:marTop w:val="0"/>
      <w:marBottom w:val="0"/>
      <w:divBdr>
        <w:top w:val="none" w:sz="0" w:space="0" w:color="auto"/>
        <w:left w:val="none" w:sz="0" w:space="0" w:color="auto"/>
        <w:bottom w:val="none" w:sz="0" w:space="0" w:color="auto"/>
        <w:right w:val="none" w:sz="0" w:space="0" w:color="auto"/>
      </w:divBdr>
      <w:divsChild>
        <w:div w:id="548765429">
          <w:marLeft w:val="0"/>
          <w:marRight w:val="0"/>
          <w:marTop w:val="0"/>
          <w:marBottom w:val="0"/>
          <w:divBdr>
            <w:top w:val="none" w:sz="0" w:space="0" w:color="auto"/>
            <w:left w:val="none" w:sz="0" w:space="0" w:color="auto"/>
            <w:bottom w:val="none" w:sz="0" w:space="0" w:color="auto"/>
            <w:right w:val="none" w:sz="0" w:space="0" w:color="auto"/>
          </w:divBdr>
          <w:divsChild>
            <w:div w:id="174194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7642">
      <w:bodyDiv w:val="1"/>
      <w:marLeft w:val="0"/>
      <w:marRight w:val="0"/>
      <w:marTop w:val="0"/>
      <w:marBottom w:val="0"/>
      <w:divBdr>
        <w:top w:val="none" w:sz="0" w:space="0" w:color="auto"/>
        <w:left w:val="none" w:sz="0" w:space="0" w:color="auto"/>
        <w:bottom w:val="none" w:sz="0" w:space="0" w:color="auto"/>
        <w:right w:val="none" w:sz="0" w:space="0" w:color="auto"/>
      </w:divBdr>
      <w:divsChild>
        <w:div w:id="205338521">
          <w:marLeft w:val="446"/>
          <w:marRight w:val="0"/>
          <w:marTop w:val="0"/>
          <w:marBottom w:val="100"/>
          <w:divBdr>
            <w:top w:val="none" w:sz="0" w:space="0" w:color="auto"/>
            <w:left w:val="none" w:sz="0" w:space="0" w:color="auto"/>
            <w:bottom w:val="none" w:sz="0" w:space="0" w:color="auto"/>
            <w:right w:val="none" w:sz="0" w:space="0" w:color="auto"/>
          </w:divBdr>
        </w:div>
        <w:div w:id="819419671">
          <w:marLeft w:val="446"/>
          <w:marRight w:val="0"/>
          <w:marTop w:val="0"/>
          <w:marBottom w:val="100"/>
          <w:divBdr>
            <w:top w:val="none" w:sz="0" w:space="0" w:color="auto"/>
            <w:left w:val="none" w:sz="0" w:space="0" w:color="auto"/>
            <w:bottom w:val="none" w:sz="0" w:space="0" w:color="auto"/>
            <w:right w:val="none" w:sz="0" w:space="0" w:color="auto"/>
          </w:divBdr>
        </w:div>
        <w:div w:id="908350610">
          <w:marLeft w:val="446"/>
          <w:marRight w:val="0"/>
          <w:marTop w:val="0"/>
          <w:marBottom w:val="100"/>
          <w:divBdr>
            <w:top w:val="none" w:sz="0" w:space="0" w:color="auto"/>
            <w:left w:val="none" w:sz="0" w:space="0" w:color="auto"/>
            <w:bottom w:val="none" w:sz="0" w:space="0" w:color="auto"/>
            <w:right w:val="none" w:sz="0" w:space="0" w:color="auto"/>
          </w:divBdr>
        </w:div>
        <w:div w:id="1928686808">
          <w:marLeft w:val="446"/>
          <w:marRight w:val="0"/>
          <w:marTop w:val="0"/>
          <w:marBottom w:val="100"/>
          <w:divBdr>
            <w:top w:val="none" w:sz="0" w:space="0" w:color="auto"/>
            <w:left w:val="none" w:sz="0" w:space="0" w:color="auto"/>
            <w:bottom w:val="none" w:sz="0" w:space="0" w:color="auto"/>
            <w:right w:val="none" w:sz="0" w:space="0" w:color="auto"/>
          </w:divBdr>
        </w:div>
      </w:divsChild>
    </w:div>
    <w:div w:id="998918676">
      <w:bodyDiv w:val="1"/>
      <w:marLeft w:val="0"/>
      <w:marRight w:val="0"/>
      <w:marTop w:val="0"/>
      <w:marBottom w:val="0"/>
      <w:divBdr>
        <w:top w:val="none" w:sz="0" w:space="0" w:color="auto"/>
        <w:left w:val="none" w:sz="0" w:space="0" w:color="auto"/>
        <w:bottom w:val="none" w:sz="0" w:space="0" w:color="auto"/>
        <w:right w:val="none" w:sz="0" w:space="0" w:color="auto"/>
      </w:divBdr>
    </w:div>
    <w:div w:id="1002010115">
      <w:bodyDiv w:val="1"/>
      <w:marLeft w:val="0"/>
      <w:marRight w:val="0"/>
      <w:marTop w:val="0"/>
      <w:marBottom w:val="0"/>
      <w:divBdr>
        <w:top w:val="none" w:sz="0" w:space="0" w:color="auto"/>
        <w:left w:val="none" w:sz="0" w:space="0" w:color="auto"/>
        <w:bottom w:val="none" w:sz="0" w:space="0" w:color="auto"/>
        <w:right w:val="none" w:sz="0" w:space="0" w:color="auto"/>
      </w:divBdr>
      <w:divsChild>
        <w:div w:id="1218660511">
          <w:marLeft w:val="562"/>
          <w:marRight w:val="0"/>
          <w:marTop w:val="0"/>
          <w:marBottom w:val="100"/>
          <w:divBdr>
            <w:top w:val="none" w:sz="0" w:space="0" w:color="auto"/>
            <w:left w:val="none" w:sz="0" w:space="0" w:color="auto"/>
            <w:bottom w:val="none" w:sz="0" w:space="0" w:color="auto"/>
            <w:right w:val="none" w:sz="0" w:space="0" w:color="auto"/>
          </w:divBdr>
        </w:div>
        <w:div w:id="1234388661">
          <w:marLeft w:val="562"/>
          <w:marRight w:val="0"/>
          <w:marTop w:val="0"/>
          <w:marBottom w:val="100"/>
          <w:divBdr>
            <w:top w:val="none" w:sz="0" w:space="0" w:color="auto"/>
            <w:left w:val="none" w:sz="0" w:space="0" w:color="auto"/>
            <w:bottom w:val="none" w:sz="0" w:space="0" w:color="auto"/>
            <w:right w:val="none" w:sz="0" w:space="0" w:color="auto"/>
          </w:divBdr>
        </w:div>
        <w:div w:id="1768503535">
          <w:marLeft w:val="562"/>
          <w:marRight w:val="0"/>
          <w:marTop w:val="0"/>
          <w:marBottom w:val="100"/>
          <w:divBdr>
            <w:top w:val="none" w:sz="0" w:space="0" w:color="auto"/>
            <w:left w:val="none" w:sz="0" w:space="0" w:color="auto"/>
            <w:bottom w:val="none" w:sz="0" w:space="0" w:color="auto"/>
            <w:right w:val="none" w:sz="0" w:space="0" w:color="auto"/>
          </w:divBdr>
        </w:div>
      </w:divsChild>
    </w:div>
    <w:div w:id="1046836332">
      <w:bodyDiv w:val="1"/>
      <w:marLeft w:val="0"/>
      <w:marRight w:val="0"/>
      <w:marTop w:val="0"/>
      <w:marBottom w:val="0"/>
      <w:divBdr>
        <w:top w:val="none" w:sz="0" w:space="0" w:color="auto"/>
        <w:left w:val="none" w:sz="0" w:space="0" w:color="auto"/>
        <w:bottom w:val="none" w:sz="0" w:space="0" w:color="auto"/>
        <w:right w:val="none" w:sz="0" w:space="0" w:color="auto"/>
      </w:divBdr>
    </w:div>
    <w:div w:id="1068192675">
      <w:bodyDiv w:val="1"/>
      <w:marLeft w:val="0"/>
      <w:marRight w:val="0"/>
      <w:marTop w:val="0"/>
      <w:marBottom w:val="0"/>
      <w:divBdr>
        <w:top w:val="none" w:sz="0" w:space="0" w:color="auto"/>
        <w:left w:val="none" w:sz="0" w:space="0" w:color="auto"/>
        <w:bottom w:val="none" w:sz="0" w:space="0" w:color="auto"/>
        <w:right w:val="none" w:sz="0" w:space="0" w:color="auto"/>
      </w:divBdr>
    </w:div>
    <w:div w:id="1080061281">
      <w:bodyDiv w:val="1"/>
      <w:marLeft w:val="0"/>
      <w:marRight w:val="0"/>
      <w:marTop w:val="0"/>
      <w:marBottom w:val="0"/>
      <w:divBdr>
        <w:top w:val="none" w:sz="0" w:space="0" w:color="auto"/>
        <w:left w:val="none" w:sz="0" w:space="0" w:color="auto"/>
        <w:bottom w:val="none" w:sz="0" w:space="0" w:color="auto"/>
        <w:right w:val="none" w:sz="0" w:space="0" w:color="auto"/>
      </w:divBdr>
    </w:div>
    <w:div w:id="1083725198">
      <w:bodyDiv w:val="1"/>
      <w:marLeft w:val="0"/>
      <w:marRight w:val="0"/>
      <w:marTop w:val="0"/>
      <w:marBottom w:val="0"/>
      <w:divBdr>
        <w:top w:val="none" w:sz="0" w:space="0" w:color="auto"/>
        <w:left w:val="none" w:sz="0" w:space="0" w:color="auto"/>
        <w:bottom w:val="none" w:sz="0" w:space="0" w:color="auto"/>
        <w:right w:val="none" w:sz="0" w:space="0" w:color="auto"/>
      </w:divBdr>
    </w:div>
    <w:div w:id="1088693368">
      <w:bodyDiv w:val="1"/>
      <w:marLeft w:val="0"/>
      <w:marRight w:val="0"/>
      <w:marTop w:val="0"/>
      <w:marBottom w:val="0"/>
      <w:divBdr>
        <w:top w:val="none" w:sz="0" w:space="0" w:color="auto"/>
        <w:left w:val="none" w:sz="0" w:space="0" w:color="auto"/>
        <w:bottom w:val="none" w:sz="0" w:space="0" w:color="auto"/>
        <w:right w:val="none" w:sz="0" w:space="0" w:color="auto"/>
      </w:divBdr>
      <w:divsChild>
        <w:div w:id="62146312">
          <w:marLeft w:val="821"/>
          <w:marRight w:val="0"/>
          <w:marTop w:val="0"/>
          <w:marBottom w:val="100"/>
          <w:divBdr>
            <w:top w:val="none" w:sz="0" w:space="0" w:color="auto"/>
            <w:left w:val="none" w:sz="0" w:space="0" w:color="auto"/>
            <w:bottom w:val="none" w:sz="0" w:space="0" w:color="auto"/>
            <w:right w:val="none" w:sz="0" w:space="0" w:color="auto"/>
          </w:divBdr>
        </w:div>
        <w:div w:id="260723387">
          <w:marLeft w:val="850"/>
          <w:marRight w:val="0"/>
          <w:marTop w:val="0"/>
          <w:marBottom w:val="100"/>
          <w:divBdr>
            <w:top w:val="none" w:sz="0" w:space="0" w:color="auto"/>
            <w:left w:val="none" w:sz="0" w:space="0" w:color="auto"/>
            <w:bottom w:val="none" w:sz="0" w:space="0" w:color="auto"/>
            <w:right w:val="none" w:sz="0" w:space="0" w:color="auto"/>
          </w:divBdr>
        </w:div>
        <w:div w:id="761879071">
          <w:marLeft w:val="850"/>
          <w:marRight w:val="0"/>
          <w:marTop w:val="0"/>
          <w:marBottom w:val="100"/>
          <w:divBdr>
            <w:top w:val="none" w:sz="0" w:space="0" w:color="auto"/>
            <w:left w:val="none" w:sz="0" w:space="0" w:color="auto"/>
            <w:bottom w:val="none" w:sz="0" w:space="0" w:color="auto"/>
            <w:right w:val="none" w:sz="0" w:space="0" w:color="auto"/>
          </w:divBdr>
        </w:div>
        <w:div w:id="823132600">
          <w:marLeft w:val="850"/>
          <w:marRight w:val="0"/>
          <w:marTop w:val="0"/>
          <w:marBottom w:val="100"/>
          <w:divBdr>
            <w:top w:val="none" w:sz="0" w:space="0" w:color="auto"/>
            <w:left w:val="none" w:sz="0" w:space="0" w:color="auto"/>
            <w:bottom w:val="none" w:sz="0" w:space="0" w:color="auto"/>
            <w:right w:val="none" w:sz="0" w:space="0" w:color="auto"/>
          </w:divBdr>
        </w:div>
        <w:div w:id="1091973695">
          <w:marLeft w:val="850"/>
          <w:marRight w:val="0"/>
          <w:marTop w:val="0"/>
          <w:marBottom w:val="100"/>
          <w:divBdr>
            <w:top w:val="none" w:sz="0" w:space="0" w:color="auto"/>
            <w:left w:val="none" w:sz="0" w:space="0" w:color="auto"/>
            <w:bottom w:val="none" w:sz="0" w:space="0" w:color="auto"/>
            <w:right w:val="none" w:sz="0" w:space="0" w:color="auto"/>
          </w:divBdr>
        </w:div>
        <w:div w:id="1113524644">
          <w:marLeft w:val="850"/>
          <w:marRight w:val="0"/>
          <w:marTop w:val="0"/>
          <w:marBottom w:val="100"/>
          <w:divBdr>
            <w:top w:val="none" w:sz="0" w:space="0" w:color="auto"/>
            <w:left w:val="none" w:sz="0" w:space="0" w:color="auto"/>
            <w:bottom w:val="none" w:sz="0" w:space="0" w:color="auto"/>
            <w:right w:val="none" w:sz="0" w:space="0" w:color="auto"/>
          </w:divBdr>
        </w:div>
        <w:div w:id="1120757950">
          <w:marLeft w:val="821"/>
          <w:marRight w:val="0"/>
          <w:marTop w:val="0"/>
          <w:marBottom w:val="100"/>
          <w:divBdr>
            <w:top w:val="none" w:sz="0" w:space="0" w:color="auto"/>
            <w:left w:val="none" w:sz="0" w:space="0" w:color="auto"/>
            <w:bottom w:val="none" w:sz="0" w:space="0" w:color="auto"/>
            <w:right w:val="none" w:sz="0" w:space="0" w:color="auto"/>
          </w:divBdr>
        </w:div>
        <w:div w:id="1519001772">
          <w:marLeft w:val="850"/>
          <w:marRight w:val="0"/>
          <w:marTop w:val="0"/>
          <w:marBottom w:val="100"/>
          <w:divBdr>
            <w:top w:val="none" w:sz="0" w:space="0" w:color="auto"/>
            <w:left w:val="none" w:sz="0" w:space="0" w:color="auto"/>
            <w:bottom w:val="none" w:sz="0" w:space="0" w:color="auto"/>
            <w:right w:val="none" w:sz="0" w:space="0" w:color="auto"/>
          </w:divBdr>
        </w:div>
        <w:div w:id="1734618512">
          <w:marLeft w:val="850"/>
          <w:marRight w:val="0"/>
          <w:marTop w:val="0"/>
          <w:marBottom w:val="100"/>
          <w:divBdr>
            <w:top w:val="none" w:sz="0" w:space="0" w:color="auto"/>
            <w:left w:val="none" w:sz="0" w:space="0" w:color="auto"/>
            <w:bottom w:val="none" w:sz="0" w:space="0" w:color="auto"/>
            <w:right w:val="none" w:sz="0" w:space="0" w:color="auto"/>
          </w:divBdr>
        </w:div>
        <w:div w:id="1920556402">
          <w:marLeft w:val="850"/>
          <w:marRight w:val="0"/>
          <w:marTop w:val="0"/>
          <w:marBottom w:val="100"/>
          <w:divBdr>
            <w:top w:val="none" w:sz="0" w:space="0" w:color="auto"/>
            <w:left w:val="none" w:sz="0" w:space="0" w:color="auto"/>
            <w:bottom w:val="none" w:sz="0" w:space="0" w:color="auto"/>
            <w:right w:val="none" w:sz="0" w:space="0" w:color="auto"/>
          </w:divBdr>
        </w:div>
      </w:divsChild>
    </w:div>
    <w:div w:id="1092511225">
      <w:bodyDiv w:val="1"/>
      <w:marLeft w:val="0"/>
      <w:marRight w:val="0"/>
      <w:marTop w:val="0"/>
      <w:marBottom w:val="0"/>
      <w:divBdr>
        <w:top w:val="none" w:sz="0" w:space="0" w:color="auto"/>
        <w:left w:val="none" w:sz="0" w:space="0" w:color="auto"/>
        <w:bottom w:val="none" w:sz="0" w:space="0" w:color="auto"/>
        <w:right w:val="none" w:sz="0" w:space="0" w:color="auto"/>
      </w:divBdr>
      <w:divsChild>
        <w:div w:id="10769293">
          <w:marLeft w:val="446"/>
          <w:marRight w:val="0"/>
          <w:marTop w:val="0"/>
          <w:marBottom w:val="100"/>
          <w:divBdr>
            <w:top w:val="none" w:sz="0" w:space="0" w:color="auto"/>
            <w:left w:val="none" w:sz="0" w:space="0" w:color="auto"/>
            <w:bottom w:val="none" w:sz="0" w:space="0" w:color="auto"/>
            <w:right w:val="none" w:sz="0" w:space="0" w:color="auto"/>
          </w:divBdr>
        </w:div>
        <w:div w:id="1107120389">
          <w:marLeft w:val="446"/>
          <w:marRight w:val="0"/>
          <w:marTop w:val="0"/>
          <w:marBottom w:val="100"/>
          <w:divBdr>
            <w:top w:val="none" w:sz="0" w:space="0" w:color="auto"/>
            <w:left w:val="none" w:sz="0" w:space="0" w:color="auto"/>
            <w:bottom w:val="none" w:sz="0" w:space="0" w:color="auto"/>
            <w:right w:val="none" w:sz="0" w:space="0" w:color="auto"/>
          </w:divBdr>
        </w:div>
        <w:div w:id="1248611647">
          <w:marLeft w:val="446"/>
          <w:marRight w:val="0"/>
          <w:marTop w:val="0"/>
          <w:marBottom w:val="100"/>
          <w:divBdr>
            <w:top w:val="none" w:sz="0" w:space="0" w:color="auto"/>
            <w:left w:val="none" w:sz="0" w:space="0" w:color="auto"/>
            <w:bottom w:val="none" w:sz="0" w:space="0" w:color="auto"/>
            <w:right w:val="none" w:sz="0" w:space="0" w:color="auto"/>
          </w:divBdr>
        </w:div>
        <w:div w:id="1524587755">
          <w:marLeft w:val="446"/>
          <w:marRight w:val="0"/>
          <w:marTop w:val="0"/>
          <w:marBottom w:val="100"/>
          <w:divBdr>
            <w:top w:val="none" w:sz="0" w:space="0" w:color="auto"/>
            <w:left w:val="none" w:sz="0" w:space="0" w:color="auto"/>
            <w:bottom w:val="none" w:sz="0" w:space="0" w:color="auto"/>
            <w:right w:val="none" w:sz="0" w:space="0" w:color="auto"/>
          </w:divBdr>
        </w:div>
      </w:divsChild>
    </w:div>
    <w:div w:id="1121614211">
      <w:bodyDiv w:val="1"/>
      <w:marLeft w:val="0"/>
      <w:marRight w:val="0"/>
      <w:marTop w:val="0"/>
      <w:marBottom w:val="0"/>
      <w:divBdr>
        <w:top w:val="none" w:sz="0" w:space="0" w:color="auto"/>
        <w:left w:val="none" w:sz="0" w:space="0" w:color="auto"/>
        <w:bottom w:val="none" w:sz="0" w:space="0" w:color="auto"/>
        <w:right w:val="none" w:sz="0" w:space="0" w:color="auto"/>
      </w:divBdr>
    </w:div>
    <w:div w:id="1167592428">
      <w:bodyDiv w:val="1"/>
      <w:marLeft w:val="0"/>
      <w:marRight w:val="0"/>
      <w:marTop w:val="0"/>
      <w:marBottom w:val="0"/>
      <w:divBdr>
        <w:top w:val="none" w:sz="0" w:space="0" w:color="auto"/>
        <w:left w:val="none" w:sz="0" w:space="0" w:color="auto"/>
        <w:bottom w:val="none" w:sz="0" w:space="0" w:color="auto"/>
        <w:right w:val="none" w:sz="0" w:space="0" w:color="auto"/>
      </w:divBdr>
      <w:divsChild>
        <w:div w:id="381056687">
          <w:marLeft w:val="0"/>
          <w:marRight w:val="0"/>
          <w:marTop w:val="0"/>
          <w:marBottom w:val="0"/>
          <w:divBdr>
            <w:top w:val="none" w:sz="0" w:space="0" w:color="auto"/>
            <w:left w:val="none" w:sz="0" w:space="0" w:color="auto"/>
            <w:bottom w:val="none" w:sz="0" w:space="0" w:color="auto"/>
            <w:right w:val="none" w:sz="0" w:space="0" w:color="auto"/>
          </w:divBdr>
          <w:divsChild>
            <w:div w:id="17401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77718">
      <w:bodyDiv w:val="1"/>
      <w:marLeft w:val="0"/>
      <w:marRight w:val="0"/>
      <w:marTop w:val="0"/>
      <w:marBottom w:val="0"/>
      <w:divBdr>
        <w:top w:val="none" w:sz="0" w:space="0" w:color="auto"/>
        <w:left w:val="none" w:sz="0" w:space="0" w:color="auto"/>
        <w:bottom w:val="none" w:sz="0" w:space="0" w:color="auto"/>
        <w:right w:val="none" w:sz="0" w:space="0" w:color="auto"/>
      </w:divBdr>
    </w:div>
    <w:div w:id="1192570930">
      <w:bodyDiv w:val="1"/>
      <w:marLeft w:val="0"/>
      <w:marRight w:val="0"/>
      <w:marTop w:val="0"/>
      <w:marBottom w:val="0"/>
      <w:divBdr>
        <w:top w:val="none" w:sz="0" w:space="0" w:color="auto"/>
        <w:left w:val="none" w:sz="0" w:space="0" w:color="auto"/>
        <w:bottom w:val="none" w:sz="0" w:space="0" w:color="auto"/>
        <w:right w:val="none" w:sz="0" w:space="0" w:color="auto"/>
      </w:divBdr>
      <w:divsChild>
        <w:div w:id="186137745">
          <w:marLeft w:val="821"/>
          <w:marRight w:val="0"/>
          <w:marTop w:val="0"/>
          <w:marBottom w:val="100"/>
          <w:divBdr>
            <w:top w:val="none" w:sz="0" w:space="0" w:color="auto"/>
            <w:left w:val="none" w:sz="0" w:space="0" w:color="auto"/>
            <w:bottom w:val="none" w:sz="0" w:space="0" w:color="auto"/>
            <w:right w:val="none" w:sz="0" w:space="0" w:color="auto"/>
          </w:divBdr>
        </w:div>
        <w:div w:id="763455420">
          <w:marLeft w:val="850"/>
          <w:marRight w:val="0"/>
          <w:marTop w:val="0"/>
          <w:marBottom w:val="100"/>
          <w:divBdr>
            <w:top w:val="none" w:sz="0" w:space="0" w:color="auto"/>
            <w:left w:val="none" w:sz="0" w:space="0" w:color="auto"/>
            <w:bottom w:val="none" w:sz="0" w:space="0" w:color="auto"/>
            <w:right w:val="none" w:sz="0" w:space="0" w:color="auto"/>
          </w:divBdr>
        </w:div>
        <w:div w:id="1312709977">
          <w:marLeft w:val="821"/>
          <w:marRight w:val="0"/>
          <w:marTop w:val="0"/>
          <w:marBottom w:val="100"/>
          <w:divBdr>
            <w:top w:val="none" w:sz="0" w:space="0" w:color="auto"/>
            <w:left w:val="none" w:sz="0" w:space="0" w:color="auto"/>
            <w:bottom w:val="none" w:sz="0" w:space="0" w:color="auto"/>
            <w:right w:val="none" w:sz="0" w:space="0" w:color="auto"/>
          </w:divBdr>
        </w:div>
        <w:div w:id="1498500276">
          <w:marLeft w:val="850"/>
          <w:marRight w:val="0"/>
          <w:marTop w:val="0"/>
          <w:marBottom w:val="100"/>
          <w:divBdr>
            <w:top w:val="none" w:sz="0" w:space="0" w:color="auto"/>
            <w:left w:val="none" w:sz="0" w:space="0" w:color="auto"/>
            <w:bottom w:val="none" w:sz="0" w:space="0" w:color="auto"/>
            <w:right w:val="none" w:sz="0" w:space="0" w:color="auto"/>
          </w:divBdr>
        </w:div>
        <w:div w:id="1614441128">
          <w:marLeft w:val="850"/>
          <w:marRight w:val="0"/>
          <w:marTop w:val="0"/>
          <w:marBottom w:val="100"/>
          <w:divBdr>
            <w:top w:val="none" w:sz="0" w:space="0" w:color="auto"/>
            <w:left w:val="none" w:sz="0" w:space="0" w:color="auto"/>
            <w:bottom w:val="none" w:sz="0" w:space="0" w:color="auto"/>
            <w:right w:val="none" w:sz="0" w:space="0" w:color="auto"/>
          </w:divBdr>
        </w:div>
        <w:div w:id="1620182328">
          <w:marLeft w:val="850"/>
          <w:marRight w:val="0"/>
          <w:marTop w:val="0"/>
          <w:marBottom w:val="100"/>
          <w:divBdr>
            <w:top w:val="none" w:sz="0" w:space="0" w:color="auto"/>
            <w:left w:val="none" w:sz="0" w:space="0" w:color="auto"/>
            <w:bottom w:val="none" w:sz="0" w:space="0" w:color="auto"/>
            <w:right w:val="none" w:sz="0" w:space="0" w:color="auto"/>
          </w:divBdr>
        </w:div>
      </w:divsChild>
    </w:div>
    <w:div w:id="1205096704">
      <w:bodyDiv w:val="1"/>
      <w:marLeft w:val="0"/>
      <w:marRight w:val="0"/>
      <w:marTop w:val="0"/>
      <w:marBottom w:val="0"/>
      <w:divBdr>
        <w:top w:val="none" w:sz="0" w:space="0" w:color="auto"/>
        <w:left w:val="none" w:sz="0" w:space="0" w:color="auto"/>
        <w:bottom w:val="none" w:sz="0" w:space="0" w:color="auto"/>
        <w:right w:val="none" w:sz="0" w:space="0" w:color="auto"/>
      </w:divBdr>
    </w:div>
    <w:div w:id="1213812154">
      <w:bodyDiv w:val="1"/>
      <w:marLeft w:val="0"/>
      <w:marRight w:val="0"/>
      <w:marTop w:val="0"/>
      <w:marBottom w:val="0"/>
      <w:divBdr>
        <w:top w:val="none" w:sz="0" w:space="0" w:color="auto"/>
        <w:left w:val="none" w:sz="0" w:space="0" w:color="auto"/>
        <w:bottom w:val="none" w:sz="0" w:space="0" w:color="auto"/>
        <w:right w:val="none" w:sz="0" w:space="0" w:color="auto"/>
      </w:divBdr>
      <w:divsChild>
        <w:div w:id="24406142">
          <w:marLeft w:val="446"/>
          <w:marRight w:val="0"/>
          <w:marTop w:val="0"/>
          <w:marBottom w:val="100"/>
          <w:divBdr>
            <w:top w:val="none" w:sz="0" w:space="0" w:color="auto"/>
            <w:left w:val="none" w:sz="0" w:space="0" w:color="auto"/>
            <w:bottom w:val="none" w:sz="0" w:space="0" w:color="auto"/>
            <w:right w:val="none" w:sz="0" w:space="0" w:color="auto"/>
          </w:divBdr>
        </w:div>
        <w:div w:id="45883493">
          <w:marLeft w:val="446"/>
          <w:marRight w:val="0"/>
          <w:marTop w:val="0"/>
          <w:marBottom w:val="100"/>
          <w:divBdr>
            <w:top w:val="none" w:sz="0" w:space="0" w:color="auto"/>
            <w:left w:val="none" w:sz="0" w:space="0" w:color="auto"/>
            <w:bottom w:val="none" w:sz="0" w:space="0" w:color="auto"/>
            <w:right w:val="none" w:sz="0" w:space="0" w:color="auto"/>
          </w:divBdr>
        </w:div>
        <w:div w:id="650718307">
          <w:marLeft w:val="446"/>
          <w:marRight w:val="0"/>
          <w:marTop w:val="0"/>
          <w:marBottom w:val="100"/>
          <w:divBdr>
            <w:top w:val="none" w:sz="0" w:space="0" w:color="auto"/>
            <w:left w:val="none" w:sz="0" w:space="0" w:color="auto"/>
            <w:bottom w:val="none" w:sz="0" w:space="0" w:color="auto"/>
            <w:right w:val="none" w:sz="0" w:space="0" w:color="auto"/>
          </w:divBdr>
        </w:div>
        <w:div w:id="746926839">
          <w:marLeft w:val="446"/>
          <w:marRight w:val="0"/>
          <w:marTop w:val="0"/>
          <w:marBottom w:val="100"/>
          <w:divBdr>
            <w:top w:val="none" w:sz="0" w:space="0" w:color="auto"/>
            <w:left w:val="none" w:sz="0" w:space="0" w:color="auto"/>
            <w:bottom w:val="none" w:sz="0" w:space="0" w:color="auto"/>
            <w:right w:val="none" w:sz="0" w:space="0" w:color="auto"/>
          </w:divBdr>
        </w:div>
        <w:div w:id="865677660">
          <w:marLeft w:val="446"/>
          <w:marRight w:val="0"/>
          <w:marTop w:val="0"/>
          <w:marBottom w:val="100"/>
          <w:divBdr>
            <w:top w:val="none" w:sz="0" w:space="0" w:color="auto"/>
            <w:left w:val="none" w:sz="0" w:space="0" w:color="auto"/>
            <w:bottom w:val="none" w:sz="0" w:space="0" w:color="auto"/>
            <w:right w:val="none" w:sz="0" w:space="0" w:color="auto"/>
          </w:divBdr>
        </w:div>
        <w:div w:id="888346393">
          <w:marLeft w:val="446"/>
          <w:marRight w:val="0"/>
          <w:marTop w:val="0"/>
          <w:marBottom w:val="100"/>
          <w:divBdr>
            <w:top w:val="none" w:sz="0" w:space="0" w:color="auto"/>
            <w:left w:val="none" w:sz="0" w:space="0" w:color="auto"/>
            <w:bottom w:val="none" w:sz="0" w:space="0" w:color="auto"/>
            <w:right w:val="none" w:sz="0" w:space="0" w:color="auto"/>
          </w:divBdr>
        </w:div>
        <w:div w:id="1069229367">
          <w:marLeft w:val="446"/>
          <w:marRight w:val="0"/>
          <w:marTop w:val="0"/>
          <w:marBottom w:val="100"/>
          <w:divBdr>
            <w:top w:val="none" w:sz="0" w:space="0" w:color="auto"/>
            <w:left w:val="none" w:sz="0" w:space="0" w:color="auto"/>
            <w:bottom w:val="none" w:sz="0" w:space="0" w:color="auto"/>
            <w:right w:val="none" w:sz="0" w:space="0" w:color="auto"/>
          </w:divBdr>
        </w:div>
        <w:div w:id="1110130446">
          <w:marLeft w:val="446"/>
          <w:marRight w:val="0"/>
          <w:marTop w:val="0"/>
          <w:marBottom w:val="100"/>
          <w:divBdr>
            <w:top w:val="none" w:sz="0" w:space="0" w:color="auto"/>
            <w:left w:val="none" w:sz="0" w:space="0" w:color="auto"/>
            <w:bottom w:val="none" w:sz="0" w:space="0" w:color="auto"/>
            <w:right w:val="none" w:sz="0" w:space="0" w:color="auto"/>
          </w:divBdr>
        </w:div>
        <w:div w:id="1268852106">
          <w:marLeft w:val="446"/>
          <w:marRight w:val="0"/>
          <w:marTop w:val="0"/>
          <w:marBottom w:val="100"/>
          <w:divBdr>
            <w:top w:val="none" w:sz="0" w:space="0" w:color="auto"/>
            <w:left w:val="none" w:sz="0" w:space="0" w:color="auto"/>
            <w:bottom w:val="none" w:sz="0" w:space="0" w:color="auto"/>
            <w:right w:val="none" w:sz="0" w:space="0" w:color="auto"/>
          </w:divBdr>
        </w:div>
        <w:div w:id="1289386520">
          <w:marLeft w:val="446"/>
          <w:marRight w:val="0"/>
          <w:marTop w:val="0"/>
          <w:marBottom w:val="100"/>
          <w:divBdr>
            <w:top w:val="none" w:sz="0" w:space="0" w:color="auto"/>
            <w:left w:val="none" w:sz="0" w:space="0" w:color="auto"/>
            <w:bottom w:val="none" w:sz="0" w:space="0" w:color="auto"/>
            <w:right w:val="none" w:sz="0" w:space="0" w:color="auto"/>
          </w:divBdr>
        </w:div>
        <w:div w:id="1298872299">
          <w:marLeft w:val="446"/>
          <w:marRight w:val="0"/>
          <w:marTop w:val="0"/>
          <w:marBottom w:val="100"/>
          <w:divBdr>
            <w:top w:val="none" w:sz="0" w:space="0" w:color="auto"/>
            <w:left w:val="none" w:sz="0" w:space="0" w:color="auto"/>
            <w:bottom w:val="none" w:sz="0" w:space="0" w:color="auto"/>
            <w:right w:val="none" w:sz="0" w:space="0" w:color="auto"/>
          </w:divBdr>
        </w:div>
        <w:div w:id="1813792122">
          <w:marLeft w:val="446"/>
          <w:marRight w:val="0"/>
          <w:marTop w:val="0"/>
          <w:marBottom w:val="100"/>
          <w:divBdr>
            <w:top w:val="none" w:sz="0" w:space="0" w:color="auto"/>
            <w:left w:val="none" w:sz="0" w:space="0" w:color="auto"/>
            <w:bottom w:val="none" w:sz="0" w:space="0" w:color="auto"/>
            <w:right w:val="none" w:sz="0" w:space="0" w:color="auto"/>
          </w:divBdr>
        </w:div>
        <w:div w:id="1842626467">
          <w:marLeft w:val="446"/>
          <w:marRight w:val="0"/>
          <w:marTop w:val="0"/>
          <w:marBottom w:val="100"/>
          <w:divBdr>
            <w:top w:val="none" w:sz="0" w:space="0" w:color="auto"/>
            <w:left w:val="none" w:sz="0" w:space="0" w:color="auto"/>
            <w:bottom w:val="none" w:sz="0" w:space="0" w:color="auto"/>
            <w:right w:val="none" w:sz="0" w:space="0" w:color="auto"/>
          </w:divBdr>
        </w:div>
        <w:div w:id="2049987495">
          <w:marLeft w:val="446"/>
          <w:marRight w:val="0"/>
          <w:marTop w:val="0"/>
          <w:marBottom w:val="100"/>
          <w:divBdr>
            <w:top w:val="none" w:sz="0" w:space="0" w:color="auto"/>
            <w:left w:val="none" w:sz="0" w:space="0" w:color="auto"/>
            <w:bottom w:val="none" w:sz="0" w:space="0" w:color="auto"/>
            <w:right w:val="none" w:sz="0" w:space="0" w:color="auto"/>
          </w:divBdr>
        </w:div>
      </w:divsChild>
    </w:div>
    <w:div w:id="1337459777">
      <w:bodyDiv w:val="1"/>
      <w:marLeft w:val="0"/>
      <w:marRight w:val="0"/>
      <w:marTop w:val="0"/>
      <w:marBottom w:val="0"/>
      <w:divBdr>
        <w:top w:val="none" w:sz="0" w:space="0" w:color="auto"/>
        <w:left w:val="none" w:sz="0" w:space="0" w:color="auto"/>
        <w:bottom w:val="none" w:sz="0" w:space="0" w:color="auto"/>
        <w:right w:val="none" w:sz="0" w:space="0" w:color="auto"/>
      </w:divBdr>
      <w:divsChild>
        <w:div w:id="121193225">
          <w:marLeft w:val="446"/>
          <w:marRight w:val="0"/>
          <w:marTop w:val="0"/>
          <w:marBottom w:val="100"/>
          <w:divBdr>
            <w:top w:val="none" w:sz="0" w:space="0" w:color="auto"/>
            <w:left w:val="none" w:sz="0" w:space="0" w:color="auto"/>
            <w:bottom w:val="none" w:sz="0" w:space="0" w:color="auto"/>
            <w:right w:val="none" w:sz="0" w:space="0" w:color="auto"/>
          </w:divBdr>
        </w:div>
        <w:div w:id="254437345">
          <w:marLeft w:val="446"/>
          <w:marRight w:val="0"/>
          <w:marTop w:val="0"/>
          <w:marBottom w:val="100"/>
          <w:divBdr>
            <w:top w:val="none" w:sz="0" w:space="0" w:color="auto"/>
            <w:left w:val="none" w:sz="0" w:space="0" w:color="auto"/>
            <w:bottom w:val="none" w:sz="0" w:space="0" w:color="auto"/>
            <w:right w:val="none" w:sz="0" w:space="0" w:color="auto"/>
          </w:divBdr>
        </w:div>
        <w:div w:id="504393918">
          <w:marLeft w:val="446"/>
          <w:marRight w:val="0"/>
          <w:marTop w:val="0"/>
          <w:marBottom w:val="100"/>
          <w:divBdr>
            <w:top w:val="none" w:sz="0" w:space="0" w:color="auto"/>
            <w:left w:val="none" w:sz="0" w:space="0" w:color="auto"/>
            <w:bottom w:val="none" w:sz="0" w:space="0" w:color="auto"/>
            <w:right w:val="none" w:sz="0" w:space="0" w:color="auto"/>
          </w:divBdr>
        </w:div>
        <w:div w:id="962879480">
          <w:marLeft w:val="446"/>
          <w:marRight w:val="0"/>
          <w:marTop w:val="0"/>
          <w:marBottom w:val="100"/>
          <w:divBdr>
            <w:top w:val="none" w:sz="0" w:space="0" w:color="auto"/>
            <w:left w:val="none" w:sz="0" w:space="0" w:color="auto"/>
            <w:bottom w:val="none" w:sz="0" w:space="0" w:color="auto"/>
            <w:right w:val="none" w:sz="0" w:space="0" w:color="auto"/>
          </w:divBdr>
        </w:div>
        <w:div w:id="1122505006">
          <w:marLeft w:val="446"/>
          <w:marRight w:val="0"/>
          <w:marTop w:val="0"/>
          <w:marBottom w:val="100"/>
          <w:divBdr>
            <w:top w:val="none" w:sz="0" w:space="0" w:color="auto"/>
            <w:left w:val="none" w:sz="0" w:space="0" w:color="auto"/>
            <w:bottom w:val="none" w:sz="0" w:space="0" w:color="auto"/>
            <w:right w:val="none" w:sz="0" w:space="0" w:color="auto"/>
          </w:divBdr>
        </w:div>
        <w:div w:id="1979340910">
          <w:marLeft w:val="446"/>
          <w:marRight w:val="0"/>
          <w:marTop w:val="0"/>
          <w:marBottom w:val="100"/>
          <w:divBdr>
            <w:top w:val="none" w:sz="0" w:space="0" w:color="auto"/>
            <w:left w:val="none" w:sz="0" w:space="0" w:color="auto"/>
            <w:bottom w:val="none" w:sz="0" w:space="0" w:color="auto"/>
            <w:right w:val="none" w:sz="0" w:space="0" w:color="auto"/>
          </w:divBdr>
        </w:div>
        <w:div w:id="2044212620">
          <w:marLeft w:val="446"/>
          <w:marRight w:val="0"/>
          <w:marTop w:val="0"/>
          <w:marBottom w:val="100"/>
          <w:divBdr>
            <w:top w:val="none" w:sz="0" w:space="0" w:color="auto"/>
            <w:left w:val="none" w:sz="0" w:space="0" w:color="auto"/>
            <w:bottom w:val="none" w:sz="0" w:space="0" w:color="auto"/>
            <w:right w:val="none" w:sz="0" w:space="0" w:color="auto"/>
          </w:divBdr>
        </w:div>
      </w:divsChild>
    </w:div>
    <w:div w:id="1344236761">
      <w:bodyDiv w:val="1"/>
      <w:marLeft w:val="0"/>
      <w:marRight w:val="0"/>
      <w:marTop w:val="0"/>
      <w:marBottom w:val="0"/>
      <w:divBdr>
        <w:top w:val="none" w:sz="0" w:space="0" w:color="auto"/>
        <w:left w:val="none" w:sz="0" w:space="0" w:color="auto"/>
        <w:bottom w:val="none" w:sz="0" w:space="0" w:color="auto"/>
        <w:right w:val="none" w:sz="0" w:space="0" w:color="auto"/>
      </w:divBdr>
    </w:div>
    <w:div w:id="1353189701">
      <w:bodyDiv w:val="1"/>
      <w:marLeft w:val="0"/>
      <w:marRight w:val="0"/>
      <w:marTop w:val="0"/>
      <w:marBottom w:val="0"/>
      <w:divBdr>
        <w:top w:val="none" w:sz="0" w:space="0" w:color="auto"/>
        <w:left w:val="none" w:sz="0" w:space="0" w:color="auto"/>
        <w:bottom w:val="none" w:sz="0" w:space="0" w:color="auto"/>
        <w:right w:val="none" w:sz="0" w:space="0" w:color="auto"/>
      </w:divBdr>
    </w:div>
    <w:div w:id="1358235265">
      <w:bodyDiv w:val="1"/>
      <w:marLeft w:val="0"/>
      <w:marRight w:val="0"/>
      <w:marTop w:val="0"/>
      <w:marBottom w:val="0"/>
      <w:divBdr>
        <w:top w:val="none" w:sz="0" w:space="0" w:color="auto"/>
        <w:left w:val="none" w:sz="0" w:space="0" w:color="auto"/>
        <w:bottom w:val="none" w:sz="0" w:space="0" w:color="auto"/>
        <w:right w:val="none" w:sz="0" w:space="0" w:color="auto"/>
      </w:divBdr>
      <w:divsChild>
        <w:div w:id="1353264130">
          <w:marLeft w:val="562"/>
          <w:marRight w:val="0"/>
          <w:marTop w:val="100"/>
          <w:marBottom w:val="100"/>
          <w:divBdr>
            <w:top w:val="none" w:sz="0" w:space="0" w:color="auto"/>
            <w:left w:val="none" w:sz="0" w:space="0" w:color="auto"/>
            <w:bottom w:val="none" w:sz="0" w:space="0" w:color="auto"/>
            <w:right w:val="none" w:sz="0" w:space="0" w:color="auto"/>
          </w:divBdr>
        </w:div>
        <w:div w:id="1710910829">
          <w:marLeft w:val="562"/>
          <w:marRight w:val="0"/>
          <w:marTop w:val="100"/>
          <w:marBottom w:val="100"/>
          <w:divBdr>
            <w:top w:val="none" w:sz="0" w:space="0" w:color="auto"/>
            <w:left w:val="none" w:sz="0" w:space="0" w:color="auto"/>
            <w:bottom w:val="none" w:sz="0" w:space="0" w:color="auto"/>
            <w:right w:val="none" w:sz="0" w:space="0" w:color="auto"/>
          </w:divBdr>
        </w:div>
      </w:divsChild>
    </w:div>
    <w:div w:id="1421176363">
      <w:bodyDiv w:val="1"/>
      <w:marLeft w:val="0"/>
      <w:marRight w:val="0"/>
      <w:marTop w:val="0"/>
      <w:marBottom w:val="0"/>
      <w:divBdr>
        <w:top w:val="none" w:sz="0" w:space="0" w:color="auto"/>
        <w:left w:val="none" w:sz="0" w:space="0" w:color="auto"/>
        <w:bottom w:val="none" w:sz="0" w:space="0" w:color="auto"/>
        <w:right w:val="none" w:sz="0" w:space="0" w:color="auto"/>
      </w:divBdr>
    </w:div>
    <w:div w:id="1431513011">
      <w:bodyDiv w:val="1"/>
      <w:marLeft w:val="0"/>
      <w:marRight w:val="0"/>
      <w:marTop w:val="0"/>
      <w:marBottom w:val="0"/>
      <w:divBdr>
        <w:top w:val="none" w:sz="0" w:space="0" w:color="auto"/>
        <w:left w:val="none" w:sz="0" w:space="0" w:color="auto"/>
        <w:bottom w:val="none" w:sz="0" w:space="0" w:color="auto"/>
        <w:right w:val="none" w:sz="0" w:space="0" w:color="auto"/>
      </w:divBdr>
    </w:div>
    <w:div w:id="1433476359">
      <w:bodyDiv w:val="1"/>
      <w:marLeft w:val="0"/>
      <w:marRight w:val="0"/>
      <w:marTop w:val="0"/>
      <w:marBottom w:val="0"/>
      <w:divBdr>
        <w:top w:val="none" w:sz="0" w:space="0" w:color="auto"/>
        <w:left w:val="none" w:sz="0" w:space="0" w:color="auto"/>
        <w:bottom w:val="none" w:sz="0" w:space="0" w:color="auto"/>
        <w:right w:val="none" w:sz="0" w:space="0" w:color="auto"/>
      </w:divBdr>
    </w:div>
    <w:div w:id="1455296309">
      <w:bodyDiv w:val="1"/>
      <w:marLeft w:val="0"/>
      <w:marRight w:val="0"/>
      <w:marTop w:val="0"/>
      <w:marBottom w:val="0"/>
      <w:divBdr>
        <w:top w:val="none" w:sz="0" w:space="0" w:color="auto"/>
        <w:left w:val="none" w:sz="0" w:space="0" w:color="auto"/>
        <w:bottom w:val="none" w:sz="0" w:space="0" w:color="auto"/>
        <w:right w:val="none" w:sz="0" w:space="0" w:color="auto"/>
      </w:divBdr>
      <w:divsChild>
        <w:div w:id="1204630881">
          <w:marLeft w:val="0"/>
          <w:marRight w:val="0"/>
          <w:marTop w:val="0"/>
          <w:marBottom w:val="0"/>
          <w:divBdr>
            <w:top w:val="none" w:sz="0" w:space="0" w:color="auto"/>
            <w:left w:val="none" w:sz="0" w:space="0" w:color="auto"/>
            <w:bottom w:val="none" w:sz="0" w:space="0" w:color="auto"/>
            <w:right w:val="none" w:sz="0" w:space="0" w:color="auto"/>
          </w:divBdr>
          <w:divsChild>
            <w:div w:id="201222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2131">
      <w:bodyDiv w:val="1"/>
      <w:marLeft w:val="0"/>
      <w:marRight w:val="0"/>
      <w:marTop w:val="0"/>
      <w:marBottom w:val="0"/>
      <w:divBdr>
        <w:top w:val="none" w:sz="0" w:space="0" w:color="auto"/>
        <w:left w:val="none" w:sz="0" w:space="0" w:color="auto"/>
        <w:bottom w:val="none" w:sz="0" w:space="0" w:color="auto"/>
        <w:right w:val="none" w:sz="0" w:space="0" w:color="auto"/>
      </w:divBdr>
    </w:div>
    <w:div w:id="1469544164">
      <w:bodyDiv w:val="1"/>
      <w:marLeft w:val="0"/>
      <w:marRight w:val="0"/>
      <w:marTop w:val="0"/>
      <w:marBottom w:val="0"/>
      <w:divBdr>
        <w:top w:val="none" w:sz="0" w:space="0" w:color="auto"/>
        <w:left w:val="none" w:sz="0" w:space="0" w:color="auto"/>
        <w:bottom w:val="none" w:sz="0" w:space="0" w:color="auto"/>
        <w:right w:val="none" w:sz="0" w:space="0" w:color="auto"/>
      </w:divBdr>
    </w:div>
    <w:div w:id="1469664893">
      <w:bodyDiv w:val="1"/>
      <w:marLeft w:val="0"/>
      <w:marRight w:val="0"/>
      <w:marTop w:val="0"/>
      <w:marBottom w:val="0"/>
      <w:divBdr>
        <w:top w:val="none" w:sz="0" w:space="0" w:color="auto"/>
        <w:left w:val="none" w:sz="0" w:space="0" w:color="auto"/>
        <w:bottom w:val="none" w:sz="0" w:space="0" w:color="auto"/>
        <w:right w:val="none" w:sz="0" w:space="0" w:color="auto"/>
      </w:divBdr>
    </w:div>
    <w:div w:id="1479376376">
      <w:bodyDiv w:val="1"/>
      <w:marLeft w:val="0"/>
      <w:marRight w:val="0"/>
      <w:marTop w:val="0"/>
      <w:marBottom w:val="0"/>
      <w:divBdr>
        <w:top w:val="none" w:sz="0" w:space="0" w:color="auto"/>
        <w:left w:val="none" w:sz="0" w:space="0" w:color="auto"/>
        <w:bottom w:val="none" w:sz="0" w:space="0" w:color="auto"/>
        <w:right w:val="none" w:sz="0" w:space="0" w:color="auto"/>
      </w:divBdr>
    </w:div>
    <w:div w:id="1486898768">
      <w:bodyDiv w:val="1"/>
      <w:marLeft w:val="0"/>
      <w:marRight w:val="0"/>
      <w:marTop w:val="0"/>
      <w:marBottom w:val="0"/>
      <w:divBdr>
        <w:top w:val="none" w:sz="0" w:space="0" w:color="auto"/>
        <w:left w:val="none" w:sz="0" w:space="0" w:color="auto"/>
        <w:bottom w:val="none" w:sz="0" w:space="0" w:color="auto"/>
        <w:right w:val="none" w:sz="0" w:space="0" w:color="auto"/>
      </w:divBdr>
    </w:div>
    <w:div w:id="1555435102">
      <w:bodyDiv w:val="1"/>
      <w:marLeft w:val="0"/>
      <w:marRight w:val="0"/>
      <w:marTop w:val="0"/>
      <w:marBottom w:val="0"/>
      <w:divBdr>
        <w:top w:val="none" w:sz="0" w:space="0" w:color="auto"/>
        <w:left w:val="none" w:sz="0" w:space="0" w:color="auto"/>
        <w:bottom w:val="none" w:sz="0" w:space="0" w:color="auto"/>
        <w:right w:val="none" w:sz="0" w:space="0" w:color="auto"/>
      </w:divBdr>
    </w:div>
    <w:div w:id="1577059185">
      <w:bodyDiv w:val="1"/>
      <w:marLeft w:val="0"/>
      <w:marRight w:val="0"/>
      <w:marTop w:val="0"/>
      <w:marBottom w:val="0"/>
      <w:divBdr>
        <w:top w:val="none" w:sz="0" w:space="0" w:color="auto"/>
        <w:left w:val="none" w:sz="0" w:space="0" w:color="auto"/>
        <w:bottom w:val="none" w:sz="0" w:space="0" w:color="auto"/>
        <w:right w:val="none" w:sz="0" w:space="0" w:color="auto"/>
      </w:divBdr>
      <w:divsChild>
        <w:div w:id="961767157">
          <w:marLeft w:val="446"/>
          <w:marRight w:val="0"/>
          <w:marTop w:val="120"/>
          <w:marBottom w:val="100"/>
          <w:divBdr>
            <w:top w:val="none" w:sz="0" w:space="0" w:color="auto"/>
            <w:left w:val="none" w:sz="0" w:space="0" w:color="auto"/>
            <w:bottom w:val="none" w:sz="0" w:space="0" w:color="auto"/>
            <w:right w:val="none" w:sz="0" w:space="0" w:color="auto"/>
          </w:divBdr>
        </w:div>
        <w:div w:id="1495217017">
          <w:marLeft w:val="446"/>
          <w:marRight w:val="0"/>
          <w:marTop w:val="120"/>
          <w:marBottom w:val="100"/>
          <w:divBdr>
            <w:top w:val="none" w:sz="0" w:space="0" w:color="auto"/>
            <w:left w:val="none" w:sz="0" w:space="0" w:color="auto"/>
            <w:bottom w:val="none" w:sz="0" w:space="0" w:color="auto"/>
            <w:right w:val="none" w:sz="0" w:space="0" w:color="auto"/>
          </w:divBdr>
        </w:div>
      </w:divsChild>
    </w:div>
    <w:div w:id="1593591396">
      <w:bodyDiv w:val="1"/>
      <w:marLeft w:val="0"/>
      <w:marRight w:val="0"/>
      <w:marTop w:val="0"/>
      <w:marBottom w:val="0"/>
      <w:divBdr>
        <w:top w:val="none" w:sz="0" w:space="0" w:color="auto"/>
        <w:left w:val="none" w:sz="0" w:space="0" w:color="auto"/>
        <w:bottom w:val="none" w:sz="0" w:space="0" w:color="auto"/>
        <w:right w:val="none" w:sz="0" w:space="0" w:color="auto"/>
      </w:divBdr>
    </w:div>
    <w:div w:id="1616982038">
      <w:bodyDiv w:val="1"/>
      <w:marLeft w:val="0"/>
      <w:marRight w:val="0"/>
      <w:marTop w:val="0"/>
      <w:marBottom w:val="0"/>
      <w:divBdr>
        <w:top w:val="none" w:sz="0" w:space="0" w:color="auto"/>
        <w:left w:val="none" w:sz="0" w:space="0" w:color="auto"/>
        <w:bottom w:val="none" w:sz="0" w:space="0" w:color="auto"/>
        <w:right w:val="none" w:sz="0" w:space="0" w:color="auto"/>
      </w:divBdr>
    </w:div>
    <w:div w:id="1647002683">
      <w:bodyDiv w:val="1"/>
      <w:marLeft w:val="0"/>
      <w:marRight w:val="0"/>
      <w:marTop w:val="0"/>
      <w:marBottom w:val="0"/>
      <w:divBdr>
        <w:top w:val="none" w:sz="0" w:space="0" w:color="auto"/>
        <w:left w:val="none" w:sz="0" w:space="0" w:color="auto"/>
        <w:bottom w:val="none" w:sz="0" w:space="0" w:color="auto"/>
        <w:right w:val="none" w:sz="0" w:space="0" w:color="auto"/>
      </w:divBdr>
    </w:div>
    <w:div w:id="1650206002">
      <w:bodyDiv w:val="1"/>
      <w:marLeft w:val="0"/>
      <w:marRight w:val="0"/>
      <w:marTop w:val="0"/>
      <w:marBottom w:val="0"/>
      <w:divBdr>
        <w:top w:val="none" w:sz="0" w:space="0" w:color="auto"/>
        <w:left w:val="none" w:sz="0" w:space="0" w:color="auto"/>
        <w:bottom w:val="none" w:sz="0" w:space="0" w:color="auto"/>
        <w:right w:val="none" w:sz="0" w:space="0" w:color="auto"/>
      </w:divBdr>
    </w:div>
    <w:div w:id="1668248243">
      <w:bodyDiv w:val="1"/>
      <w:marLeft w:val="0"/>
      <w:marRight w:val="0"/>
      <w:marTop w:val="0"/>
      <w:marBottom w:val="0"/>
      <w:divBdr>
        <w:top w:val="none" w:sz="0" w:space="0" w:color="auto"/>
        <w:left w:val="none" w:sz="0" w:space="0" w:color="auto"/>
        <w:bottom w:val="none" w:sz="0" w:space="0" w:color="auto"/>
        <w:right w:val="none" w:sz="0" w:space="0" w:color="auto"/>
      </w:divBdr>
      <w:divsChild>
        <w:div w:id="456528939">
          <w:marLeft w:val="446"/>
          <w:marRight w:val="0"/>
          <w:marTop w:val="0"/>
          <w:marBottom w:val="100"/>
          <w:divBdr>
            <w:top w:val="none" w:sz="0" w:space="0" w:color="auto"/>
            <w:left w:val="none" w:sz="0" w:space="0" w:color="auto"/>
            <w:bottom w:val="none" w:sz="0" w:space="0" w:color="auto"/>
            <w:right w:val="none" w:sz="0" w:space="0" w:color="auto"/>
          </w:divBdr>
        </w:div>
        <w:div w:id="581331899">
          <w:marLeft w:val="562"/>
          <w:marRight w:val="0"/>
          <w:marTop w:val="0"/>
          <w:marBottom w:val="100"/>
          <w:divBdr>
            <w:top w:val="none" w:sz="0" w:space="0" w:color="auto"/>
            <w:left w:val="none" w:sz="0" w:space="0" w:color="auto"/>
            <w:bottom w:val="none" w:sz="0" w:space="0" w:color="auto"/>
            <w:right w:val="none" w:sz="0" w:space="0" w:color="auto"/>
          </w:divBdr>
        </w:div>
        <w:div w:id="694578219">
          <w:marLeft w:val="562"/>
          <w:marRight w:val="0"/>
          <w:marTop w:val="0"/>
          <w:marBottom w:val="100"/>
          <w:divBdr>
            <w:top w:val="none" w:sz="0" w:space="0" w:color="auto"/>
            <w:left w:val="none" w:sz="0" w:space="0" w:color="auto"/>
            <w:bottom w:val="none" w:sz="0" w:space="0" w:color="auto"/>
            <w:right w:val="none" w:sz="0" w:space="0" w:color="auto"/>
          </w:divBdr>
        </w:div>
        <w:div w:id="1150900072">
          <w:marLeft w:val="562"/>
          <w:marRight w:val="0"/>
          <w:marTop w:val="0"/>
          <w:marBottom w:val="100"/>
          <w:divBdr>
            <w:top w:val="none" w:sz="0" w:space="0" w:color="auto"/>
            <w:left w:val="none" w:sz="0" w:space="0" w:color="auto"/>
            <w:bottom w:val="none" w:sz="0" w:space="0" w:color="auto"/>
            <w:right w:val="none" w:sz="0" w:space="0" w:color="auto"/>
          </w:divBdr>
        </w:div>
        <w:div w:id="1261714898">
          <w:marLeft w:val="446"/>
          <w:marRight w:val="0"/>
          <w:marTop w:val="0"/>
          <w:marBottom w:val="100"/>
          <w:divBdr>
            <w:top w:val="none" w:sz="0" w:space="0" w:color="auto"/>
            <w:left w:val="none" w:sz="0" w:space="0" w:color="auto"/>
            <w:bottom w:val="none" w:sz="0" w:space="0" w:color="auto"/>
            <w:right w:val="none" w:sz="0" w:space="0" w:color="auto"/>
          </w:divBdr>
        </w:div>
        <w:div w:id="1393380931">
          <w:marLeft w:val="562"/>
          <w:marRight w:val="0"/>
          <w:marTop w:val="0"/>
          <w:marBottom w:val="100"/>
          <w:divBdr>
            <w:top w:val="none" w:sz="0" w:space="0" w:color="auto"/>
            <w:left w:val="none" w:sz="0" w:space="0" w:color="auto"/>
            <w:bottom w:val="none" w:sz="0" w:space="0" w:color="auto"/>
            <w:right w:val="none" w:sz="0" w:space="0" w:color="auto"/>
          </w:divBdr>
        </w:div>
        <w:div w:id="1558280060">
          <w:marLeft w:val="446"/>
          <w:marRight w:val="0"/>
          <w:marTop w:val="0"/>
          <w:marBottom w:val="100"/>
          <w:divBdr>
            <w:top w:val="none" w:sz="0" w:space="0" w:color="auto"/>
            <w:left w:val="none" w:sz="0" w:space="0" w:color="auto"/>
            <w:bottom w:val="none" w:sz="0" w:space="0" w:color="auto"/>
            <w:right w:val="none" w:sz="0" w:space="0" w:color="auto"/>
          </w:divBdr>
        </w:div>
        <w:div w:id="1657614704">
          <w:marLeft w:val="446"/>
          <w:marRight w:val="0"/>
          <w:marTop w:val="0"/>
          <w:marBottom w:val="100"/>
          <w:divBdr>
            <w:top w:val="none" w:sz="0" w:space="0" w:color="auto"/>
            <w:left w:val="none" w:sz="0" w:space="0" w:color="auto"/>
            <w:bottom w:val="none" w:sz="0" w:space="0" w:color="auto"/>
            <w:right w:val="none" w:sz="0" w:space="0" w:color="auto"/>
          </w:divBdr>
        </w:div>
        <w:div w:id="1754231881">
          <w:marLeft w:val="562"/>
          <w:marRight w:val="0"/>
          <w:marTop w:val="0"/>
          <w:marBottom w:val="100"/>
          <w:divBdr>
            <w:top w:val="none" w:sz="0" w:space="0" w:color="auto"/>
            <w:left w:val="none" w:sz="0" w:space="0" w:color="auto"/>
            <w:bottom w:val="none" w:sz="0" w:space="0" w:color="auto"/>
            <w:right w:val="none" w:sz="0" w:space="0" w:color="auto"/>
          </w:divBdr>
        </w:div>
        <w:div w:id="1925338881">
          <w:marLeft w:val="446"/>
          <w:marRight w:val="0"/>
          <w:marTop w:val="0"/>
          <w:marBottom w:val="100"/>
          <w:divBdr>
            <w:top w:val="none" w:sz="0" w:space="0" w:color="auto"/>
            <w:left w:val="none" w:sz="0" w:space="0" w:color="auto"/>
            <w:bottom w:val="none" w:sz="0" w:space="0" w:color="auto"/>
            <w:right w:val="none" w:sz="0" w:space="0" w:color="auto"/>
          </w:divBdr>
        </w:div>
        <w:div w:id="1988588974">
          <w:marLeft w:val="562"/>
          <w:marRight w:val="0"/>
          <w:marTop w:val="0"/>
          <w:marBottom w:val="100"/>
          <w:divBdr>
            <w:top w:val="none" w:sz="0" w:space="0" w:color="auto"/>
            <w:left w:val="none" w:sz="0" w:space="0" w:color="auto"/>
            <w:bottom w:val="none" w:sz="0" w:space="0" w:color="auto"/>
            <w:right w:val="none" w:sz="0" w:space="0" w:color="auto"/>
          </w:divBdr>
        </w:div>
        <w:div w:id="2015912118">
          <w:marLeft w:val="446"/>
          <w:marRight w:val="0"/>
          <w:marTop w:val="0"/>
          <w:marBottom w:val="100"/>
          <w:divBdr>
            <w:top w:val="none" w:sz="0" w:space="0" w:color="auto"/>
            <w:left w:val="none" w:sz="0" w:space="0" w:color="auto"/>
            <w:bottom w:val="none" w:sz="0" w:space="0" w:color="auto"/>
            <w:right w:val="none" w:sz="0" w:space="0" w:color="auto"/>
          </w:divBdr>
        </w:div>
      </w:divsChild>
    </w:div>
    <w:div w:id="1671368668">
      <w:bodyDiv w:val="1"/>
      <w:marLeft w:val="0"/>
      <w:marRight w:val="0"/>
      <w:marTop w:val="0"/>
      <w:marBottom w:val="0"/>
      <w:divBdr>
        <w:top w:val="none" w:sz="0" w:space="0" w:color="auto"/>
        <w:left w:val="none" w:sz="0" w:space="0" w:color="auto"/>
        <w:bottom w:val="none" w:sz="0" w:space="0" w:color="auto"/>
        <w:right w:val="none" w:sz="0" w:space="0" w:color="auto"/>
      </w:divBdr>
    </w:div>
    <w:div w:id="1674647445">
      <w:bodyDiv w:val="1"/>
      <w:marLeft w:val="0"/>
      <w:marRight w:val="0"/>
      <w:marTop w:val="0"/>
      <w:marBottom w:val="0"/>
      <w:divBdr>
        <w:top w:val="none" w:sz="0" w:space="0" w:color="auto"/>
        <w:left w:val="none" w:sz="0" w:space="0" w:color="auto"/>
        <w:bottom w:val="none" w:sz="0" w:space="0" w:color="auto"/>
        <w:right w:val="none" w:sz="0" w:space="0" w:color="auto"/>
      </w:divBdr>
    </w:div>
    <w:div w:id="1713001183">
      <w:bodyDiv w:val="1"/>
      <w:marLeft w:val="0"/>
      <w:marRight w:val="0"/>
      <w:marTop w:val="0"/>
      <w:marBottom w:val="0"/>
      <w:divBdr>
        <w:top w:val="none" w:sz="0" w:space="0" w:color="auto"/>
        <w:left w:val="none" w:sz="0" w:space="0" w:color="auto"/>
        <w:bottom w:val="none" w:sz="0" w:space="0" w:color="auto"/>
        <w:right w:val="none" w:sz="0" w:space="0" w:color="auto"/>
      </w:divBdr>
      <w:divsChild>
        <w:div w:id="410397157">
          <w:marLeft w:val="446"/>
          <w:marRight w:val="0"/>
          <w:marTop w:val="0"/>
          <w:marBottom w:val="100"/>
          <w:divBdr>
            <w:top w:val="none" w:sz="0" w:space="0" w:color="auto"/>
            <w:left w:val="none" w:sz="0" w:space="0" w:color="auto"/>
            <w:bottom w:val="none" w:sz="0" w:space="0" w:color="auto"/>
            <w:right w:val="none" w:sz="0" w:space="0" w:color="auto"/>
          </w:divBdr>
        </w:div>
        <w:div w:id="631640868">
          <w:marLeft w:val="446"/>
          <w:marRight w:val="0"/>
          <w:marTop w:val="0"/>
          <w:marBottom w:val="100"/>
          <w:divBdr>
            <w:top w:val="none" w:sz="0" w:space="0" w:color="auto"/>
            <w:left w:val="none" w:sz="0" w:space="0" w:color="auto"/>
            <w:bottom w:val="none" w:sz="0" w:space="0" w:color="auto"/>
            <w:right w:val="none" w:sz="0" w:space="0" w:color="auto"/>
          </w:divBdr>
        </w:div>
        <w:div w:id="1251232684">
          <w:marLeft w:val="446"/>
          <w:marRight w:val="0"/>
          <w:marTop w:val="0"/>
          <w:marBottom w:val="100"/>
          <w:divBdr>
            <w:top w:val="none" w:sz="0" w:space="0" w:color="auto"/>
            <w:left w:val="none" w:sz="0" w:space="0" w:color="auto"/>
            <w:bottom w:val="none" w:sz="0" w:space="0" w:color="auto"/>
            <w:right w:val="none" w:sz="0" w:space="0" w:color="auto"/>
          </w:divBdr>
        </w:div>
        <w:div w:id="1361197528">
          <w:marLeft w:val="446"/>
          <w:marRight w:val="0"/>
          <w:marTop w:val="0"/>
          <w:marBottom w:val="100"/>
          <w:divBdr>
            <w:top w:val="none" w:sz="0" w:space="0" w:color="auto"/>
            <w:left w:val="none" w:sz="0" w:space="0" w:color="auto"/>
            <w:bottom w:val="none" w:sz="0" w:space="0" w:color="auto"/>
            <w:right w:val="none" w:sz="0" w:space="0" w:color="auto"/>
          </w:divBdr>
        </w:div>
        <w:div w:id="1554349271">
          <w:marLeft w:val="446"/>
          <w:marRight w:val="0"/>
          <w:marTop w:val="0"/>
          <w:marBottom w:val="100"/>
          <w:divBdr>
            <w:top w:val="none" w:sz="0" w:space="0" w:color="auto"/>
            <w:left w:val="none" w:sz="0" w:space="0" w:color="auto"/>
            <w:bottom w:val="none" w:sz="0" w:space="0" w:color="auto"/>
            <w:right w:val="none" w:sz="0" w:space="0" w:color="auto"/>
          </w:divBdr>
        </w:div>
        <w:div w:id="1908031170">
          <w:marLeft w:val="446"/>
          <w:marRight w:val="0"/>
          <w:marTop w:val="0"/>
          <w:marBottom w:val="100"/>
          <w:divBdr>
            <w:top w:val="none" w:sz="0" w:space="0" w:color="auto"/>
            <w:left w:val="none" w:sz="0" w:space="0" w:color="auto"/>
            <w:bottom w:val="none" w:sz="0" w:space="0" w:color="auto"/>
            <w:right w:val="none" w:sz="0" w:space="0" w:color="auto"/>
          </w:divBdr>
        </w:div>
        <w:div w:id="2047487205">
          <w:marLeft w:val="446"/>
          <w:marRight w:val="0"/>
          <w:marTop w:val="0"/>
          <w:marBottom w:val="100"/>
          <w:divBdr>
            <w:top w:val="none" w:sz="0" w:space="0" w:color="auto"/>
            <w:left w:val="none" w:sz="0" w:space="0" w:color="auto"/>
            <w:bottom w:val="none" w:sz="0" w:space="0" w:color="auto"/>
            <w:right w:val="none" w:sz="0" w:space="0" w:color="auto"/>
          </w:divBdr>
        </w:div>
        <w:div w:id="2075077544">
          <w:marLeft w:val="446"/>
          <w:marRight w:val="0"/>
          <w:marTop w:val="0"/>
          <w:marBottom w:val="100"/>
          <w:divBdr>
            <w:top w:val="none" w:sz="0" w:space="0" w:color="auto"/>
            <w:left w:val="none" w:sz="0" w:space="0" w:color="auto"/>
            <w:bottom w:val="none" w:sz="0" w:space="0" w:color="auto"/>
            <w:right w:val="none" w:sz="0" w:space="0" w:color="auto"/>
          </w:divBdr>
        </w:div>
      </w:divsChild>
    </w:div>
    <w:div w:id="1755393203">
      <w:bodyDiv w:val="1"/>
      <w:marLeft w:val="0"/>
      <w:marRight w:val="0"/>
      <w:marTop w:val="0"/>
      <w:marBottom w:val="0"/>
      <w:divBdr>
        <w:top w:val="none" w:sz="0" w:space="0" w:color="auto"/>
        <w:left w:val="none" w:sz="0" w:space="0" w:color="auto"/>
        <w:bottom w:val="none" w:sz="0" w:space="0" w:color="auto"/>
        <w:right w:val="none" w:sz="0" w:space="0" w:color="auto"/>
      </w:divBdr>
    </w:div>
    <w:div w:id="1830513693">
      <w:bodyDiv w:val="1"/>
      <w:marLeft w:val="0"/>
      <w:marRight w:val="0"/>
      <w:marTop w:val="0"/>
      <w:marBottom w:val="0"/>
      <w:divBdr>
        <w:top w:val="none" w:sz="0" w:space="0" w:color="auto"/>
        <w:left w:val="none" w:sz="0" w:space="0" w:color="auto"/>
        <w:bottom w:val="none" w:sz="0" w:space="0" w:color="auto"/>
        <w:right w:val="none" w:sz="0" w:space="0" w:color="auto"/>
      </w:divBdr>
    </w:div>
    <w:div w:id="1856111716">
      <w:bodyDiv w:val="1"/>
      <w:marLeft w:val="0"/>
      <w:marRight w:val="0"/>
      <w:marTop w:val="0"/>
      <w:marBottom w:val="0"/>
      <w:divBdr>
        <w:top w:val="none" w:sz="0" w:space="0" w:color="auto"/>
        <w:left w:val="none" w:sz="0" w:space="0" w:color="auto"/>
        <w:bottom w:val="none" w:sz="0" w:space="0" w:color="auto"/>
        <w:right w:val="none" w:sz="0" w:space="0" w:color="auto"/>
      </w:divBdr>
    </w:div>
    <w:div w:id="2001688933">
      <w:bodyDiv w:val="1"/>
      <w:marLeft w:val="0"/>
      <w:marRight w:val="0"/>
      <w:marTop w:val="0"/>
      <w:marBottom w:val="0"/>
      <w:divBdr>
        <w:top w:val="none" w:sz="0" w:space="0" w:color="auto"/>
        <w:left w:val="none" w:sz="0" w:space="0" w:color="auto"/>
        <w:bottom w:val="none" w:sz="0" w:space="0" w:color="auto"/>
        <w:right w:val="none" w:sz="0" w:space="0" w:color="auto"/>
      </w:divBdr>
    </w:div>
    <w:div w:id="2028214400">
      <w:bodyDiv w:val="1"/>
      <w:marLeft w:val="0"/>
      <w:marRight w:val="0"/>
      <w:marTop w:val="0"/>
      <w:marBottom w:val="0"/>
      <w:divBdr>
        <w:top w:val="none" w:sz="0" w:space="0" w:color="auto"/>
        <w:left w:val="none" w:sz="0" w:space="0" w:color="auto"/>
        <w:bottom w:val="none" w:sz="0" w:space="0" w:color="auto"/>
        <w:right w:val="none" w:sz="0" w:space="0" w:color="auto"/>
      </w:divBdr>
    </w:div>
    <w:div w:id="2045210694">
      <w:bodyDiv w:val="1"/>
      <w:marLeft w:val="0"/>
      <w:marRight w:val="0"/>
      <w:marTop w:val="0"/>
      <w:marBottom w:val="0"/>
      <w:divBdr>
        <w:top w:val="none" w:sz="0" w:space="0" w:color="auto"/>
        <w:left w:val="none" w:sz="0" w:space="0" w:color="auto"/>
        <w:bottom w:val="none" w:sz="0" w:space="0" w:color="auto"/>
        <w:right w:val="none" w:sz="0" w:space="0" w:color="auto"/>
      </w:divBdr>
    </w:div>
    <w:div w:id="206702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ian.org/" TargetMode="External"/><Relationship Id="rId117" Type="http://schemas.openxmlformats.org/officeDocument/2006/relationships/fontTable" Target="fontTable.xml"/><Relationship Id="rId21" Type="http://schemas.openxmlformats.org/officeDocument/2006/relationships/hyperlink" Target="https://www.fireblocks.com/" TargetMode="Externa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hyperlink" Target="https://developers.fireblocks.com/reference/estimatetransactionfee" TargetMode="External"/><Relationship Id="rId68" Type="http://schemas.openxmlformats.org/officeDocument/2006/relationships/hyperlink" Target="https://developers.fireblocks.com/reference/webhooks-structures-eventtypes-transaction" TargetMode="External"/><Relationship Id="rId84" Type="http://schemas.openxmlformats.org/officeDocument/2006/relationships/hyperlink" Target="https://www.legifrance.gouv.fr/codes/id/LEGISCTA000050366754/2026-07-01" TargetMode="External"/><Relationship Id="rId89" Type="http://schemas.openxmlformats.org/officeDocument/2006/relationships/image" Target="media/image45.png"/><Relationship Id="rId112" Type="http://schemas.openxmlformats.org/officeDocument/2006/relationships/hyperlink" Target="https://www.coinbase.com/learn/advanced-trading/what-is-an-order-book" TargetMode="External"/><Relationship Id="rId16" Type="http://schemas.openxmlformats.org/officeDocument/2006/relationships/header" Target="header4.xml"/><Relationship Id="rId107" Type="http://schemas.openxmlformats.org/officeDocument/2006/relationships/image" Target="media/image57.png"/><Relationship Id="rId11" Type="http://schemas.openxmlformats.org/officeDocument/2006/relationships/header" Target="header1.xml"/><Relationship Id="rId24" Type="http://schemas.openxmlformats.org/officeDocument/2006/relationships/hyperlink" Target="https://www.chainalysis.com/"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hyperlink" Target="https://developers.fireblocks.com/reference/createvaultaccountassetaddress" TargetMode="External"/><Relationship Id="rId58" Type="http://schemas.openxmlformats.org/officeDocument/2006/relationships/hyperlink" Target="https://developers.chainalysis.com/kyt/api-reference/v-2-endpoints/transfers/register-a-transfer" TargetMode="External"/><Relationship Id="rId66" Type="http://schemas.openxmlformats.org/officeDocument/2006/relationships/image" Target="media/image34.png"/><Relationship Id="rId74" Type="http://schemas.openxmlformats.org/officeDocument/2006/relationships/image" Target="media/image39.png"/><Relationship Id="rId79" Type="http://schemas.openxmlformats.org/officeDocument/2006/relationships/hyperlink" Target="https://rest.wyden.io/" TargetMode="External"/><Relationship Id="rId87" Type="http://schemas.openxmlformats.org/officeDocument/2006/relationships/image" Target="media/image44.emf"/><Relationship Id="rId102" Type="http://schemas.openxmlformats.org/officeDocument/2006/relationships/hyperlink" Target="https://developers.fireblocks.com/reference/getvaultaccount" TargetMode="External"/><Relationship Id="rId110" Type="http://schemas.openxmlformats.org/officeDocument/2006/relationships/hyperlink" Target="https://doc.wyden.io/docs/Broker-Desk/" TargetMode="External"/><Relationship Id="rId115" Type="http://schemas.openxmlformats.org/officeDocument/2006/relationships/header" Target="header9.xml"/><Relationship Id="rId5" Type="http://schemas.openxmlformats.org/officeDocument/2006/relationships/numbering" Target="numbering.xml"/><Relationship Id="rId61" Type="http://schemas.openxmlformats.org/officeDocument/2006/relationships/hyperlink" Target="https://developers.fireblocks.com/reference/addassettoexternalwallet" TargetMode="External"/><Relationship Id="rId82" Type="http://schemas.openxmlformats.org/officeDocument/2006/relationships/hyperlink" Target="https://www.beleggerspel.nl/kenniscentrum/belasting-crypto-nederland" TargetMode="External"/><Relationship Id="rId90" Type="http://schemas.openxmlformats.org/officeDocument/2006/relationships/image" Target="media/image46.png"/><Relationship Id="rId95" Type="http://schemas.openxmlformats.org/officeDocument/2006/relationships/oleObject" Target="embeddings/Microsoft_Excel_97-2003_Worksheet.xls"/><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yperlink" Target="https://www.wyden.io/" TargetMode="External"/><Relationship Id="rId27" Type="http://schemas.openxmlformats.org/officeDocument/2006/relationships/hyperlink" Target="https://bian.org/deliverables/service-landscape/"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yperlink" Target="https://developers.fireblocks.com/reference/webhooks-structures-eventtypes-transaction" TargetMode="External"/><Relationship Id="rId64" Type="http://schemas.openxmlformats.org/officeDocument/2006/relationships/image" Target="media/image32.png"/><Relationship Id="rId69" Type="http://schemas.openxmlformats.org/officeDocument/2006/relationships/image" Target="media/image35.png"/><Relationship Id="rId77" Type="http://schemas.openxmlformats.org/officeDocument/2006/relationships/image" Target="media/image41.png"/><Relationship Id="rId100" Type="http://schemas.openxmlformats.org/officeDocument/2006/relationships/hyperlink" Target="https://www.oecd.org/en/publications/crypto-asset-reporting-framework-xml-schema_578052ec-en.html" TargetMode="External"/><Relationship Id="rId105" Type="http://schemas.openxmlformats.org/officeDocument/2006/relationships/image" Target="media/image55.png"/><Relationship Id="rId113" Type="http://schemas.openxmlformats.org/officeDocument/2006/relationships/header" Target="header7.xml"/><Relationship Id="rId118"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37.png"/><Relationship Id="rId80" Type="http://schemas.openxmlformats.org/officeDocument/2006/relationships/hyperlink" Target="https://developers.fireblocks.com/reference/getexchangeaccount" TargetMode="External"/><Relationship Id="rId85" Type="http://schemas.openxmlformats.org/officeDocument/2006/relationships/image" Target="media/image43.png"/><Relationship Id="rId93" Type="http://schemas.openxmlformats.org/officeDocument/2006/relationships/image" Target="media/image48.png"/><Relationship Id="rId98" Type="http://schemas.openxmlformats.org/officeDocument/2006/relationships/image" Target="media/image51.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s://pubs.opengroup.org/architecture/archimate3-doc/ch-Strategy-Layer.html"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0.png"/><Relationship Id="rId67" Type="http://schemas.openxmlformats.org/officeDocument/2006/relationships/hyperlink" Target="https://developers.fireblocks.com/reference/createtransaction" TargetMode="External"/><Relationship Id="rId103" Type="http://schemas.openxmlformats.org/officeDocument/2006/relationships/image" Target="media/image53.png"/><Relationship Id="rId108" Type="http://schemas.openxmlformats.org/officeDocument/2006/relationships/image" Target="media/image58.png"/><Relationship Id="rId116" Type="http://schemas.openxmlformats.org/officeDocument/2006/relationships/footer" Target="footer4.xml"/><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hyperlink" Target="https://developers.fireblocks.com/reference/createvaultaccount" TargetMode="External"/><Relationship Id="rId62" Type="http://schemas.openxmlformats.org/officeDocument/2006/relationships/image" Target="media/image31.png"/><Relationship Id="rId70" Type="http://schemas.openxmlformats.org/officeDocument/2006/relationships/hyperlink" Target="https://developers.fireblocks.com/reference/createtransaction" TargetMode="External"/><Relationship Id="rId75" Type="http://schemas.openxmlformats.org/officeDocument/2006/relationships/image" Target="media/image40.png"/><Relationship Id="rId83" Type="http://schemas.openxmlformats.org/officeDocument/2006/relationships/hyperlink" Target="https://www.beleggerspel.nl/kenniscentrum/belasting-crypto-nederland" TargetMode="External"/><Relationship Id="rId88" Type="http://schemas.openxmlformats.org/officeDocument/2006/relationships/package" Target="embeddings/Microsoft_Excel_Worksheet.xlsx"/><Relationship Id="rId91" Type="http://schemas.openxmlformats.org/officeDocument/2006/relationships/image" Target="media/image47.png"/><Relationship Id="rId96" Type="http://schemas.openxmlformats.org/officeDocument/2006/relationships/hyperlink" Target="https://www.fixtrading.org/what-is-fix/" TargetMode="External"/><Relationship Id="rId111" Type="http://schemas.openxmlformats.org/officeDocument/2006/relationships/hyperlink" Target="https://doc.wyden.io/docs/Broker-Desk/"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www.aplo.io/" TargetMode="External"/><Relationship Id="rId28" Type="http://schemas.openxmlformats.org/officeDocument/2006/relationships/hyperlink" Target="https://pubs.opengroup.org/architecture/archimate3-doc/ch-Business-Layer.html" TargetMode="External"/><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29.png"/><Relationship Id="rId106" Type="http://schemas.openxmlformats.org/officeDocument/2006/relationships/image" Target="media/image56.png"/><Relationship Id="rId114" Type="http://schemas.openxmlformats.org/officeDocument/2006/relationships/header" Target="header8.xml"/><Relationship Id="rId119"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yperlink" Target="https://developers.fireblocks.com/reference/createexternalwallet" TargetMode="External"/><Relationship Id="rId65" Type="http://schemas.openxmlformats.org/officeDocument/2006/relationships/image" Target="media/image33.png"/><Relationship Id="rId73" Type="http://schemas.openxmlformats.org/officeDocument/2006/relationships/image" Target="media/image38.png"/><Relationship Id="rId78" Type="http://schemas.openxmlformats.org/officeDocument/2006/relationships/hyperlink" Target="https://docs.trade.sheeldmatch.com/" TargetMode="External"/><Relationship Id="rId81" Type="http://schemas.openxmlformats.org/officeDocument/2006/relationships/image" Target="media/image42.png"/><Relationship Id="rId86" Type="http://schemas.openxmlformats.org/officeDocument/2006/relationships/hyperlink" Target="https://www.legifrance.gouv.fr/codes/id/LEGISCTA000050366754/2026-07-01" TargetMode="External"/><Relationship Id="rId94" Type="http://schemas.openxmlformats.org/officeDocument/2006/relationships/image" Target="media/image49.emf"/><Relationship Id="rId99" Type="http://schemas.openxmlformats.org/officeDocument/2006/relationships/image" Target="media/image52.png"/><Relationship Id="rId101" Type="http://schemas.openxmlformats.org/officeDocument/2006/relationships/hyperlink" Target="https://www.oecd.org/content/dam/oecd/en/topics/policy-issues/tax-transparency-and-international-co-operation/xml-schema-carf-v1.5.zip"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15.png"/><Relationship Id="rId109" Type="http://schemas.openxmlformats.org/officeDocument/2006/relationships/hyperlink" Target="https://developer.mozilla.org/en-US/docs/Web/HTTP/Status" TargetMode="External"/><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hyperlink" Target="https://developers.fireblocks.com/reference/createvaultaccountasset" TargetMode="External"/><Relationship Id="rId76" Type="http://schemas.openxmlformats.org/officeDocument/2006/relationships/hyperlink" Target="https://docs.trade.sheeldmatch.com/" TargetMode="External"/><Relationship Id="rId97" Type="http://schemas.openxmlformats.org/officeDocument/2006/relationships/image" Target="media/image50.png"/><Relationship Id="rId104" Type="http://schemas.openxmlformats.org/officeDocument/2006/relationships/image" Target="media/image54.png"/><Relationship Id="rId120" Type="http://schemas.microsoft.com/office/2020/10/relationships/intelligence" Target="intelligence2.xml"/><Relationship Id="rId7" Type="http://schemas.openxmlformats.org/officeDocument/2006/relationships/settings" Target="settings.xml"/><Relationship Id="rId71" Type="http://schemas.openxmlformats.org/officeDocument/2006/relationships/image" Target="media/image36.png"/><Relationship Id="rId92" Type="http://schemas.openxmlformats.org/officeDocument/2006/relationships/hyperlink" Target="https://developers.fireblocks.com/reference/getvaultaccount" TargetMode="External"/><Relationship Id="rId2" Type="http://schemas.openxmlformats.org/officeDocument/2006/relationships/customXml" Target="../customXml/item2.xml"/><Relationship Id="rId29" Type="http://schemas.openxmlformats.org/officeDocument/2006/relationships/image" Target="media/image5.png"/></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orban\Downloads\UK_MODELE_DOSSIER_SOPRASTERIA_27032024.dotx" TargetMode="External"/></Relationships>
</file>

<file path=word/theme/theme1.xml><?xml version="1.0" encoding="utf-8"?>
<a:theme xmlns:a="http://schemas.openxmlformats.org/drawingml/2006/main" name="Thème Office">
  <a:themeElements>
    <a:clrScheme name="SPSTG">
      <a:dk1>
        <a:srgbClr val="000000"/>
      </a:dk1>
      <a:lt1>
        <a:srgbClr val="FFFFFF"/>
      </a:lt1>
      <a:dk2>
        <a:srgbClr val="4D1B82"/>
      </a:dk2>
      <a:lt2>
        <a:srgbClr val="8A1E82"/>
      </a:lt2>
      <a:accent1>
        <a:srgbClr val="CF022B"/>
      </a:accent1>
      <a:accent2>
        <a:srgbClr val="F07D00"/>
      </a:accent2>
      <a:accent3>
        <a:srgbClr val="1D1D1B"/>
      </a:accent3>
      <a:accent4>
        <a:srgbClr val="494949"/>
      </a:accent4>
      <a:accent5>
        <a:srgbClr val="A8A8A7"/>
      </a:accent5>
      <a:accent6>
        <a:srgbClr val="EDEDED"/>
      </a:accent6>
      <a:hlink>
        <a:srgbClr val="0563C1"/>
      </a:hlink>
      <a:folHlink>
        <a:srgbClr val="954F72"/>
      </a:folHlink>
    </a:clrScheme>
    <a:fontScheme name="Tahoma">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0AA018B5C2F3469EDAE06F1BD14C1E" ma:contentTypeVersion="13" ma:contentTypeDescription="Create a new document." ma:contentTypeScope="" ma:versionID="900d55c34fa4b85ea449faf411d67ab0">
  <xsd:schema xmlns:xsd="http://www.w3.org/2001/XMLSchema" xmlns:xs="http://www.w3.org/2001/XMLSchema" xmlns:p="http://schemas.microsoft.com/office/2006/metadata/properties" xmlns:ns2="c1b46f17-8179-4ab3-901c-d85bc4f05933" xmlns:ns3="32db2bec-9537-4d71-bf3d-20f644131ad4" targetNamespace="http://schemas.microsoft.com/office/2006/metadata/properties" ma:root="true" ma:fieldsID="8beed89f8dda4a67a420736c3f496afb" ns2:_="" ns3:_="">
    <xsd:import namespace="c1b46f17-8179-4ab3-901c-d85bc4f05933"/>
    <xsd:import namespace="32db2bec-9537-4d71-bf3d-20f644131a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46f17-8179-4ab3-901c-d85bc4f05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00e2059-5ee7-47e9-8d7c-e5c5b9f97e0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db2bec-9537-4d71-bf3d-20f644131a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7cb274-cf7f-497a-a24f-98053c6f91f8}" ma:internalName="TaxCatchAll" ma:showField="CatchAllData" ma:web="32db2bec-9537-4d71-bf3d-20f644131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b46f17-8179-4ab3-901c-d85bc4f05933">
      <Terms xmlns="http://schemas.microsoft.com/office/infopath/2007/PartnerControls"/>
    </lcf76f155ced4ddcb4097134ff3c332f>
    <TaxCatchAll xmlns="32db2bec-9537-4d71-bf3d-20f644131a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C002B-CC4A-44B0-8E1E-D219C04063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46f17-8179-4ab3-901c-d85bc4f05933"/>
    <ds:schemaRef ds:uri="32db2bec-9537-4d71-bf3d-20f644131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110587-FAD5-4846-AEB5-E61FB16429B7}">
  <ds:schemaRefs>
    <ds:schemaRef ds:uri="http://schemas.microsoft.com/office/2006/metadata/properties"/>
    <ds:schemaRef ds:uri="http://schemas.microsoft.com/office/infopath/2007/PartnerControls"/>
    <ds:schemaRef ds:uri="c1b46f17-8179-4ab3-901c-d85bc4f05933"/>
    <ds:schemaRef ds:uri="32db2bec-9537-4d71-bf3d-20f644131ad4"/>
  </ds:schemaRefs>
</ds:datastoreItem>
</file>

<file path=customXml/itemProps3.xml><?xml version="1.0" encoding="utf-8"?>
<ds:datastoreItem xmlns:ds="http://schemas.openxmlformats.org/officeDocument/2006/customXml" ds:itemID="{956CDFAB-6FB7-48EC-9FA2-3E52A61BE3E3}">
  <ds:schemaRefs>
    <ds:schemaRef ds:uri="http://schemas.microsoft.com/sharepoint/v3/contenttype/forms"/>
  </ds:schemaRefs>
</ds:datastoreItem>
</file>

<file path=customXml/itemProps4.xml><?xml version="1.0" encoding="utf-8"?>
<ds:datastoreItem xmlns:ds="http://schemas.openxmlformats.org/officeDocument/2006/customXml" ds:itemID="{A69BE5E9-37E5-3247-A6B8-EB2507A7A43C}">
  <ds:schemaRefs>
    <ds:schemaRef ds:uri="http://schemas.openxmlformats.org/officeDocument/2006/bibliography"/>
  </ds:schemaRefs>
</ds:datastoreItem>
</file>

<file path=docMetadata/LabelInfo.xml><?xml version="1.0" encoding="utf-8"?>
<clbl:labelList xmlns:clbl="http://schemas.microsoft.com/office/2020/mipLabelMetadata">
  <clbl:label id="{c5e6e129-f928-4a05-ae32-d838f6b21bdd}" enabled="1" method="Standard" siteId="{8b87af7d-8647-4dc7-8df4-5f69a2011bb5}" removed="0"/>
</clbl:labelList>
</file>

<file path=docProps/app.xml><?xml version="1.0" encoding="utf-8"?>
<Properties xmlns="http://schemas.openxmlformats.org/officeDocument/2006/extended-properties" xmlns:vt="http://schemas.openxmlformats.org/officeDocument/2006/docPropsVTypes">
  <Template>UK_MODELE_DOSSIER_SOPRASTERIA_27032024.dotx</Template>
  <TotalTime>7524</TotalTime>
  <Pages>126</Pages>
  <Words>58789</Words>
  <Characters>281015</Characters>
  <Application>Microsoft Office Word</Application>
  <DocSecurity>0</DocSecurity>
  <Lines>11240</Lines>
  <Paragraphs>4785</Paragraphs>
  <ScaleCrop>false</ScaleCrop>
  <Company/>
  <LinksUpToDate>false</LinksUpToDate>
  <CharactersWithSpaces>335019</CharactersWithSpaces>
  <SharedDoc>false</SharedDoc>
  <HLinks>
    <vt:vector size="960" baseType="variant">
      <vt:variant>
        <vt:i4>262213</vt:i4>
      </vt:variant>
      <vt:variant>
        <vt:i4>1278</vt:i4>
      </vt:variant>
      <vt:variant>
        <vt:i4>0</vt:i4>
      </vt:variant>
      <vt:variant>
        <vt:i4>5</vt:i4>
      </vt:variant>
      <vt:variant>
        <vt:lpwstr>https://www.coinbase.com/learn/advanced-trading/what-is-an-order-book</vt:lpwstr>
      </vt:variant>
      <vt:variant>
        <vt:lpwstr/>
      </vt:variant>
      <vt:variant>
        <vt:i4>7733291</vt:i4>
      </vt:variant>
      <vt:variant>
        <vt:i4>1274</vt:i4>
      </vt:variant>
      <vt:variant>
        <vt:i4>0</vt:i4>
      </vt:variant>
      <vt:variant>
        <vt:i4>5</vt:i4>
      </vt:variant>
      <vt:variant>
        <vt:lpwstr>https://doc.wyden.io/docs/Broker-Desk/</vt:lpwstr>
      </vt:variant>
      <vt:variant>
        <vt:lpwstr/>
      </vt:variant>
      <vt:variant>
        <vt:i4>7733291</vt:i4>
      </vt:variant>
      <vt:variant>
        <vt:i4>1272</vt:i4>
      </vt:variant>
      <vt:variant>
        <vt:i4>0</vt:i4>
      </vt:variant>
      <vt:variant>
        <vt:i4>5</vt:i4>
      </vt:variant>
      <vt:variant>
        <vt:lpwstr>https://doc.wyden.io/docs/Broker-Desk/</vt:lpwstr>
      </vt:variant>
      <vt:variant>
        <vt:lpwstr/>
      </vt:variant>
      <vt:variant>
        <vt:i4>5308436</vt:i4>
      </vt:variant>
      <vt:variant>
        <vt:i4>1269</vt:i4>
      </vt:variant>
      <vt:variant>
        <vt:i4>0</vt:i4>
      </vt:variant>
      <vt:variant>
        <vt:i4>5</vt:i4>
      </vt:variant>
      <vt:variant>
        <vt:lpwstr>https://developer.mozilla.org/en-US/docs/Web/HTTP/Status</vt:lpwstr>
      </vt:variant>
      <vt:variant>
        <vt:lpwstr/>
      </vt:variant>
      <vt:variant>
        <vt:i4>2949224</vt:i4>
      </vt:variant>
      <vt:variant>
        <vt:i4>1236</vt:i4>
      </vt:variant>
      <vt:variant>
        <vt:i4>0</vt:i4>
      </vt:variant>
      <vt:variant>
        <vt:i4>5</vt:i4>
      </vt:variant>
      <vt:variant>
        <vt:lpwstr>https://developers.fireblocks.com/reference/getvaultaccount</vt:lpwstr>
      </vt:variant>
      <vt:variant>
        <vt:lpwstr/>
      </vt:variant>
      <vt:variant>
        <vt:i4>3538999</vt:i4>
      </vt:variant>
      <vt:variant>
        <vt:i4>1224</vt:i4>
      </vt:variant>
      <vt:variant>
        <vt:i4>0</vt:i4>
      </vt:variant>
      <vt:variant>
        <vt:i4>5</vt:i4>
      </vt:variant>
      <vt:variant>
        <vt:lpwstr>https://www.oecd.org/content/dam/oecd/en/topics/policy-issues/tax-transparency-and-international-co-operation/xml-schema-carf-v1.5.zip</vt:lpwstr>
      </vt:variant>
      <vt:variant>
        <vt:lpwstr/>
      </vt:variant>
      <vt:variant>
        <vt:i4>5701668</vt:i4>
      </vt:variant>
      <vt:variant>
        <vt:i4>1221</vt:i4>
      </vt:variant>
      <vt:variant>
        <vt:i4>0</vt:i4>
      </vt:variant>
      <vt:variant>
        <vt:i4>5</vt:i4>
      </vt:variant>
      <vt:variant>
        <vt:lpwstr>https://www.oecd.org/en/publications/crypto-asset-reporting-framework-xml-schema_578052ec-en.html</vt:lpwstr>
      </vt:variant>
      <vt:variant>
        <vt:lpwstr/>
      </vt:variant>
      <vt:variant>
        <vt:i4>6553700</vt:i4>
      </vt:variant>
      <vt:variant>
        <vt:i4>1185</vt:i4>
      </vt:variant>
      <vt:variant>
        <vt:i4>0</vt:i4>
      </vt:variant>
      <vt:variant>
        <vt:i4>5</vt:i4>
      </vt:variant>
      <vt:variant>
        <vt:lpwstr>https://www.fixtrading.org/what-is-fix/</vt:lpwstr>
      </vt:variant>
      <vt:variant>
        <vt:lpwstr/>
      </vt:variant>
      <vt:variant>
        <vt:i4>2949224</vt:i4>
      </vt:variant>
      <vt:variant>
        <vt:i4>1113</vt:i4>
      </vt:variant>
      <vt:variant>
        <vt:i4>0</vt:i4>
      </vt:variant>
      <vt:variant>
        <vt:i4>5</vt:i4>
      </vt:variant>
      <vt:variant>
        <vt:lpwstr>https://developers.fireblocks.com/reference/getvaultaccount</vt:lpwstr>
      </vt:variant>
      <vt:variant>
        <vt:lpwstr/>
      </vt:variant>
      <vt:variant>
        <vt:i4>6291501</vt:i4>
      </vt:variant>
      <vt:variant>
        <vt:i4>1092</vt:i4>
      </vt:variant>
      <vt:variant>
        <vt:i4>0</vt:i4>
      </vt:variant>
      <vt:variant>
        <vt:i4>5</vt:i4>
      </vt:variant>
      <vt:variant>
        <vt:lpwstr>https://www.legifrance.gouv.fr/codes/id/LEGISCTA000050366754/2026-07-01</vt:lpwstr>
      </vt:variant>
      <vt:variant>
        <vt:lpwstr/>
      </vt:variant>
      <vt:variant>
        <vt:i4>6291501</vt:i4>
      </vt:variant>
      <vt:variant>
        <vt:i4>1083</vt:i4>
      </vt:variant>
      <vt:variant>
        <vt:i4>0</vt:i4>
      </vt:variant>
      <vt:variant>
        <vt:i4>5</vt:i4>
      </vt:variant>
      <vt:variant>
        <vt:lpwstr>https://www.legifrance.gouv.fr/codes/id/LEGISCTA000050366754/2026-07-01</vt:lpwstr>
      </vt:variant>
      <vt:variant>
        <vt:lpwstr/>
      </vt:variant>
      <vt:variant>
        <vt:i4>1048660</vt:i4>
      </vt:variant>
      <vt:variant>
        <vt:i4>1079</vt:i4>
      </vt:variant>
      <vt:variant>
        <vt:i4>0</vt:i4>
      </vt:variant>
      <vt:variant>
        <vt:i4>5</vt:i4>
      </vt:variant>
      <vt:variant>
        <vt:lpwstr>https://www.beleggerspel.nl/kenniscentrum/belasting-crypto-nederland</vt:lpwstr>
      </vt:variant>
      <vt:variant>
        <vt:lpwstr/>
      </vt:variant>
      <vt:variant>
        <vt:i4>1048660</vt:i4>
      </vt:variant>
      <vt:variant>
        <vt:i4>1077</vt:i4>
      </vt:variant>
      <vt:variant>
        <vt:i4>0</vt:i4>
      </vt:variant>
      <vt:variant>
        <vt:i4>5</vt:i4>
      </vt:variant>
      <vt:variant>
        <vt:lpwstr>https://www.beleggerspel.nl/kenniscentrum/belasting-crypto-nederland</vt:lpwstr>
      </vt:variant>
      <vt:variant>
        <vt:lpwstr/>
      </vt:variant>
      <vt:variant>
        <vt:i4>3866731</vt:i4>
      </vt:variant>
      <vt:variant>
        <vt:i4>1068</vt:i4>
      </vt:variant>
      <vt:variant>
        <vt:i4>0</vt:i4>
      </vt:variant>
      <vt:variant>
        <vt:i4>5</vt:i4>
      </vt:variant>
      <vt:variant>
        <vt:lpwstr>https://developers.fireblocks.com/reference/getexchangeaccount</vt:lpwstr>
      </vt:variant>
      <vt:variant>
        <vt:lpwstr/>
      </vt:variant>
      <vt:variant>
        <vt:i4>4915293</vt:i4>
      </vt:variant>
      <vt:variant>
        <vt:i4>1062</vt:i4>
      </vt:variant>
      <vt:variant>
        <vt:i4>0</vt:i4>
      </vt:variant>
      <vt:variant>
        <vt:i4>5</vt:i4>
      </vt:variant>
      <vt:variant>
        <vt:lpwstr>https://rest.wyden.io/</vt:lpwstr>
      </vt:variant>
      <vt:variant>
        <vt:lpwstr>create-a-portfolio</vt:lpwstr>
      </vt:variant>
      <vt:variant>
        <vt:i4>3997809</vt:i4>
      </vt:variant>
      <vt:variant>
        <vt:i4>1059</vt:i4>
      </vt:variant>
      <vt:variant>
        <vt:i4>0</vt:i4>
      </vt:variant>
      <vt:variant>
        <vt:i4>5</vt:i4>
      </vt:variant>
      <vt:variant>
        <vt:lpwstr>https://docs.trade.sheeldmatch.com/</vt:lpwstr>
      </vt:variant>
      <vt:variant>
        <vt:lpwstr>trading-websocket</vt:lpwstr>
      </vt:variant>
      <vt:variant>
        <vt:i4>6357031</vt:i4>
      </vt:variant>
      <vt:variant>
        <vt:i4>1044</vt:i4>
      </vt:variant>
      <vt:variant>
        <vt:i4>0</vt:i4>
      </vt:variant>
      <vt:variant>
        <vt:i4>5</vt:i4>
      </vt:variant>
      <vt:variant>
        <vt:lpwstr>https://docs.trade.sheeldmatch.com/</vt:lpwstr>
      </vt:variant>
      <vt:variant>
        <vt:lpwstr>subscription-messages</vt:lpwstr>
      </vt:variant>
      <vt:variant>
        <vt:i4>5046303</vt:i4>
      </vt:variant>
      <vt:variant>
        <vt:i4>990</vt:i4>
      </vt:variant>
      <vt:variant>
        <vt:i4>0</vt:i4>
      </vt:variant>
      <vt:variant>
        <vt:i4>5</vt:i4>
      </vt:variant>
      <vt:variant>
        <vt:lpwstr>https://developers.fireblocks.com/reference/createtransaction</vt:lpwstr>
      </vt:variant>
      <vt:variant>
        <vt:lpwstr/>
      </vt:variant>
      <vt:variant>
        <vt:i4>1179648</vt:i4>
      </vt:variant>
      <vt:variant>
        <vt:i4>978</vt:i4>
      </vt:variant>
      <vt:variant>
        <vt:i4>0</vt:i4>
      </vt:variant>
      <vt:variant>
        <vt:i4>5</vt:i4>
      </vt:variant>
      <vt:variant>
        <vt:lpwstr>https://developers.fireblocks.com/reference/webhooks-structures-eventtypes-transaction</vt:lpwstr>
      </vt:variant>
      <vt:variant>
        <vt:lpwstr>transactiondetails</vt:lpwstr>
      </vt:variant>
      <vt:variant>
        <vt:i4>5046303</vt:i4>
      </vt:variant>
      <vt:variant>
        <vt:i4>975</vt:i4>
      </vt:variant>
      <vt:variant>
        <vt:i4>0</vt:i4>
      </vt:variant>
      <vt:variant>
        <vt:i4>5</vt:i4>
      </vt:variant>
      <vt:variant>
        <vt:lpwstr>https://developers.fireblocks.com/reference/createtransaction</vt:lpwstr>
      </vt:variant>
      <vt:variant>
        <vt:lpwstr/>
      </vt:variant>
      <vt:variant>
        <vt:i4>2490478</vt:i4>
      </vt:variant>
      <vt:variant>
        <vt:i4>957</vt:i4>
      </vt:variant>
      <vt:variant>
        <vt:i4>0</vt:i4>
      </vt:variant>
      <vt:variant>
        <vt:i4>5</vt:i4>
      </vt:variant>
      <vt:variant>
        <vt:lpwstr>https://developers.fireblocks.com/reference/estimatetransactionfee</vt:lpwstr>
      </vt:variant>
      <vt:variant>
        <vt:lpwstr/>
      </vt:variant>
      <vt:variant>
        <vt:i4>5636122</vt:i4>
      </vt:variant>
      <vt:variant>
        <vt:i4>942</vt:i4>
      </vt:variant>
      <vt:variant>
        <vt:i4>0</vt:i4>
      </vt:variant>
      <vt:variant>
        <vt:i4>5</vt:i4>
      </vt:variant>
      <vt:variant>
        <vt:lpwstr>https://developers.fireblocks.com/reference/addassettoexternalwallet</vt:lpwstr>
      </vt:variant>
      <vt:variant>
        <vt:lpwstr/>
      </vt:variant>
      <vt:variant>
        <vt:i4>5046287</vt:i4>
      </vt:variant>
      <vt:variant>
        <vt:i4>939</vt:i4>
      </vt:variant>
      <vt:variant>
        <vt:i4>0</vt:i4>
      </vt:variant>
      <vt:variant>
        <vt:i4>5</vt:i4>
      </vt:variant>
      <vt:variant>
        <vt:lpwstr>https://developers.fireblocks.com/reference/createexternalwallet</vt:lpwstr>
      </vt:variant>
      <vt:variant>
        <vt:lpwstr/>
      </vt:variant>
      <vt:variant>
        <vt:i4>5242957</vt:i4>
      </vt:variant>
      <vt:variant>
        <vt:i4>915</vt:i4>
      </vt:variant>
      <vt:variant>
        <vt:i4>0</vt:i4>
      </vt:variant>
      <vt:variant>
        <vt:i4>5</vt:i4>
      </vt:variant>
      <vt:variant>
        <vt:lpwstr>https://developers.chainalysis.com/kyt/api-reference/v-2-endpoints/transfers/register-a-transfer</vt:lpwstr>
      </vt:variant>
      <vt:variant>
        <vt:lpwstr/>
      </vt:variant>
      <vt:variant>
        <vt:i4>1179648</vt:i4>
      </vt:variant>
      <vt:variant>
        <vt:i4>900</vt:i4>
      </vt:variant>
      <vt:variant>
        <vt:i4>0</vt:i4>
      </vt:variant>
      <vt:variant>
        <vt:i4>5</vt:i4>
      </vt:variant>
      <vt:variant>
        <vt:lpwstr>https://developers.fireblocks.com/reference/webhooks-structures-eventtypes-transaction</vt:lpwstr>
      </vt:variant>
      <vt:variant>
        <vt:lpwstr>transactiondetails</vt:lpwstr>
      </vt:variant>
      <vt:variant>
        <vt:i4>3342452</vt:i4>
      </vt:variant>
      <vt:variant>
        <vt:i4>897</vt:i4>
      </vt:variant>
      <vt:variant>
        <vt:i4>0</vt:i4>
      </vt:variant>
      <vt:variant>
        <vt:i4>5</vt:i4>
      </vt:variant>
      <vt:variant>
        <vt:lpwstr>https://developers.fireblocks.com/reference/createvaultaccountasset</vt:lpwstr>
      </vt:variant>
      <vt:variant>
        <vt:lpwstr/>
      </vt:variant>
      <vt:variant>
        <vt:i4>2424934</vt:i4>
      </vt:variant>
      <vt:variant>
        <vt:i4>894</vt:i4>
      </vt:variant>
      <vt:variant>
        <vt:i4>0</vt:i4>
      </vt:variant>
      <vt:variant>
        <vt:i4>5</vt:i4>
      </vt:variant>
      <vt:variant>
        <vt:lpwstr>https://developers.fireblocks.com/reference/createvaultaccount</vt:lpwstr>
      </vt:variant>
      <vt:variant>
        <vt:lpwstr/>
      </vt:variant>
      <vt:variant>
        <vt:i4>2097253</vt:i4>
      </vt:variant>
      <vt:variant>
        <vt:i4>891</vt:i4>
      </vt:variant>
      <vt:variant>
        <vt:i4>0</vt:i4>
      </vt:variant>
      <vt:variant>
        <vt:i4>5</vt:i4>
      </vt:variant>
      <vt:variant>
        <vt:lpwstr>https://developers.fireblocks.com/reference/createvaultaccountassetaddress</vt:lpwstr>
      </vt:variant>
      <vt:variant>
        <vt:lpwstr/>
      </vt:variant>
      <vt:variant>
        <vt:i4>5963806</vt:i4>
      </vt:variant>
      <vt:variant>
        <vt:i4>774</vt:i4>
      </vt:variant>
      <vt:variant>
        <vt:i4>0</vt:i4>
      </vt:variant>
      <vt:variant>
        <vt:i4>5</vt:i4>
      </vt:variant>
      <vt:variant>
        <vt:lpwstr>https://pubs.opengroup.org/architecture/archimate3-doc/ch-Business-Layer.html</vt:lpwstr>
      </vt:variant>
      <vt:variant>
        <vt:lpwstr/>
      </vt:variant>
      <vt:variant>
        <vt:i4>6160479</vt:i4>
      </vt:variant>
      <vt:variant>
        <vt:i4>771</vt:i4>
      </vt:variant>
      <vt:variant>
        <vt:i4>0</vt:i4>
      </vt:variant>
      <vt:variant>
        <vt:i4>5</vt:i4>
      </vt:variant>
      <vt:variant>
        <vt:lpwstr>https://bian.org/deliverables/service-landscape/</vt:lpwstr>
      </vt:variant>
      <vt:variant>
        <vt:lpwstr/>
      </vt:variant>
      <vt:variant>
        <vt:i4>1966111</vt:i4>
      </vt:variant>
      <vt:variant>
        <vt:i4>768</vt:i4>
      </vt:variant>
      <vt:variant>
        <vt:i4>0</vt:i4>
      </vt:variant>
      <vt:variant>
        <vt:i4>5</vt:i4>
      </vt:variant>
      <vt:variant>
        <vt:lpwstr>https://bian.org/</vt:lpwstr>
      </vt:variant>
      <vt:variant>
        <vt:lpwstr/>
      </vt:variant>
      <vt:variant>
        <vt:i4>5767168</vt:i4>
      </vt:variant>
      <vt:variant>
        <vt:i4>765</vt:i4>
      </vt:variant>
      <vt:variant>
        <vt:i4>0</vt:i4>
      </vt:variant>
      <vt:variant>
        <vt:i4>5</vt:i4>
      </vt:variant>
      <vt:variant>
        <vt:lpwstr>https://pubs.opengroup.org/architecture/archimate3-doc/ch-Strategy-Layer.html</vt:lpwstr>
      </vt:variant>
      <vt:variant>
        <vt:lpwstr/>
      </vt:variant>
      <vt:variant>
        <vt:i4>5636174</vt:i4>
      </vt:variant>
      <vt:variant>
        <vt:i4>762</vt:i4>
      </vt:variant>
      <vt:variant>
        <vt:i4>0</vt:i4>
      </vt:variant>
      <vt:variant>
        <vt:i4>5</vt:i4>
      </vt:variant>
      <vt:variant>
        <vt:lpwstr>https://www.chainalysis.com/</vt:lpwstr>
      </vt:variant>
      <vt:variant>
        <vt:lpwstr/>
      </vt:variant>
      <vt:variant>
        <vt:i4>1114124</vt:i4>
      </vt:variant>
      <vt:variant>
        <vt:i4>759</vt:i4>
      </vt:variant>
      <vt:variant>
        <vt:i4>0</vt:i4>
      </vt:variant>
      <vt:variant>
        <vt:i4>5</vt:i4>
      </vt:variant>
      <vt:variant>
        <vt:lpwstr>https://www.aplo.io/</vt:lpwstr>
      </vt:variant>
      <vt:variant>
        <vt:lpwstr/>
      </vt:variant>
      <vt:variant>
        <vt:i4>1376340</vt:i4>
      </vt:variant>
      <vt:variant>
        <vt:i4>756</vt:i4>
      </vt:variant>
      <vt:variant>
        <vt:i4>0</vt:i4>
      </vt:variant>
      <vt:variant>
        <vt:i4>5</vt:i4>
      </vt:variant>
      <vt:variant>
        <vt:lpwstr>https://www.wyden.io/</vt:lpwstr>
      </vt:variant>
      <vt:variant>
        <vt:lpwstr/>
      </vt:variant>
      <vt:variant>
        <vt:i4>3539059</vt:i4>
      </vt:variant>
      <vt:variant>
        <vt:i4>753</vt:i4>
      </vt:variant>
      <vt:variant>
        <vt:i4>0</vt:i4>
      </vt:variant>
      <vt:variant>
        <vt:i4>5</vt:i4>
      </vt:variant>
      <vt:variant>
        <vt:lpwstr>https://www.fireblocks.com/</vt:lpwstr>
      </vt:variant>
      <vt:variant>
        <vt:lpwstr/>
      </vt:variant>
      <vt:variant>
        <vt:i4>1441850</vt:i4>
      </vt:variant>
      <vt:variant>
        <vt:i4>743</vt:i4>
      </vt:variant>
      <vt:variant>
        <vt:i4>0</vt:i4>
      </vt:variant>
      <vt:variant>
        <vt:i4>5</vt:i4>
      </vt:variant>
      <vt:variant>
        <vt:lpwstr/>
      </vt:variant>
      <vt:variant>
        <vt:lpwstr>_Toc222832994</vt:lpwstr>
      </vt:variant>
      <vt:variant>
        <vt:i4>1441850</vt:i4>
      </vt:variant>
      <vt:variant>
        <vt:i4>737</vt:i4>
      </vt:variant>
      <vt:variant>
        <vt:i4>0</vt:i4>
      </vt:variant>
      <vt:variant>
        <vt:i4>5</vt:i4>
      </vt:variant>
      <vt:variant>
        <vt:lpwstr/>
      </vt:variant>
      <vt:variant>
        <vt:lpwstr>_Toc222832993</vt:lpwstr>
      </vt:variant>
      <vt:variant>
        <vt:i4>1441850</vt:i4>
      </vt:variant>
      <vt:variant>
        <vt:i4>731</vt:i4>
      </vt:variant>
      <vt:variant>
        <vt:i4>0</vt:i4>
      </vt:variant>
      <vt:variant>
        <vt:i4>5</vt:i4>
      </vt:variant>
      <vt:variant>
        <vt:lpwstr/>
      </vt:variant>
      <vt:variant>
        <vt:lpwstr>_Toc222832992</vt:lpwstr>
      </vt:variant>
      <vt:variant>
        <vt:i4>1441850</vt:i4>
      </vt:variant>
      <vt:variant>
        <vt:i4>725</vt:i4>
      </vt:variant>
      <vt:variant>
        <vt:i4>0</vt:i4>
      </vt:variant>
      <vt:variant>
        <vt:i4>5</vt:i4>
      </vt:variant>
      <vt:variant>
        <vt:lpwstr/>
      </vt:variant>
      <vt:variant>
        <vt:lpwstr>_Toc222832991</vt:lpwstr>
      </vt:variant>
      <vt:variant>
        <vt:i4>1441850</vt:i4>
      </vt:variant>
      <vt:variant>
        <vt:i4>719</vt:i4>
      </vt:variant>
      <vt:variant>
        <vt:i4>0</vt:i4>
      </vt:variant>
      <vt:variant>
        <vt:i4>5</vt:i4>
      </vt:variant>
      <vt:variant>
        <vt:lpwstr/>
      </vt:variant>
      <vt:variant>
        <vt:lpwstr>_Toc222832990</vt:lpwstr>
      </vt:variant>
      <vt:variant>
        <vt:i4>1507386</vt:i4>
      </vt:variant>
      <vt:variant>
        <vt:i4>713</vt:i4>
      </vt:variant>
      <vt:variant>
        <vt:i4>0</vt:i4>
      </vt:variant>
      <vt:variant>
        <vt:i4>5</vt:i4>
      </vt:variant>
      <vt:variant>
        <vt:lpwstr/>
      </vt:variant>
      <vt:variant>
        <vt:lpwstr>_Toc222832989</vt:lpwstr>
      </vt:variant>
      <vt:variant>
        <vt:i4>1507386</vt:i4>
      </vt:variant>
      <vt:variant>
        <vt:i4>707</vt:i4>
      </vt:variant>
      <vt:variant>
        <vt:i4>0</vt:i4>
      </vt:variant>
      <vt:variant>
        <vt:i4>5</vt:i4>
      </vt:variant>
      <vt:variant>
        <vt:lpwstr/>
      </vt:variant>
      <vt:variant>
        <vt:lpwstr>_Toc222832988</vt:lpwstr>
      </vt:variant>
      <vt:variant>
        <vt:i4>1507386</vt:i4>
      </vt:variant>
      <vt:variant>
        <vt:i4>701</vt:i4>
      </vt:variant>
      <vt:variant>
        <vt:i4>0</vt:i4>
      </vt:variant>
      <vt:variant>
        <vt:i4>5</vt:i4>
      </vt:variant>
      <vt:variant>
        <vt:lpwstr/>
      </vt:variant>
      <vt:variant>
        <vt:lpwstr>_Toc222832987</vt:lpwstr>
      </vt:variant>
      <vt:variant>
        <vt:i4>1507386</vt:i4>
      </vt:variant>
      <vt:variant>
        <vt:i4>695</vt:i4>
      </vt:variant>
      <vt:variant>
        <vt:i4>0</vt:i4>
      </vt:variant>
      <vt:variant>
        <vt:i4>5</vt:i4>
      </vt:variant>
      <vt:variant>
        <vt:lpwstr/>
      </vt:variant>
      <vt:variant>
        <vt:lpwstr>_Toc222832986</vt:lpwstr>
      </vt:variant>
      <vt:variant>
        <vt:i4>1507386</vt:i4>
      </vt:variant>
      <vt:variant>
        <vt:i4>689</vt:i4>
      </vt:variant>
      <vt:variant>
        <vt:i4>0</vt:i4>
      </vt:variant>
      <vt:variant>
        <vt:i4>5</vt:i4>
      </vt:variant>
      <vt:variant>
        <vt:lpwstr/>
      </vt:variant>
      <vt:variant>
        <vt:lpwstr>_Toc222832985</vt:lpwstr>
      </vt:variant>
      <vt:variant>
        <vt:i4>1507386</vt:i4>
      </vt:variant>
      <vt:variant>
        <vt:i4>683</vt:i4>
      </vt:variant>
      <vt:variant>
        <vt:i4>0</vt:i4>
      </vt:variant>
      <vt:variant>
        <vt:i4>5</vt:i4>
      </vt:variant>
      <vt:variant>
        <vt:lpwstr/>
      </vt:variant>
      <vt:variant>
        <vt:lpwstr>_Toc222832984</vt:lpwstr>
      </vt:variant>
      <vt:variant>
        <vt:i4>1507386</vt:i4>
      </vt:variant>
      <vt:variant>
        <vt:i4>677</vt:i4>
      </vt:variant>
      <vt:variant>
        <vt:i4>0</vt:i4>
      </vt:variant>
      <vt:variant>
        <vt:i4>5</vt:i4>
      </vt:variant>
      <vt:variant>
        <vt:lpwstr/>
      </vt:variant>
      <vt:variant>
        <vt:lpwstr>_Toc222832983</vt:lpwstr>
      </vt:variant>
      <vt:variant>
        <vt:i4>1507386</vt:i4>
      </vt:variant>
      <vt:variant>
        <vt:i4>671</vt:i4>
      </vt:variant>
      <vt:variant>
        <vt:i4>0</vt:i4>
      </vt:variant>
      <vt:variant>
        <vt:i4>5</vt:i4>
      </vt:variant>
      <vt:variant>
        <vt:lpwstr/>
      </vt:variant>
      <vt:variant>
        <vt:lpwstr>_Toc222832982</vt:lpwstr>
      </vt:variant>
      <vt:variant>
        <vt:i4>1507386</vt:i4>
      </vt:variant>
      <vt:variant>
        <vt:i4>665</vt:i4>
      </vt:variant>
      <vt:variant>
        <vt:i4>0</vt:i4>
      </vt:variant>
      <vt:variant>
        <vt:i4>5</vt:i4>
      </vt:variant>
      <vt:variant>
        <vt:lpwstr/>
      </vt:variant>
      <vt:variant>
        <vt:lpwstr>_Toc222832981</vt:lpwstr>
      </vt:variant>
      <vt:variant>
        <vt:i4>1507386</vt:i4>
      </vt:variant>
      <vt:variant>
        <vt:i4>659</vt:i4>
      </vt:variant>
      <vt:variant>
        <vt:i4>0</vt:i4>
      </vt:variant>
      <vt:variant>
        <vt:i4>5</vt:i4>
      </vt:variant>
      <vt:variant>
        <vt:lpwstr/>
      </vt:variant>
      <vt:variant>
        <vt:lpwstr>_Toc222832980</vt:lpwstr>
      </vt:variant>
      <vt:variant>
        <vt:i4>1572922</vt:i4>
      </vt:variant>
      <vt:variant>
        <vt:i4>653</vt:i4>
      </vt:variant>
      <vt:variant>
        <vt:i4>0</vt:i4>
      </vt:variant>
      <vt:variant>
        <vt:i4>5</vt:i4>
      </vt:variant>
      <vt:variant>
        <vt:lpwstr/>
      </vt:variant>
      <vt:variant>
        <vt:lpwstr>_Toc222832979</vt:lpwstr>
      </vt:variant>
      <vt:variant>
        <vt:i4>1572922</vt:i4>
      </vt:variant>
      <vt:variant>
        <vt:i4>647</vt:i4>
      </vt:variant>
      <vt:variant>
        <vt:i4>0</vt:i4>
      </vt:variant>
      <vt:variant>
        <vt:i4>5</vt:i4>
      </vt:variant>
      <vt:variant>
        <vt:lpwstr/>
      </vt:variant>
      <vt:variant>
        <vt:lpwstr>_Toc222832978</vt:lpwstr>
      </vt:variant>
      <vt:variant>
        <vt:i4>1572922</vt:i4>
      </vt:variant>
      <vt:variant>
        <vt:i4>641</vt:i4>
      </vt:variant>
      <vt:variant>
        <vt:i4>0</vt:i4>
      </vt:variant>
      <vt:variant>
        <vt:i4>5</vt:i4>
      </vt:variant>
      <vt:variant>
        <vt:lpwstr/>
      </vt:variant>
      <vt:variant>
        <vt:lpwstr>_Toc222832977</vt:lpwstr>
      </vt:variant>
      <vt:variant>
        <vt:i4>1572922</vt:i4>
      </vt:variant>
      <vt:variant>
        <vt:i4>635</vt:i4>
      </vt:variant>
      <vt:variant>
        <vt:i4>0</vt:i4>
      </vt:variant>
      <vt:variant>
        <vt:i4>5</vt:i4>
      </vt:variant>
      <vt:variant>
        <vt:lpwstr/>
      </vt:variant>
      <vt:variant>
        <vt:lpwstr>_Toc222832976</vt:lpwstr>
      </vt:variant>
      <vt:variant>
        <vt:i4>1572922</vt:i4>
      </vt:variant>
      <vt:variant>
        <vt:i4>629</vt:i4>
      </vt:variant>
      <vt:variant>
        <vt:i4>0</vt:i4>
      </vt:variant>
      <vt:variant>
        <vt:i4>5</vt:i4>
      </vt:variant>
      <vt:variant>
        <vt:lpwstr/>
      </vt:variant>
      <vt:variant>
        <vt:lpwstr>_Toc222832975</vt:lpwstr>
      </vt:variant>
      <vt:variant>
        <vt:i4>1572922</vt:i4>
      </vt:variant>
      <vt:variant>
        <vt:i4>623</vt:i4>
      </vt:variant>
      <vt:variant>
        <vt:i4>0</vt:i4>
      </vt:variant>
      <vt:variant>
        <vt:i4>5</vt:i4>
      </vt:variant>
      <vt:variant>
        <vt:lpwstr/>
      </vt:variant>
      <vt:variant>
        <vt:lpwstr>_Toc222832974</vt:lpwstr>
      </vt:variant>
      <vt:variant>
        <vt:i4>1572922</vt:i4>
      </vt:variant>
      <vt:variant>
        <vt:i4>617</vt:i4>
      </vt:variant>
      <vt:variant>
        <vt:i4>0</vt:i4>
      </vt:variant>
      <vt:variant>
        <vt:i4>5</vt:i4>
      </vt:variant>
      <vt:variant>
        <vt:lpwstr/>
      </vt:variant>
      <vt:variant>
        <vt:lpwstr>_Toc222832973</vt:lpwstr>
      </vt:variant>
      <vt:variant>
        <vt:i4>1572922</vt:i4>
      </vt:variant>
      <vt:variant>
        <vt:i4>611</vt:i4>
      </vt:variant>
      <vt:variant>
        <vt:i4>0</vt:i4>
      </vt:variant>
      <vt:variant>
        <vt:i4>5</vt:i4>
      </vt:variant>
      <vt:variant>
        <vt:lpwstr/>
      </vt:variant>
      <vt:variant>
        <vt:lpwstr>_Toc222832972</vt:lpwstr>
      </vt:variant>
      <vt:variant>
        <vt:i4>1572922</vt:i4>
      </vt:variant>
      <vt:variant>
        <vt:i4>605</vt:i4>
      </vt:variant>
      <vt:variant>
        <vt:i4>0</vt:i4>
      </vt:variant>
      <vt:variant>
        <vt:i4>5</vt:i4>
      </vt:variant>
      <vt:variant>
        <vt:lpwstr/>
      </vt:variant>
      <vt:variant>
        <vt:lpwstr>_Toc222832971</vt:lpwstr>
      </vt:variant>
      <vt:variant>
        <vt:i4>1572922</vt:i4>
      </vt:variant>
      <vt:variant>
        <vt:i4>599</vt:i4>
      </vt:variant>
      <vt:variant>
        <vt:i4>0</vt:i4>
      </vt:variant>
      <vt:variant>
        <vt:i4>5</vt:i4>
      </vt:variant>
      <vt:variant>
        <vt:lpwstr/>
      </vt:variant>
      <vt:variant>
        <vt:lpwstr>_Toc222832970</vt:lpwstr>
      </vt:variant>
      <vt:variant>
        <vt:i4>1638458</vt:i4>
      </vt:variant>
      <vt:variant>
        <vt:i4>593</vt:i4>
      </vt:variant>
      <vt:variant>
        <vt:i4>0</vt:i4>
      </vt:variant>
      <vt:variant>
        <vt:i4>5</vt:i4>
      </vt:variant>
      <vt:variant>
        <vt:lpwstr/>
      </vt:variant>
      <vt:variant>
        <vt:lpwstr>_Toc222832969</vt:lpwstr>
      </vt:variant>
      <vt:variant>
        <vt:i4>1638458</vt:i4>
      </vt:variant>
      <vt:variant>
        <vt:i4>587</vt:i4>
      </vt:variant>
      <vt:variant>
        <vt:i4>0</vt:i4>
      </vt:variant>
      <vt:variant>
        <vt:i4>5</vt:i4>
      </vt:variant>
      <vt:variant>
        <vt:lpwstr/>
      </vt:variant>
      <vt:variant>
        <vt:lpwstr>_Toc222832968</vt:lpwstr>
      </vt:variant>
      <vt:variant>
        <vt:i4>1638458</vt:i4>
      </vt:variant>
      <vt:variant>
        <vt:i4>581</vt:i4>
      </vt:variant>
      <vt:variant>
        <vt:i4>0</vt:i4>
      </vt:variant>
      <vt:variant>
        <vt:i4>5</vt:i4>
      </vt:variant>
      <vt:variant>
        <vt:lpwstr/>
      </vt:variant>
      <vt:variant>
        <vt:lpwstr>_Toc222832967</vt:lpwstr>
      </vt:variant>
      <vt:variant>
        <vt:i4>1638458</vt:i4>
      </vt:variant>
      <vt:variant>
        <vt:i4>575</vt:i4>
      </vt:variant>
      <vt:variant>
        <vt:i4>0</vt:i4>
      </vt:variant>
      <vt:variant>
        <vt:i4>5</vt:i4>
      </vt:variant>
      <vt:variant>
        <vt:lpwstr/>
      </vt:variant>
      <vt:variant>
        <vt:lpwstr>_Toc222832966</vt:lpwstr>
      </vt:variant>
      <vt:variant>
        <vt:i4>1638458</vt:i4>
      </vt:variant>
      <vt:variant>
        <vt:i4>569</vt:i4>
      </vt:variant>
      <vt:variant>
        <vt:i4>0</vt:i4>
      </vt:variant>
      <vt:variant>
        <vt:i4>5</vt:i4>
      </vt:variant>
      <vt:variant>
        <vt:lpwstr/>
      </vt:variant>
      <vt:variant>
        <vt:lpwstr>_Toc222832965</vt:lpwstr>
      </vt:variant>
      <vt:variant>
        <vt:i4>1638458</vt:i4>
      </vt:variant>
      <vt:variant>
        <vt:i4>563</vt:i4>
      </vt:variant>
      <vt:variant>
        <vt:i4>0</vt:i4>
      </vt:variant>
      <vt:variant>
        <vt:i4>5</vt:i4>
      </vt:variant>
      <vt:variant>
        <vt:lpwstr/>
      </vt:variant>
      <vt:variant>
        <vt:lpwstr>_Toc222832964</vt:lpwstr>
      </vt:variant>
      <vt:variant>
        <vt:i4>1638458</vt:i4>
      </vt:variant>
      <vt:variant>
        <vt:i4>557</vt:i4>
      </vt:variant>
      <vt:variant>
        <vt:i4>0</vt:i4>
      </vt:variant>
      <vt:variant>
        <vt:i4>5</vt:i4>
      </vt:variant>
      <vt:variant>
        <vt:lpwstr/>
      </vt:variant>
      <vt:variant>
        <vt:lpwstr>_Toc222832963</vt:lpwstr>
      </vt:variant>
      <vt:variant>
        <vt:i4>1638458</vt:i4>
      </vt:variant>
      <vt:variant>
        <vt:i4>551</vt:i4>
      </vt:variant>
      <vt:variant>
        <vt:i4>0</vt:i4>
      </vt:variant>
      <vt:variant>
        <vt:i4>5</vt:i4>
      </vt:variant>
      <vt:variant>
        <vt:lpwstr/>
      </vt:variant>
      <vt:variant>
        <vt:lpwstr>_Toc222832962</vt:lpwstr>
      </vt:variant>
      <vt:variant>
        <vt:i4>1638458</vt:i4>
      </vt:variant>
      <vt:variant>
        <vt:i4>545</vt:i4>
      </vt:variant>
      <vt:variant>
        <vt:i4>0</vt:i4>
      </vt:variant>
      <vt:variant>
        <vt:i4>5</vt:i4>
      </vt:variant>
      <vt:variant>
        <vt:lpwstr/>
      </vt:variant>
      <vt:variant>
        <vt:lpwstr>_Toc222832961</vt:lpwstr>
      </vt:variant>
      <vt:variant>
        <vt:i4>1638458</vt:i4>
      </vt:variant>
      <vt:variant>
        <vt:i4>539</vt:i4>
      </vt:variant>
      <vt:variant>
        <vt:i4>0</vt:i4>
      </vt:variant>
      <vt:variant>
        <vt:i4>5</vt:i4>
      </vt:variant>
      <vt:variant>
        <vt:lpwstr/>
      </vt:variant>
      <vt:variant>
        <vt:lpwstr>_Toc222832960</vt:lpwstr>
      </vt:variant>
      <vt:variant>
        <vt:i4>1703994</vt:i4>
      </vt:variant>
      <vt:variant>
        <vt:i4>533</vt:i4>
      </vt:variant>
      <vt:variant>
        <vt:i4>0</vt:i4>
      </vt:variant>
      <vt:variant>
        <vt:i4>5</vt:i4>
      </vt:variant>
      <vt:variant>
        <vt:lpwstr/>
      </vt:variant>
      <vt:variant>
        <vt:lpwstr>_Toc222832959</vt:lpwstr>
      </vt:variant>
      <vt:variant>
        <vt:i4>1703994</vt:i4>
      </vt:variant>
      <vt:variant>
        <vt:i4>527</vt:i4>
      </vt:variant>
      <vt:variant>
        <vt:i4>0</vt:i4>
      </vt:variant>
      <vt:variant>
        <vt:i4>5</vt:i4>
      </vt:variant>
      <vt:variant>
        <vt:lpwstr/>
      </vt:variant>
      <vt:variant>
        <vt:lpwstr>_Toc222832958</vt:lpwstr>
      </vt:variant>
      <vt:variant>
        <vt:i4>1703994</vt:i4>
      </vt:variant>
      <vt:variant>
        <vt:i4>521</vt:i4>
      </vt:variant>
      <vt:variant>
        <vt:i4>0</vt:i4>
      </vt:variant>
      <vt:variant>
        <vt:i4>5</vt:i4>
      </vt:variant>
      <vt:variant>
        <vt:lpwstr/>
      </vt:variant>
      <vt:variant>
        <vt:lpwstr>_Toc222832957</vt:lpwstr>
      </vt:variant>
      <vt:variant>
        <vt:i4>1703994</vt:i4>
      </vt:variant>
      <vt:variant>
        <vt:i4>515</vt:i4>
      </vt:variant>
      <vt:variant>
        <vt:i4>0</vt:i4>
      </vt:variant>
      <vt:variant>
        <vt:i4>5</vt:i4>
      </vt:variant>
      <vt:variant>
        <vt:lpwstr/>
      </vt:variant>
      <vt:variant>
        <vt:lpwstr>_Toc222832956</vt:lpwstr>
      </vt:variant>
      <vt:variant>
        <vt:i4>1703994</vt:i4>
      </vt:variant>
      <vt:variant>
        <vt:i4>509</vt:i4>
      </vt:variant>
      <vt:variant>
        <vt:i4>0</vt:i4>
      </vt:variant>
      <vt:variant>
        <vt:i4>5</vt:i4>
      </vt:variant>
      <vt:variant>
        <vt:lpwstr/>
      </vt:variant>
      <vt:variant>
        <vt:lpwstr>_Toc222832955</vt:lpwstr>
      </vt:variant>
      <vt:variant>
        <vt:i4>1703994</vt:i4>
      </vt:variant>
      <vt:variant>
        <vt:i4>503</vt:i4>
      </vt:variant>
      <vt:variant>
        <vt:i4>0</vt:i4>
      </vt:variant>
      <vt:variant>
        <vt:i4>5</vt:i4>
      </vt:variant>
      <vt:variant>
        <vt:lpwstr/>
      </vt:variant>
      <vt:variant>
        <vt:lpwstr>_Toc222832954</vt:lpwstr>
      </vt:variant>
      <vt:variant>
        <vt:i4>1703994</vt:i4>
      </vt:variant>
      <vt:variant>
        <vt:i4>497</vt:i4>
      </vt:variant>
      <vt:variant>
        <vt:i4>0</vt:i4>
      </vt:variant>
      <vt:variant>
        <vt:i4>5</vt:i4>
      </vt:variant>
      <vt:variant>
        <vt:lpwstr/>
      </vt:variant>
      <vt:variant>
        <vt:lpwstr>_Toc222832953</vt:lpwstr>
      </vt:variant>
      <vt:variant>
        <vt:i4>1703994</vt:i4>
      </vt:variant>
      <vt:variant>
        <vt:i4>491</vt:i4>
      </vt:variant>
      <vt:variant>
        <vt:i4>0</vt:i4>
      </vt:variant>
      <vt:variant>
        <vt:i4>5</vt:i4>
      </vt:variant>
      <vt:variant>
        <vt:lpwstr/>
      </vt:variant>
      <vt:variant>
        <vt:lpwstr>_Toc222832952</vt:lpwstr>
      </vt:variant>
      <vt:variant>
        <vt:i4>1703994</vt:i4>
      </vt:variant>
      <vt:variant>
        <vt:i4>485</vt:i4>
      </vt:variant>
      <vt:variant>
        <vt:i4>0</vt:i4>
      </vt:variant>
      <vt:variant>
        <vt:i4>5</vt:i4>
      </vt:variant>
      <vt:variant>
        <vt:lpwstr/>
      </vt:variant>
      <vt:variant>
        <vt:lpwstr>_Toc222832951</vt:lpwstr>
      </vt:variant>
      <vt:variant>
        <vt:i4>1703994</vt:i4>
      </vt:variant>
      <vt:variant>
        <vt:i4>479</vt:i4>
      </vt:variant>
      <vt:variant>
        <vt:i4>0</vt:i4>
      </vt:variant>
      <vt:variant>
        <vt:i4>5</vt:i4>
      </vt:variant>
      <vt:variant>
        <vt:lpwstr/>
      </vt:variant>
      <vt:variant>
        <vt:lpwstr>_Toc222832950</vt:lpwstr>
      </vt:variant>
      <vt:variant>
        <vt:i4>1769530</vt:i4>
      </vt:variant>
      <vt:variant>
        <vt:i4>473</vt:i4>
      </vt:variant>
      <vt:variant>
        <vt:i4>0</vt:i4>
      </vt:variant>
      <vt:variant>
        <vt:i4>5</vt:i4>
      </vt:variant>
      <vt:variant>
        <vt:lpwstr/>
      </vt:variant>
      <vt:variant>
        <vt:lpwstr>_Toc222832949</vt:lpwstr>
      </vt:variant>
      <vt:variant>
        <vt:i4>1769530</vt:i4>
      </vt:variant>
      <vt:variant>
        <vt:i4>467</vt:i4>
      </vt:variant>
      <vt:variant>
        <vt:i4>0</vt:i4>
      </vt:variant>
      <vt:variant>
        <vt:i4>5</vt:i4>
      </vt:variant>
      <vt:variant>
        <vt:lpwstr/>
      </vt:variant>
      <vt:variant>
        <vt:lpwstr>_Toc222832948</vt:lpwstr>
      </vt:variant>
      <vt:variant>
        <vt:i4>1769530</vt:i4>
      </vt:variant>
      <vt:variant>
        <vt:i4>461</vt:i4>
      </vt:variant>
      <vt:variant>
        <vt:i4>0</vt:i4>
      </vt:variant>
      <vt:variant>
        <vt:i4>5</vt:i4>
      </vt:variant>
      <vt:variant>
        <vt:lpwstr/>
      </vt:variant>
      <vt:variant>
        <vt:lpwstr>_Toc222832947</vt:lpwstr>
      </vt:variant>
      <vt:variant>
        <vt:i4>1769530</vt:i4>
      </vt:variant>
      <vt:variant>
        <vt:i4>455</vt:i4>
      </vt:variant>
      <vt:variant>
        <vt:i4>0</vt:i4>
      </vt:variant>
      <vt:variant>
        <vt:i4>5</vt:i4>
      </vt:variant>
      <vt:variant>
        <vt:lpwstr/>
      </vt:variant>
      <vt:variant>
        <vt:lpwstr>_Toc222832946</vt:lpwstr>
      </vt:variant>
      <vt:variant>
        <vt:i4>1769530</vt:i4>
      </vt:variant>
      <vt:variant>
        <vt:i4>449</vt:i4>
      </vt:variant>
      <vt:variant>
        <vt:i4>0</vt:i4>
      </vt:variant>
      <vt:variant>
        <vt:i4>5</vt:i4>
      </vt:variant>
      <vt:variant>
        <vt:lpwstr/>
      </vt:variant>
      <vt:variant>
        <vt:lpwstr>_Toc222832945</vt:lpwstr>
      </vt:variant>
      <vt:variant>
        <vt:i4>1769530</vt:i4>
      </vt:variant>
      <vt:variant>
        <vt:i4>443</vt:i4>
      </vt:variant>
      <vt:variant>
        <vt:i4>0</vt:i4>
      </vt:variant>
      <vt:variant>
        <vt:i4>5</vt:i4>
      </vt:variant>
      <vt:variant>
        <vt:lpwstr/>
      </vt:variant>
      <vt:variant>
        <vt:lpwstr>_Toc222832944</vt:lpwstr>
      </vt:variant>
      <vt:variant>
        <vt:i4>1769530</vt:i4>
      </vt:variant>
      <vt:variant>
        <vt:i4>437</vt:i4>
      </vt:variant>
      <vt:variant>
        <vt:i4>0</vt:i4>
      </vt:variant>
      <vt:variant>
        <vt:i4>5</vt:i4>
      </vt:variant>
      <vt:variant>
        <vt:lpwstr/>
      </vt:variant>
      <vt:variant>
        <vt:lpwstr>_Toc222832943</vt:lpwstr>
      </vt:variant>
      <vt:variant>
        <vt:i4>1769530</vt:i4>
      </vt:variant>
      <vt:variant>
        <vt:i4>431</vt:i4>
      </vt:variant>
      <vt:variant>
        <vt:i4>0</vt:i4>
      </vt:variant>
      <vt:variant>
        <vt:i4>5</vt:i4>
      </vt:variant>
      <vt:variant>
        <vt:lpwstr/>
      </vt:variant>
      <vt:variant>
        <vt:lpwstr>_Toc222832941</vt:lpwstr>
      </vt:variant>
      <vt:variant>
        <vt:i4>1769530</vt:i4>
      </vt:variant>
      <vt:variant>
        <vt:i4>425</vt:i4>
      </vt:variant>
      <vt:variant>
        <vt:i4>0</vt:i4>
      </vt:variant>
      <vt:variant>
        <vt:i4>5</vt:i4>
      </vt:variant>
      <vt:variant>
        <vt:lpwstr/>
      </vt:variant>
      <vt:variant>
        <vt:lpwstr>_Toc222832940</vt:lpwstr>
      </vt:variant>
      <vt:variant>
        <vt:i4>1835066</vt:i4>
      </vt:variant>
      <vt:variant>
        <vt:i4>419</vt:i4>
      </vt:variant>
      <vt:variant>
        <vt:i4>0</vt:i4>
      </vt:variant>
      <vt:variant>
        <vt:i4>5</vt:i4>
      </vt:variant>
      <vt:variant>
        <vt:lpwstr/>
      </vt:variant>
      <vt:variant>
        <vt:lpwstr>_Toc222832939</vt:lpwstr>
      </vt:variant>
      <vt:variant>
        <vt:i4>1835066</vt:i4>
      </vt:variant>
      <vt:variant>
        <vt:i4>413</vt:i4>
      </vt:variant>
      <vt:variant>
        <vt:i4>0</vt:i4>
      </vt:variant>
      <vt:variant>
        <vt:i4>5</vt:i4>
      </vt:variant>
      <vt:variant>
        <vt:lpwstr/>
      </vt:variant>
      <vt:variant>
        <vt:lpwstr>_Toc222832938</vt:lpwstr>
      </vt:variant>
      <vt:variant>
        <vt:i4>1835066</vt:i4>
      </vt:variant>
      <vt:variant>
        <vt:i4>407</vt:i4>
      </vt:variant>
      <vt:variant>
        <vt:i4>0</vt:i4>
      </vt:variant>
      <vt:variant>
        <vt:i4>5</vt:i4>
      </vt:variant>
      <vt:variant>
        <vt:lpwstr/>
      </vt:variant>
      <vt:variant>
        <vt:lpwstr>_Toc222832937</vt:lpwstr>
      </vt:variant>
      <vt:variant>
        <vt:i4>1835066</vt:i4>
      </vt:variant>
      <vt:variant>
        <vt:i4>401</vt:i4>
      </vt:variant>
      <vt:variant>
        <vt:i4>0</vt:i4>
      </vt:variant>
      <vt:variant>
        <vt:i4>5</vt:i4>
      </vt:variant>
      <vt:variant>
        <vt:lpwstr/>
      </vt:variant>
      <vt:variant>
        <vt:lpwstr>_Toc222832936</vt:lpwstr>
      </vt:variant>
      <vt:variant>
        <vt:i4>1835066</vt:i4>
      </vt:variant>
      <vt:variant>
        <vt:i4>395</vt:i4>
      </vt:variant>
      <vt:variant>
        <vt:i4>0</vt:i4>
      </vt:variant>
      <vt:variant>
        <vt:i4>5</vt:i4>
      </vt:variant>
      <vt:variant>
        <vt:lpwstr/>
      </vt:variant>
      <vt:variant>
        <vt:lpwstr>_Toc222832935</vt:lpwstr>
      </vt:variant>
      <vt:variant>
        <vt:i4>1835066</vt:i4>
      </vt:variant>
      <vt:variant>
        <vt:i4>389</vt:i4>
      </vt:variant>
      <vt:variant>
        <vt:i4>0</vt:i4>
      </vt:variant>
      <vt:variant>
        <vt:i4>5</vt:i4>
      </vt:variant>
      <vt:variant>
        <vt:lpwstr/>
      </vt:variant>
      <vt:variant>
        <vt:lpwstr>_Toc222832934</vt:lpwstr>
      </vt:variant>
      <vt:variant>
        <vt:i4>1835066</vt:i4>
      </vt:variant>
      <vt:variant>
        <vt:i4>383</vt:i4>
      </vt:variant>
      <vt:variant>
        <vt:i4>0</vt:i4>
      </vt:variant>
      <vt:variant>
        <vt:i4>5</vt:i4>
      </vt:variant>
      <vt:variant>
        <vt:lpwstr/>
      </vt:variant>
      <vt:variant>
        <vt:lpwstr>_Toc222832933</vt:lpwstr>
      </vt:variant>
      <vt:variant>
        <vt:i4>1835066</vt:i4>
      </vt:variant>
      <vt:variant>
        <vt:i4>377</vt:i4>
      </vt:variant>
      <vt:variant>
        <vt:i4>0</vt:i4>
      </vt:variant>
      <vt:variant>
        <vt:i4>5</vt:i4>
      </vt:variant>
      <vt:variant>
        <vt:lpwstr/>
      </vt:variant>
      <vt:variant>
        <vt:lpwstr>_Toc222832932</vt:lpwstr>
      </vt:variant>
      <vt:variant>
        <vt:i4>1835066</vt:i4>
      </vt:variant>
      <vt:variant>
        <vt:i4>371</vt:i4>
      </vt:variant>
      <vt:variant>
        <vt:i4>0</vt:i4>
      </vt:variant>
      <vt:variant>
        <vt:i4>5</vt:i4>
      </vt:variant>
      <vt:variant>
        <vt:lpwstr/>
      </vt:variant>
      <vt:variant>
        <vt:lpwstr>_Toc222832931</vt:lpwstr>
      </vt:variant>
      <vt:variant>
        <vt:i4>1835066</vt:i4>
      </vt:variant>
      <vt:variant>
        <vt:i4>365</vt:i4>
      </vt:variant>
      <vt:variant>
        <vt:i4>0</vt:i4>
      </vt:variant>
      <vt:variant>
        <vt:i4>5</vt:i4>
      </vt:variant>
      <vt:variant>
        <vt:lpwstr/>
      </vt:variant>
      <vt:variant>
        <vt:lpwstr>_Toc222832930</vt:lpwstr>
      </vt:variant>
      <vt:variant>
        <vt:i4>1900602</vt:i4>
      </vt:variant>
      <vt:variant>
        <vt:i4>359</vt:i4>
      </vt:variant>
      <vt:variant>
        <vt:i4>0</vt:i4>
      </vt:variant>
      <vt:variant>
        <vt:i4>5</vt:i4>
      </vt:variant>
      <vt:variant>
        <vt:lpwstr/>
      </vt:variant>
      <vt:variant>
        <vt:lpwstr>_Toc222832929</vt:lpwstr>
      </vt:variant>
      <vt:variant>
        <vt:i4>1900602</vt:i4>
      </vt:variant>
      <vt:variant>
        <vt:i4>353</vt:i4>
      </vt:variant>
      <vt:variant>
        <vt:i4>0</vt:i4>
      </vt:variant>
      <vt:variant>
        <vt:i4>5</vt:i4>
      </vt:variant>
      <vt:variant>
        <vt:lpwstr/>
      </vt:variant>
      <vt:variant>
        <vt:lpwstr>_Toc222832928</vt:lpwstr>
      </vt:variant>
      <vt:variant>
        <vt:i4>1900602</vt:i4>
      </vt:variant>
      <vt:variant>
        <vt:i4>347</vt:i4>
      </vt:variant>
      <vt:variant>
        <vt:i4>0</vt:i4>
      </vt:variant>
      <vt:variant>
        <vt:i4>5</vt:i4>
      </vt:variant>
      <vt:variant>
        <vt:lpwstr/>
      </vt:variant>
      <vt:variant>
        <vt:lpwstr>_Toc222832927</vt:lpwstr>
      </vt:variant>
      <vt:variant>
        <vt:i4>1900602</vt:i4>
      </vt:variant>
      <vt:variant>
        <vt:i4>341</vt:i4>
      </vt:variant>
      <vt:variant>
        <vt:i4>0</vt:i4>
      </vt:variant>
      <vt:variant>
        <vt:i4>5</vt:i4>
      </vt:variant>
      <vt:variant>
        <vt:lpwstr/>
      </vt:variant>
      <vt:variant>
        <vt:lpwstr>_Toc222832926</vt:lpwstr>
      </vt:variant>
      <vt:variant>
        <vt:i4>1900602</vt:i4>
      </vt:variant>
      <vt:variant>
        <vt:i4>335</vt:i4>
      </vt:variant>
      <vt:variant>
        <vt:i4>0</vt:i4>
      </vt:variant>
      <vt:variant>
        <vt:i4>5</vt:i4>
      </vt:variant>
      <vt:variant>
        <vt:lpwstr/>
      </vt:variant>
      <vt:variant>
        <vt:lpwstr>_Toc222832925</vt:lpwstr>
      </vt:variant>
      <vt:variant>
        <vt:i4>1900602</vt:i4>
      </vt:variant>
      <vt:variant>
        <vt:i4>329</vt:i4>
      </vt:variant>
      <vt:variant>
        <vt:i4>0</vt:i4>
      </vt:variant>
      <vt:variant>
        <vt:i4>5</vt:i4>
      </vt:variant>
      <vt:variant>
        <vt:lpwstr/>
      </vt:variant>
      <vt:variant>
        <vt:lpwstr>_Toc222832924</vt:lpwstr>
      </vt:variant>
      <vt:variant>
        <vt:i4>1900602</vt:i4>
      </vt:variant>
      <vt:variant>
        <vt:i4>323</vt:i4>
      </vt:variant>
      <vt:variant>
        <vt:i4>0</vt:i4>
      </vt:variant>
      <vt:variant>
        <vt:i4>5</vt:i4>
      </vt:variant>
      <vt:variant>
        <vt:lpwstr/>
      </vt:variant>
      <vt:variant>
        <vt:lpwstr>_Toc222832923</vt:lpwstr>
      </vt:variant>
      <vt:variant>
        <vt:i4>1900602</vt:i4>
      </vt:variant>
      <vt:variant>
        <vt:i4>317</vt:i4>
      </vt:variant>
      <vt:variant>
        <vt:i4>0</vt:i4>
      </vt:variant>
      <vt:variant>
        <vt:i4>5</vt:i4>
      </vt:variant>
      <vt:variant>
        <vt:lpwstr/>
      </vt:variant>
      <vt:variant>
        <vt:lpwstr>_Toc222832922</vt:lpwstr>
      </vt:variant>
      <vt:variant>
        <vt:i4>1900602</vt:i4>
      </vt:variant>
      <vt:variant>
        <vt:i4>311</vt:i4>
      </vt:variant>
      <vt:variant>
        <vt:i4>0</vt:i4>
      </vt:variant>
      <vt:variant>
        <vt:i4>5</vt:i4>
      </vt:variant>
      <vt:variant>
        <vt:lpwstr/>
      </vt:variant>
      <vt:variant>
        <vt:lpwstr>_Toc222832921</vt:lpwstr>
      </vt:variant>
      <vt:variant>
        <vt:i4>1966138</vt:i4>
      </vt:variant>
      <vt:variant>
        <vt:i4>305</vt:i4>
      </vt:variant>
      <vt:variant>
        <vt:i4>0</vt:i4>
      </vt:variant>
      <vt:variant>
        <vt:i4>5</vt:i4>
      </vt:variant>
      <vt:variant>
        <vt:lpwstr/>
      </vt:variant>
      <vt:variant>
        <vt:lpwstr>_Toc222832919</vt:lpwstr>
      </vt:variant>
      <vt:variant>
        <vt:i4>1966138</vt:i4>
      </vt:variant>
      <vt:variant>
        <vt:i4>299</vt:i4>
      </vt:variant>
      <vt:variant>
        <vt:i4>0</vt:i4>
      </vt:variant>
      <vt:variant>
        <vt:i4>5</vt:i4>
      </vt:variant>
      <vt:variant>
        <vt:lpwstr/>
      </vt:variant>
      <vt:variant>
        <vt:lpwstr>_Toc222832918</vt:lpwstr>
      </vt:variant>
      <vt:variant>
        <vt:i4>1966138</vt:i4>
      </vt:variant>
      <vt:variant>
        <vt:i4>293</vt:i4>
      </vt:variant>
      <vt:variant>
        <vt:i4>0</vt:i4>
      </vt:variant>
      <vt:variant>
        <vt:i4>5</vt:i4>
      </vt:variant>
      <vt:variant>
        <vt:lpwstr/>
      </vt:variant>
      <vt:variant>
        <vt:lpwstr>_Toc222832917</vt:lpwstr>
      </vt:variant>
      <vt:variant>
        <vt:i4>1966138</vt:i4>
      </vt:variant>
      <vt:variant>
        <vt:i4>287</vt:i4>
      </vt:variant>
      <vt:variant>
        <vt:i4>0</vt:i4>
      </vt:variant>
      <vt:variant>
        <vt:i4>5</vt:i4>
      </vt:variant>
      <vt:variant>
        <vt:lpwstr/>
      </vt:variant>
      <vt:variant>
        <vt:lpwstr>_Toc222832916</vt:lpwstr>
      </vt:variant>
      <vt:variant>
        <vt:i4>1966138</vt:i4>
      </vt:variant>
      <vt:variant>
        <vt:i4>281</vt:i4>
      </vt:variant>
      <vt:variant>
        <vt:i4>0</vt:i4>
      </vt:variant>
      <vt:variant>
        <vt:i4>5</vt:i4>
      </vt:variant>
      <vt:variant>
        <vt:lpwstr/>
      </vt:variant>
      <vt:variant>
        <vt:lpwstr>_Toc222832915</vt:lpwstr>
      </vt:variant>
      <vt:variant>
        <vt:i4>1966138</vt:i4>
      </vt:variant>
      <vt:variant>
        <vt:i4>275</vt:i4>
      </vt:variant>
      <vt:variant>
        <vt:i4>0</vt:i4>
      </vt:variant>
      <vt:variant>
        <vt:i4>5</vt:i4>
      </vt:variant>
      <vt:variant>
        <vt:lpwstr/>
      </vt:variant>
      <vt:variant>
        <vt:lpwstr>_Toc222832914</vt:lpwstr>
      </vt:variant>
      <vt:variant>
        <vt:i4>1966138</vt:i4>
      </vt:variant>
      <vt:variant>
        <vt:i4>269</vt:i4>
      </vt:variant>
      <vt:variant>
        <vt:i4>0</vt:i4>
      </vt:variant>
      <vt:variant>
        <vt:i4>5</vt:i4>
      </vt:variant>
      <vt:variant>
        <vt:lpwstr/>
      </vt:variant>
      <vt:variant>
        <vt:lpwstr>_Toc222832913</vt:lpwstr>
      </vt:variant>
      <vt:variant>
        <vt:i4>1966138</vt:i4>
      </vt:variant>
      <vt:variant>
        <vt:i4>263</vt:i4>
      </vt:variant>
      <vt:variant>
        <vt:i4>0</vt:i4>
      </vt:variant>
      <vt:variant>
        <vt:i4>5</vt:i4>
      </vt:variant>
      <vt:variant>
        <vt:lpwstr/>
      </vt:variant>
      <vt:variant>
        <vt:lpwstr>_Toc222832912</vt:lpwstr>
      </vt:variant>
      <vt:variant>
        <vt:i4>1966138</vt:i4>
      </vt:variant>
      <vt:variant>
        <vt:i4>257</vt:i4>
      </vt:variant>
      <vt:variant>
        <vt:i4>0</vt:i4>
      </vt:variant>
      <vt:variant>
        <vt:i4>5</vt:i4>
      </vt:variant>
      <vt:variant>
        <vt:lpwstr/>
      </vt:variant>
      <vt:variant>
        <vt:lpwstr>_Toc222832911</vt:lpwstr>
      </vt:variant>
      <vt:variant>
        <vt:i4>1966138</vt:i4>
      </vt:variant>
      <vt:variant>
        <vt:i4>251</vt:i4>
      </vt:variant>
      <vt:variant>
        <vt:i4>0</vt:i4>
      </vt:variant>
      <vt:variant>
        <vt:i4>5</vt:i4>
      </vt:variant>
      <vt:variant>
        <vt:lpwstr/>
      </vt:variant>
      <vt:variant>
        <vt:lpwstr>_Toc222832910</vt:lpwstr>
      </vt:variant>
      <vt:variant>
        <vt:i4>2031674</vt:i4>
      </vt:variant>
      <vt:variant>
        <vt:i4>245</vt:i4>
      </vt:variant>
      <vt:variant>
        <vt:i4>0</vt:i4>
      </vt:variant>
      <vt:variant>
        <vt:i4>5</vt:i4>
      </vt:variant>
      <vt:variant>
        <vt:lpwstr/>
      </vt:variant>
      <vt:variant>
        <vt:lpwstr>_Toc222832909</vt:lpwstr>
      </vt:variant>
      <vt:variant>
        <vt:i4>2031674</vt:i4>
      </vt:variant>
      <vt:variant>
        <vt:i4>239</vt:i4>
      </vt:variant>
      <vt:variant>
        <vt:i4>0</vt:i4>
      </vt:variant>
      <vt:variant>
        <vt:i4>5</vt:i4>
      </vt:variant>
      <vt:variant>
        <vt:lpwstr/>
      </vt:variant>
      <vt:variant>
        <vt:lpwstr>_Toc222832908</vt:lpwstr>
      </vt:variant>
      <vt:variant>
        <vt:i4>2031674</vt:i4>
      </vt:variant>
      <vt:variant>
        <vt:i4>233</vt:i4>
      </vt:variant>
      <vt:variant>
        <vt:i4>0</vt:i4>
      </vt:variant>
      <vt:variant>
        <vt:i4>5</vt:i4>
      </vt:variant>
      <vt:variant>
        <vt:lpwstr/>
      </vt:variant>
      <vt:variant>
        <vt:lpwstr>_Toc222832907</vt:lpwstr>
      </vt:variant>
      <vt:variant>
        <vt:i4>2031674</vt:i4>
      </vt:variant>
      <vt:variant>
        <vt:i4>227</vt:i4>
      </vt:variant>
      <vt:variant>
        <vt:i4>0</vt:i4>
      </vt:variant>
      <vt:variant>
        <vt:i4>5</vt:i4>
      </vt:variant>
      <vt:variant>
        <vt:lpwstr/>
      </vt:variant>
      <vt:variant>
        <vt:lpwstr>_Toc222832906</vt:lpwstr>
      </vt:variant>
      <vt:variant>
        <vt:i4>2031674</vt:i4>
      </vt:variant>
      <vt:variant>
        <vt:i4>221</vt:i4>
      </vt:variant>
      <vt:variant>
        <vt:i4>0</vt:i4>
      </vt:variant>
      <vt:variant>
        <vt:i4>5</vt:i4>
      </vt:variant>
      <vt:variant>
        <vt:lpwstr/>
      </vt:variant>
      <vt:variant>
        <vt:lpwstr>_Toc222832905</vt:lpwstr>
      </vt:variant>
      <vt:variant>
        <vt:i4>2031674</vt:i4>
      </vt:variant>
      <vt:variant>
        <vt:i4>215</vt:i4>
      </vt:variant>
      <vt:variant>
        <vt:i4>0</vt:i4>
      </vt:variant>
      <vt:variant>
        <vt:i4>5</vt:i4>
      </vt:variant>
      <vt:variant>
        <vt:lpwstr/>
      </vt:variant>
      <vt:variant>
        <vt:lpwstr>_Toc222832904</vt:lpwstr>
      </vt:variant>
      <vt:variant>
        <vt:i4>2031674</vt:i4>
      </vt:variant>
      <vt:variant>
        <vt:i4>209</vt:i4>
      </vt:variant>
      <vt:variant>
        <vt:i4>0</vt:i4>
      </vt:variant>
      <vt:variant>
        <vt:i4>5</vt:i4>
      </vt:variant>
      <vt:variant>
        <vt:lpwstr/>
      </vt:variant>
      <vt:variant>
        <vt:lpwstr>_Toc222832903</vt:lpwstr>
      </vt:variant>
      <vt:variant>
        <vt:i4>2031674</vt:i4>
      </vt:variant>
      <vt:variant>
        <vt:i4>203</vt:i4>
      </vt:variant>
      <vt:variant>
        <vt:i4>0</vt:i4>
      </vt:variant>
      <vt:variant>
        <vt:i4>5</vt:i4>
      </vt:variant>
      <vt:variant>
        <vt:lpwstr/>
      </vt:variant>
      <vt:variant>
        <vt:lpwstr>_Toc222832902</vt:lpwstr>
      </vt:variant>
      <vt:variant>
        <vt:i4>2031674</vt:i4>
      </vt:variant>
      <vt:variant>
        <vt:i4>197</vt:i4>
      </vt:variant>
      <vt:variant>
        <vt:i4>0</vt:i4>
      </vt:variant>
      <vt:variant>
        <vt:i4>5</vt:i4>
      </vt:variant>
      <vt:variant>
        <vt:lpwstr/>
      </vt:variant>
      <vt:variant>
        <vt:lpwstr>_Toc222832901</vt:lpwstr>
      </vt:variant>
      <vt:variant>
        <vt:i4>2031674</vt:i4>
      </vt:variant>
      <vt:variant>
        <vt:i4>191</vt:i4>
      </vt:variant>
      <vt:variant>
        <vt:i4>0</vt:i4>
      </vt:variant>
      <vt:variant>
        <vt:i4>5</vt:i4>
      </vt:variant>
      <vt:variant>
        <vt:lpwstr/>
      </vt:variant>
      <vt:variant>
        <vt:lpwstr>_Toc222832900</vt:lpwstr>
      </vt:variant>
      <vt:variant>
        <vt:i4>1441851</vt:i4>
      </vt:variant>
      <vt:variant>
        <vt:i4>185</vt:i4>
      </vt:variant>
      <vt:variant>
        <vt:i4>0</vt:i4>
      </vt:variant>
      <vt:variant>
        <vt:i4>5</vt:i4>
      </vt:variant>
      <vt:variant>
        <vt:lpwstr/>
      </vt:variant>
      <vt:variant>
        <vt:lpwstr>_Toc222832899</vt:lpwstr>
      </vt:variant>
      <vt:variant>
        <vt:i4>1441851</vt:i4>
      </vt:variant>
      <vt:variant>
        <vt:i4>179</vt:i4>
      </vt:variant>
      <vt:variant>
        <vt:i4>0</vt:i4>
      </vt:variant>
      <vt:variant>
        <vt:i4>5</vt:i4>
      </vt:variant>
      <vt:variant>
        <vt:lpwstr/>
      </vt:variant>
      <vt:variant>
        <vt:lpwstr>_Toc222832898</vt:lpwstr>
      </vt:variant>
      <vt:variant>
        <vt:i4>1441851</vt:i4>
      </vt:variant>
      <vt:variant>
        <vt:i4>173</vt:i4>
      </vt:variant>
      <vt:variant>
        <vt:i4>0</vt:i4>
      </vt:variant>
      <vt:variant>
        <vt:i4>5</vt:i4>
      </vt:variant>
      <vt:variant>
        <vt:lpwstr/>
      </vt:variant>
      <vt:variant>
        <vt:lpwstr>_Toc222832897</vt:lpwstr>
      </vt:variant>
      <vt:variant>
        <vt:i4>1441851</vt:i4>
      </vt:variant>
      <vt:variant>
        <vt:i4>167</vt:i4>
      </vt:variant>
      <vt:variant>
        <vt:i4>0</vt:i4>
      </vt:variant>
      <vt:variant>
        <vt:i4>5</vt:i4>
      </vt:variant>
      <vt:variant>
        <vt:lpwstr/>
      </vt:variant>
      <vt:variant>
        <vt:lpwstr>_Toc222832896</vt:lpwstr>
      </vt:variant>
      <vt:variant>
        <vt:i4>1441851</vt:i4>
      </vt:variant>
      <vt:variant>
        <vt:i4>161</vt:i4>
      </vt:variant>
      <vt:variant>
        <vt:i4>0</vt:i4>
      </vt:variant>
      <vt:variant>
        <vt:i4>5</vt:i4>
      </vt:variant>
      <vt:variant>
        <vt:lpwstr/>
      </vt:variant>
      <vt:variant>
        <vt:lpwstr>_Toc222832895</vt:lpwstr>
      </vt:variant>
      <vt:variant>
        <vt:i4>1441851</vt:i4>
      </vt:variant>
      <vt:variant>
        <vt:i4>155</vt:i4>
      </vt:variant>
      <vt:variant>
        <vt:i4>0</vt:i4>
      </vt:variant>
      <vt:variant>
        <vt:i4>5</vt:i4>
      </vt:variant>
      <vt:variant>
        <vt:lpwstr/>
      </vt:variant>
      <vt:variant>
        <vt:lpwstr>_Toc222832894</vt:lpwstr>
      </vt:variant>
      <vt:variant>
        <vt:i4>1441851</vt:i4>
      </vt:variant>
      <vt:variant>
        <vt:i4>149</vt:i4>
      </vt:variant>
      <vt:variant>
        <vt:i4>0</vt:i4>
      </vt:variant>
      <vt:variant>
        <vt:i4>5</vt:i4>
      </vt:variant>
      <vt:variant>
        <vt:lpwstr/>
      </vt:variant>
      <vt:variant>
        <vt:lpwstr>_Toc222832893</vt:lpwstr>
      </vt:variant>
      <vt:variant>
        <vt:i4>1441851</vt:i4>
      </vt:variant>
      <vt:variant>
        <vt:i4>143</vt:i4>
      </vt:variant>
      <vt:variant>
        <vt:i4>0</vt:i4>
      </vt:variant>
      <vt:variant>
        <vt:i4>5</vt:i4>
      </vt:variant>
      <vt:variant>
        <vt:lpwstr/>
      </vt:variant>
      <vt:variant>
        <vt:lpwstr>_Toc222832892</vt:lpwstr>
      </vt:variant>
      <vt:variant>
        <vt:i4>1441851</vt:i4>
      </vt:variant>
      <vt:variant>
        <vt:i4>137</vt:i4>
      </vt:variant>
      <vt:variant>
        <vt:i4>0</vt:i4>
      </vt:variant>
      <vt:variant>
        <vt:i4>5</vt:i4>
      </vt:variant>
      <vt:variant>
        <vt:lpwstr/>
      </vt:variant>
      <vt:variant>
        <vt:lpwstr>_Toc222832891</vt:lpwstr>
      </vt:variant>
      <vt:variant>
        <vt:i4>1441851</vt:i4>
      </vt:variant>
      <vt:variant>
        <vt:i4>131</vt:i4>
      </vt:variant>
      <vt:variant>
        <vt:i4>0</vt:i4>
      </vt:variant>
      <vt:variant>
        <vt:i4>5</vt:i4>
      </vt:variant>
      <vt:variant>
        <vt:lpwstr/>
      </vt:variant>
      <vt:variant>
        <vt:lpwstr>_Toc222832890</vt:lpwstr>
      </vt:variant>
      <vt:variant>
        <vt:i4>1507387</vt:i4>
      </vt:variant>
      <vt:variant>
        <vt:i4>125</vt:i4>
      </vt:variant>
      <vt:variant>
        <vt:i4>0</vt:i4>
      </vt:variant>
      <vt:variant>
        <vt:i4>5</vt:i4>
      </vt:variant>
      <vt:variant>
        <vt:lpwstr/>
      </vt:variant>
      <vt:variant>
        <vt:lpwstr>_Toc222832889</vt:lpwstr>
      </vt:variant>
      <vt:variant>
        <vt:i4>1507387</vt:i4>
      </vt:variant>
      <vt:variant>
        <vt:i4>119</vt:i4>
      </vt:variant>
      <vt:variant>
        <vt:i4>0</vt:i4>
      </vt:variant>
      <vt:variant>
        <vt:i4>5</vt:i4>
      </vt:variant>
      <vt:variant>
        <vt:lpwstr/>
      </vt:variant>
      <vt:variant>
        <vt:lpwstr>_Toc222832888</vt:lpwstr>
      </vt:variant>
      <vt:variant>
        <vt:i4>1507387</vt:i4>
      </vt:variant>
      <vt:variant>
        <vt:i4>113</vt:i4>
      </vt:variant>
      <vt:variant>
        <vt:i4>0</vt:i4>
      </vt:variant>
      <vt:variant>
        <vt:i4>5</vt:i4>
      </vt:variant>
      <vt:variant>
        <vt:lpwstr/>
      </vt:variant>
      <vt:variant>
        <vt:lpwstr>_Toc222832887</vt:lpwstr>
      </vt:variant>
      <vt:variant>
        <vt:i4>1507387</vt:i4>
      </vt:variant>
      <vt:variant>
        <vt:i4>107</vt:i4>
      </vt:variant>
      <vt:variant>
        <vt:i4>0</vt:i4>
      </vt:variant>
      <vt:variant>
        <vt:i4>5</vt:i4>
      </vt:variant>
      <vt:variant>
        <vt:lpwstr/>
      </vt:variant>
      <vt:variant>
        <vt:lpwstr>_Toc222832886</vt:lpwstr>
      </vt:variant>
      <vt:variant>
        <vt:i4>1507387</vt:i4>
      </vt:variant>
      <vt:variant>
        <vt:i4>101</vt:i4>
      </vt:variant>
      <vt:variant>
        <vt:i4>0</vt:i4>
      </vt:variant>
      <vt:variant>
        <vt:i4>5</vt:i4>
      </vt:variant>
      <vt:variant>
        <vt:lpwstr/>
      </vt:variant>
      <vt:variant>
        <vt:lpwstr>_Toc222832885</vt:lpwstr>
      </vt:variant>
      <vt:variant>
        <vt:i4>1507387</vt:i4>
      </vt:variant>
      <vt:variant>
        <vt:i4>95</vt:i4>
      </vt:variant>
      <vt:variant>
        <vt:i4>0</vt:i4>
      </vt:variant>
      <vt:variant>
        <vt:i4>5</vt:i4>
      </vt:variant>
      <vt:variant>
        <vt:lpwstr/>
      </vt:variant>
      <vt:variant>
        <vt:lpwstr>_Toc222832884</vt:lpwstr>
      </vt:variant>
      <vt:variant>
        <vt:i4>1507387</vt:i4>
      </vt:variant>
      <vt:variant>
        <vt:i4>89</vt:i4>
      </vt:variant>
      <vt:variant>
        <vt:i4>0</vt:i4>
      </vt:variant>
      <vt:variant>
        <vt:i4>5</vt:i4>
      </vt:variant>
      <vt:variant>
        <vt:lpwstr/>
      </vt:variant>
      <vt:variant>
        <vt:lpwstr>_Toc222832883</vt:lpwstr>
      </vt:variant>
      <vt:variant>
        <vt:i4>1507387</vt:i4>
      </vt:variant>
      <vt:variant>
        <vt:i4>83</vt:i4>
      </vt:variant>
      <vt:variant>
        <vt:i4>0</vt:i4>
      </vt:variant>
      <vt:variant>
        <vt:i4>5</vt:i4>
      </vt:variant>
      <vt:variant>
        <vt:lpwstr/>
      </vt:variant>
      <vt:variant>
        <vt:lpwstr>_Toc222832882</vt:lpwstr>
      </vt:variant>
      <vt:variant>
        <vt:i4>1507387</vt:i4>
      </vt:variant>
      <vt:variant>
        <vt:i4>77</vt:i4>
      </vt:variant>
      <vt:variant>
        <vt:i4>0</vt:i4>
      </vt:variant>
      <vt:variant>
        <vt:i4>5</vt:i4>
      </vt:variant>
      <vt:variant>
        <vt:lpwstr/>
      </vt:variant>
      <vt:variant>
        <vt:lpwstr>_Toc222832881</vt:lpwstr>
      </vt:variant>
      <vt:variant>
        <vt:i4>1507387</vt:i4>
      </vt:variant>
      <vt:variant>
        <vt:i4>71</vt:i4>
      </vt:variant>
      <vt:variant>
        <vt:i4>0</vt:i4>
      </vt:variant>
      <vt:variant>
        <vt:i4>5</vt:i4>
      </vt:variant>
      <vt:variant>
        <vt:lpwstr/>
      </vt:variant>
      <vt:variant>
        <vt:lpwstr>_Toc222832880</vt:lpwstr>
      </vt:variant>
      <vt:variant>
        <vt:i4>1572923</vt:i4>
      </vt:variant>
      <vt:variant>
        <vt:i4>65</vt:i4>
      </vt:variant>
      <vt:variant>
        <vt:i4>0</vt:i4>
      </vt:variant>
      <vt:variant>
        <vt:i4>5</vt:i4>
      </vt:variant>
      <vt:variant>
        <vt:lpwstr/>
      </vt:variant>
      <vt:variant>
        <vt:lpwstr>_Toc222832879</vt:lpwstr>
      </vt:variant>
      <vt:variant>
        <vt:i4>1572923</vt:i4>
      </vt:variant>
      <vt:variant>
        <vt:i4>59</vt:i4>
      </vt:variant>
      <vt:variant>
        <vt:i4>0</vt:i4>
      </vt:variant>
      <vt:variant>
        <vt:i4>5</vt:i4>
      </vt:variant>
      <vt:variant>
        <vt:lpwstr/>
      </vt:variant>
      <vt:variant>
        <vt:lpwstr>_Toc222832878</vt:lpwstr>
      </vt:variant>
      <vt:variant>
        <vt:i4>1572923</vt:i4>
      </vt:variant>
      <vt:variant>
        <vt:i4>53</vt:i4>
      </vt:variant>
      <vt:variant>
        <vt:i4>0</vt:i4>
      </vt:variant>
      <vt:variant>
        <vt:i4>5</vt:i4>
      </vt:variant>
      <vt:variant>
        <vt:lpwstr/>
      </vt:variant>
      <vt:variant>
        <vt:lpwstr>_Toc222832877</vt:lpwstr>
      </vt:variant>
      <vt:variant>
        <vt:i4>1572923</vt:i4>
      </vt:variant>
      <vt:variant>
        <vt:i4>47</vt:i4>
      </vt:variant>
      <vt:variant>
        <vt:i4>0</vt:i4>
      </vt:variant>
      <vt:variant>
        <vt:i4>5</vt:i4>
      </vt:variant>
      <vt:variant>
        <vt:lpwstr/>
      </vt:variant>
      <vt:variant>
        <vt:lpwstr>_Toc222832876</vt:lpwstr>
      </vt:variant>
      <vt:variant>
        <vt:i4>1572923</vt:i4>
      </vt:variant>
      <vt:variant>
        <vt:i4>41</vt:i4>
      </vt:variant>
      <vt:variant>
        <vt:i4>0</vt:i4>
      </vt:variant>
      <vt:variant>
        <vt:i4>5</vt:i4>
      </vt:variant>
      <vt:variant>
        <vt:lpwstr/>
      </vt:variant>
      <vt:variant>
        <vt:lpwstr>_Toc222832875</vt:lpwstr>
      </vt:variant>
      <vt:variant>
        <vt:i4>1572923</vt:i4>
      </vt:variant>
      <vt:variant>
        <vt:i4>35</vt:i4>
      </vt:variant>
      <vt:variant>
        <vt:i4>0</vt:i4>
      </vt:variant>
      <vt:variant>
        <vt:i4>5</vt:i4>
      </vt:variant>
      <vt:variant>
        <vt:lpwstr/>
      </vt:variant>
      <vt:variant>
        <vt:lpwstr>_Toc222832874</vt:lpwstr>
      </vt:variant>
      <vt:variant>
        <vt:i4>1572923</vt:i4>
      </vt:variant>
      <vt:variant>
        <vt:i4>29</vt:i4>
      </vt:variant>
      <vt:variant>
        <vt:i4>0</vt:i4>
      </vt:variant>
      <vt:variant>
        <vt:i4>5</vt:i4>
      </vt:variant>
      <vt:variant>
        <vt:lpwstr/>
      </vt:variant>
      <vt:variant>
        <vt:lpwstr>_Toc222832873</vt:lpwstr>
      </vt:variant>
      <vt:variant>
        <vt:i4>1572923</vt:i4>
      </vt:variant>
      <vt:variant>
        <vt:i4>23</vt:i4>
      </vt:variant>
      <vt:variant>
        <vt:i4>0</vt:i4>
      </vt:variant>
      <vt:variant>
        <vt:i4>5</vt:i4>
      </vt:variant>
      <vt:variant>
        <vt:lpwstr/>
      </vt:variant>
      <vt:variant>
        <vt:lpwstr>_Toc222832872</vt:lpwstr>
      </vt:variant>
      <vt:variant>
        <vt:i4>1572923</vt:i4>
      </vt:variant>
      <vt:variant>
        <vt:i4>17</vt:i4>
      </vt:variant>
      <vt:variant>
        <vt:i4>0</vt:i4>
      </vt:variant>
      <vt:variant>
        <vt:i4>5</vt:i4>
      </vt:variant>
      <vt:variant>
        <vt:lpwstr/>
      </vt:variant>
      <vt:variant>
        <vt:lpwstr>_Toc222832871</vt:lpwstr>
      </vt:variant>
      <vt:variant>
        <vt:i4>1572923</vt:i4>
      </vt:variant>
      <vt:variant>
        <vt:i4>11</vt:i4>
      </vt:variant>
      <vt:variant>
        <vt:i4>0</vt:i4>
      </vt:variant>
      <vt:variant>
        <vt:i4>5</vt:i4>
      </vt:variant>
      <vt:variant>
        <vt:lpwstr/>
      </vt:variant>
      <vt:variant>
        <vt:lpwstr>_Toc222832870</vt:lpwstr>
      </vt:variant>
      <vt:variant>
        <vt:i4>1638459</vt:i4>
      </vt:variant>
      <vt:variant>
        <vt:i4>5</vt:i4>
      </vt:variant>
      <vt:variant>
        <vt:i4>0</vt:i4>
      </vt:variant>
      <vt:variant>
        <vt:i4>5</vt:i4>
      </vt:variant>
      <vt:variant>
        <vt:lpwstr/>
      </vt:variant>
      <vt:variant>
        <vt:lpwstr>_Toc222832869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ORBAN Olivier</dc:creator>
  <cp:keywords/>
  <dc:description/>
  <cp:lastModifiedBy>ORBAN Olivier</cp:lastModifiedBy>
  <cp:revision>3343</cp:revision>
  <dcterms:created xsi:type="dcterms:W3CDTF">2025-05-29T04:32:00Z</dcterms:created>
  <dcterms:modified xsi:type="dcterms:W3CDTF">2026-05-20T06:31:00Z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0x010100E50AA018B5C2F3469EDAE06F1BD14C1E</vt:lpwstr>
  </property>
  <property fmtid="{D5CDD505-2E9C-101B-9397-08002B2CF9AE}" pid="3" name="ClassificationContentMarkingHeaderShapeIds">
    <vt:lpwstr>29b0f67c,788117d,432cce39,1e237b8e,1bb55f3d,7d756b82,896faf9,635f9f27,6f41fb85</vt:lpwstr>
  </property>
  <property fmtid="{D5CDD505-2E9C-101B-9397-08002B2CF9AE}" pid="4" name="ClassificationContentMarkingHeaderFontProps">
    <vt:lpwstr>#cf022b,8,Tahoma</vt:lpwstr>
  </property>
  <property fmtid="{D5CDD505-2E9C-101B-9397-08002B2CF9AE}" pid="5" name="ClassificationContentMarkingHeaderText">
    <vt:lpwstr>               C2 - Restricted use</vt:lpwstr>
  </property>
  <property fmtid="{D5CDD505-2E9C-101B-9397-08002B2CF9AE}" pid="6" name="MSIP_Label_c5e6e129-f928-4a05-ae32-d838f6b21bdd_Enabled">
    <vt:lpwstr>true</vt:lpwstr>
  </property>
  <property fmtid="{D5CDD505-2E9C-101B-9397-08002B2CF9AE}" pid="7" name="MSIP_Label_c5e6e129-f928-4a05-ae32-d838f6b21bdd_SetDate">
    <vt:lpwstr>2024-07-30T08:46:08Z</vt:lpwstr>
  </property>
  <property fmtid="{D5CDD505-2E9C-101B-9397-08002B2CF9AE}" pid="8" name="MSIP_Label_c5e6e129-f928-4a05-ae32-d838f6b21bdd_Method">
    <vt:lpwstr>Standard</vt:lpwstr>
  </property>
  <property fmtid="{D5CDD505-2E9C-101B-9397-08002B2CF9AE}" pid="9" name="MSIP_Label_c5e6e129-f928-4a05-ae32-d838f6b21bdd_Name">
    <vt:lpwstr>EN Restricted use</vt:lpwstr>
  </property>
  <property fmtid="{D5CDD505-2E9C-101B-9397-08002B2CF9AE}" pid="10" name="MSIP_Label_c5e6e129-f928-4a05-ae32-d838f6b21bdd_SiteId">
    <vt:lpwstr>8b87af7d-8647-4dc7-8df4-5f69a2011bb5</vt:lpwstr>
  </property>
  <property fmtid="{D5CDD505-2E9C-101B-9397-08002B2CF9AE}" pid="11" name="MSIP_Label_c5e6e129-f928-4a05-ae32-d838f6b21bdd_ActionId">
    <vt:lpwstr>0a3ca88c-f04d-4a6c-958c-c1da12efdcf5</vt:lpwstr>
  </property>
  <property fmtid="{D5CDD505-2E9C-101B-9397-08002B2CF9AE}" pid="12" name="MSIP_Label_c5e6e129-f928-4a05-ae32-d838f6b21bdd_ContentBits">
    <vt:lpwstr>3</vt:lpwstr>
  </property>
  <property fmtid="{D5CDD505-2E9C-101B-9397-08002B2CF9AE}" pid="13" name="MediaServiceImageTags">
    <vt:lpwstr/>
  </property>
  <property fmtid="{D5CDD505-2E9C-101B-9397-08002B2CF9AE}" pid="14" name="docLang">
    <vt:lpwstr>en</vt:lpwstr>
  </property>
</Properties>
</file>